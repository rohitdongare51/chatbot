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xmp" ContentType="application/rdf+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veraXmpId" Type="http://ns.vera.com/classification/1.0/" Target="vera/vera.xmp"/><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78"/>
        <w:gridCol w:w="1980"/>
        <w:gridCol w:w="2718"/>
      </w:tblGrid>
      <w:tr w:rsidR="006C3209" w14:paraId="2C5FEFB7" w14:textId="77777777" w:rsidTr="006C3209">
        <w:trPr>
          <w:cantSplit/>
          <w:trHeight w:val="305"/>
        </w:trPr>
        <w:tc>
          <w:tcPr>
            <w:tcW w:w="4878" w:type="dxa"/>
            <w:vMerge w:val="restart"/>
            <w:tcBorders>
              <w:top w:val="nil"/>
              <w:left w:val="nil"/>
              <w:bottom w:val="nil"/>
            </w:tcBorders>
          </w:tcPr>
          <w:p w14:paraId="5F678FB5" w14:textId="77777777" w:rsidR="006C3209" w:rsidRDefault="006C3209" w:rsidP="006C3209">
            <w:pPr>
              <w:pStyle w:val="TableText"/>
            </w:pPr>
            <w:r>
              <w:rPr>
                <w:noProof/>
              </w:rPr>
              <w:drawing>
                <wp:inline distT="0" distB="0" distL="0" distR="0" wp14:anchorId="58A8D3F6" wp14:editId="5FD86C24">
                  <wp:extent cx="1428750" cy="647700"/>
                  <wp:effectExtent l="0" t="0" r="0" b="0"/>
                  <wp:docPr id="1" name="Picture 1" descr="Cisco-logo-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28750" cy="647700"/>
                          </a:xfrm>
                          <a:prstGeom prst="rect">
                            <a:avLst/>
                          </a:prstGeom>
                        </pic:spPr>
                      </pic:pic>
                    </a:graphicData>
                  </a:graphic>
                </wp:inline>
              </w:drawing>
            </w:r>
          </w:p>
        </w:tc>
        <w:tc>
          <w:tcPr>
            <w:tcW w:w="1980" w:type="dxa"/>
          </w:tcPr>
          <w:p w14:paraId="23010180" w14:textId="77777777" w:rsidR="006C3209" w:rsidRDefault="006C3209" w:rsidP="006C3209">
            <w:pPr>
              <w:pStyle w:val="DocStatsTable"/>
            </w:pPr>
            <w:r>
              <w:t>Document Number</w:t>
            </w:r>
          </w:p>
        </w:tc>
        <w:tc>
          <w:tcPr>
            <w:tcW w:w="2718" w:type="dxa"/>
          </w:tcPr>
          <w:p w14:paraId="78A350CE" w14:textId="3D01DE7F" w:rsidR="006C3209" w:rsidRDefault="00D55CCC" w:rsidP="006C3209">
            <w:pPr>
              <w:pStyle w:val="DocStatsTable"/>
            </w:pPr>
            <w:ins w:id="0" w:author="George Koikara (gkoikara)" w:date="2022-11-07T19:48:00Z">
              <w:r>
                <w:rPr>
                  <w:rStyle w:val="apple-converted-space"/>
                  <w:rFonts w:ascii="Arial" w:hAnsi="Arial" w:cs="Arial"/>
                  <w:b w:val="0"/>
                  <w:bCs w:val="0"/>
                  <w:color w:val="526A53"/>
                  <w:sz w:val="20"/>
                  <w:szCs w:val="20"/>
                </w:rPr>
                <w:t> </w:t>
              </w:r>
              <w:r>
                <w:rPr>
                  <w:rFonts w:ascii="Arial" w:hAnsi="Arial" w:cs="Arial"/>
                  <w:color w:val="526A53"/>
                  <w:sz w:val="20"/>
                  <w:szCs w:val="20"/>
                  <w:shd w:val="clear" w:color="auto" w:fill="FFFFFF"/>
                </w:rPr>
                <w:t>EDCS-23036895</w:t>
              </w:r>
              <w:r>
                <w:rPr>
                  <w:rStyle w:val="apple-converted-space"/>
                  <w:rFonts w:ascii="Arial" w:hAnsi="Arial" w:cs="Arial"/>
                  <w:color w:val="526A53"/>
                  <w:sz w:val="20"/>
                  <w:szCs w:val="20"/>
                  <w:shd w:val="clear" w:color="auto" w:fill="FFFFFF"/>
                </w:rPr>
                <w:t> </w:t>
              </w:r>
            </w:ins>
            <w:del w:id="1" w:author="George Koikara (gkoikara)" w:date="2022-11-07T19:48:00Z">
              <w:r w:rsidR="006C3209" w:rsidDel="00D55CCC">
                <w:delText>EDCS-23036855</w:delText>
              </w:r>
            </w:del>
          </w:p>
        </w:tc>
      </w:tr>
      <w:tr w:rsidR="006C3209" w14:paraId="05C0CE01" w14:textId="77777777" w:rsidTr="006C3209">
        <w:trPr>
          <w:cantSplit/>
          <w:trHeight w:val="305"/>
        </w:trPr>
        <w:tc>
          <w:tcPr>
            <w:tcW w:w="4878" w:type="dxa"/>
            <w:vMerge/>
          </w:tcPr>
          <w:p w14:paraId="777C0323" w14:textId="77777777" w:rsidR="006C3209" w:rsidRDefault="006C3209" w:rsidP="006C3209">
            <w:pPr>
              <w:pStyle w:val="DocStatsTable"/>
            </w:pPr>
          </w:p>
        </w:tc>
        <w:tc>
          <w:tcPr>
            <w:tcW w:w="1980" w:type="dxa"/>
          </w:tcPr>
          <w:p w14:paraId="6B9156BD" w14:textId="77777777" w:rsidR="006C3209" w:rsidRDefault="006C3209" w:rsidP="006C3209">
            <w:pPr>
              <w:pStyle w:val="DocStatsTable"/>
            </w:pPr>
            <w:r>
              <w:t>Based on Template</w:t>
            </w:r>
          </w:p>
        </w:tc>
        <w:tc>
          <w:tcPr>
            <w:tcW w:w="2718" w:type="dxa"/>
          </w:tcPr>
          <w:p w14:paraId="41B988C5" w14:textId="03453EDB" w:rsidR="006C3209" w:rsidRPr="00805ABE" w:rsidRDefault="00000000" w:rsidP="006C3209">
            <w:pPr>
              <w:pStyle w:val="DocStatsTable"/>
            </w:pPr>
            <w:hyperlink r:id="rId9" w:history="1">
              <w:r w:rsidR="006C3209">
                <w:rPr>
                  <w:rStyle w:val="Hyperlink"/>
                  <w:rFonts w:ascii="Arial Narrow" w:hAnsi="Arial Narrow"/>
                  <w:bCs w:val="0"/>
                  <w:sz w:val="20"/>
                </w:rPr>
                <w:t>EDCS-19601156</w:t>
              </w:r>
            </w:hyperlink>
            <w:r w:rsidR="006C3209" w:rsidRPr="00F2099A">
              <w:rPr>
                <w:bCs w:val="0"/>
              </w:rPr>
              <w:t xml:space="preserve"> Rev </w:t>
            </w:r>
            <w:r w:rsidR="006C3209">
              <w:rPr>
                <w:bCs w:val="0"/>
              </w:rPr>
              <w:t>2.5</w:t>
            </w:r>
          </w:p>
        </w:tc>
      </w:tr>
      <w:tr w:rsidR="006C3209" w14:paraId="0B3BFB14" w14:textId="77777777" w:rsidTr="006C3209">
        <w:trPr>
          <w:cantSplit/>
          <w:trHeight w:val="305"/>
        </w:trPr>
        <w:tc>
          <w:tcPr>
            <w:tcW w:w="4878" w:type="dxa"/>
            <w:vMerge/>
          </w:tcPr>
          <w:p w14:paraId="50ABA712" w14:textId="77777777" w:rsidR="006C3209" w:rsidRDefault="006C3209" w:rsidP="006C3209">
            <w:pPr>
              <w:pStyle w:val="DocStatsTable"/>
            </w:pPr>
          </w:p>
        </w:tc>
        <w:tc>
          <w:tcPr>
            <w:tcW w:w="1980" w:type="dxa"/>
          </w:tcPr>
          <w:p w14:paraId="64354BE8" w14:textId="77777777" w:rsidR="006C3209" w:rsidRDefault="006C3209" w:rsidP="006C3209">
            <w:pPr>
              <w:pStyle w:val="DocStatsTable"/>
            </w:pPr>
            <w:r>
              <w:t>Created By</w:t>
            </w:r>
          </w:p>
        </w:tc>
        <w:tc>
          <w:tcPr>
            <w:tcW w:w="2718" w:type="dxa"/>
          </w:tcPr>
          <w:p w14:paraId="6BADF279" w14:textId="77777777" w:rsidR="006C3209" w:rsidRDefault="006C3209" w:rsidP="006C3209">
            <w:pPr>
              <w:pStyle w:val="DocStatsTable"/>
            </w:pPr>
            <w:r>
              <w:t>ZTNA Team</w:t>
            </w:r>
          </w:p>
        </w:tc>
      </w:tr>
    </w:tbl>
    <w:p w14:paraId="09FBEABA" w14:textId="77777777" w:rsidR="00367693" w:rsidRDefault="00367693">
      <w:pPr>
        <w:pStyle w:val="ProjectName"/>
      </w:pPr>
    </w:p>
    <w:p w14:paraId="2B9849CD" w14:textId="55034335" w:rsidR="00AC2D16" w:rsidRDefault="2A2F2F4F">
      <w:pPr>
        <w:pStyle w:val="ProjectName"/>
      </w:pPr>
      <w:r>
        <w:t xml:space="preserve">Clientless </w:t>
      </w:r>
      <w:r w:rsidR="00367693">
        <w:t xml:space="preserve">ZTNA </w:t>
      </w:r>
      <w:r>
        <w:t>on FTD</w:t>
      </w:r>
      <w:r w:rsidR="00AC2D16">
        <w:br/>
        <w:t>Software Functional Specification</w:t>
      </w:r>
    </w:p>
    <w:p w14:paraId="0C540FD3" w14:textId="4F8E7E98" w:rsidR="00AC2D16" w:rsidRDefault="4522C5C2">
      <w:pPr>
        <w:pStyle w:val="ProjectHeadline"/>
        <w:rPr>
          <w:b w:val="0"/>
          <w:color w:val="auto"/>
        </w:rPr>
      </w:pPr>
      <w:r w:rsidRPr="0BEDF976">
        <w:rPr>
          <w:b w:val="0"/>
          <w:color w:val="auto"/>
        </w:rPr>
        <w:t xml:space="preserve">Clientless </w:t>
      </w:r>
      <w:r w:rsidR="00367693">
        <w:rPr>
          <w:b w:val="0"/>
          <w:color w:val="auto"/>
        </w:rPr>
        <w:t>Zero Trust Network Access Support on FTD Platforms.</w:t>
      </w:r>
    </w:p>
    <w:p w14:paraId="0ACF35F3" w14:textId="6658E878" w:rsidR="00A87224" w:rsidRDefault="00AC2D16" w:rsidP="00367693">
      <w:pPr>
        <w:pStyle w:val="Reviewers"/>
      </w:pPr>
      <w:r>
        <w:t>Reviewers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6480"/>
      </w:tblGrid>
      <w:tr w:rsidR="006C3209" w14:paraId="143CA876" w14:textId="77777777" w:rsidTr="006C3209">
        <w:tc>
          <w:tcPr>
            <w:tcW w:w="2988" w:type="dxa"/>
          </w:tcPr>
          <w:p w14:paraId="154C93AA" w14:textId="77777777" w:rsidR="006C3209" w:rsidRDefault="006C3209" w:rsidP="006C3209">
            <w:pPr>
              <w:pStyle w:val="TableColumnHead"/>
            </w:pPr>
            <w:r>
              <w:t>Department</w:t>
            </w:r>
          </w:p>
        </w:tc>
        <w:tc>
          <w:tcPr>
            <w:tcW w:w="6480" w:type="dxa"/>
          </w:tcPr>
          <w:p w14:paraId="35C9A7F1" w14:textId="77777777" w:rsidR="006C3209" w:rsidRDefault="006C3209" w:rsidP="006C3209">
            <w:pPr>
              <w:pStyle w:val="TableColumnHead"/>
            </w:pPr>
            <w:r>
              <w:t>Name/Title</w:t>
            </w:r>
          </w:p>
        </w:tc>
      </w:tr>
      <w:tr w:rsidR="006C3209" w14:paraId="2DCBE821" w14:textId="77777777" w:rsidTr="006C3209">
        <w:tc>
          <w:tcPr>
            <w:tcW w:w="2988" w:type="dxa"/>
          </w:tcPr>
          <w:p w14:paraId="76177D86" w14:textId="77777777" w:rsidR="006C3209" w:rsidRDefault="006C3209" w:rsidP="006C3209">
            <w:pPr>
              <w:pStyle w:val="TableText"/>
            </w:pPr>
            <w:r>
              <w:t>Development Engineering</w:t>
            </w:r>
          </w:p>
        </w:tc>
        <w:tc>
          <w:tcPr>
            <w:tcW w:w="6480" w:type="dxa"/>
          </w:tcPr>
          <w:p w14:paraId="7E376288" w14:textId="77777777" w:rsidR="006C3209" w:rsidRDefault="006C3209" w:rsidP="006C3209">
            <w:pPr>
              <w:pStyle w:val="TableText"/>
            </w:pPr>
          </w:p>
        </w:tc>
      </w:tr>
      <w:tr w:rsidR="006C3209" w14:paraId="5E13FAD2" w14:textId="77777777" w:rsidTr="006C3209">
        <w:tc>
          <w:tcPr>
            <w:tcW w:w="2988" w:type="dxa"/>
          </w:tcPr>
          <w:p w14:paraId="0295030C" w14:textId="77777777" w:rsidR="006C3209" w:rsidRDefault="006C3209" w:rsidP="006C3209">
            <w:pPr>
              <w:pStyle w:val="TableText"/>
            </w:pPr>
            <w:r>
              <w:t>Development Manager</w:t>
            </w:r>
          </w:p>
        </w:tc>
        <w:tc>
          <w:tcPr>
            <w:tcW w:w="6480" w:type="dxa"/>
          </w:tcPr>
          <w:p w14:paraId="29A29AA8" w14:textId="77777777" w:rsidR="006C3209" w:rsidRDefault="006C3209" w:rsidP="006C3209">
            <w:pPr>
              <w:pStyle w:val="TableText"/>
            </w:pPr>
            <w:r>
              <w:t>Rekha Puvvada</w:t>
            </w:r>
          </w:p>
        </w:tc>
      </w:tr>
      <w:tr w:rsidR="006C3209" w14:paraId="6EFD71A9" w14:textId="77777777" w:rsidTr="006C3209">
        <w:tc>
          <w:tcPr>
            <w:tcW w:w="2988" w:type="dxa"/>
          </w:tcPr>
          <w:p w14:paraId="3F8A2853" w14:textId="77777777" w:rsidR="006C3209" w:rsidRDefault="006C3209" w:rsidP="006C3209">
            <w:pPr>
              <w:pStyle w:val="TableText"/>
            </w:pPr>
            <w:r>
              <w:t>QA Engineering</w:t>
            </w:r>
          </w:p>
        </w:tc>
        <w:tc>
          <w:tcPr>
            <w:tcW w:w="6480" w:type="dxa"/>
          </w:tcPr>
          <w:p w14:paraId="3239D06B" w14:textId="77777777" w:rsidR="006C3209" w:rsidRDefault="006C3209" w:rsidP="006C3209">
            <w:pPr>
              <w:pStyle w:val="TableText"/>
            </w:pPr>
          </w:p>
        </w:tc>
      </w:tr>
      <w:tr w:rsidR="006C3209" w14:paraId="68944650" w14:textId="77777777" w:rsidTr="006C3209">
        <w:tc>
          <w:tcPr>
            <w:tcW w:w="2988" w:type="dxa"/>
          </w:tcPr>
          <w:p w14:paraId="0BFE439A" w14:textId="77777777" w:rsidR="006C3209" w:rsidRDefault="006C3209" w:rsidP="006C3209">
            <w:pPr>
              <w:pStyle w:val="TableText"/>
            </w:pPr>
            <w:r>
              <w:t>QA Manager</w:t>
            </w:r>
          </w:p>
        </w:tc>
        <w:tc>
          <w:tcPr>
            <w:tcW w:w="6480" w:type="dxa"/>
          </w:tcPr>
          <w:p w14:paraId="3474314E" w14:textId="77777777" w:rsidR="006C3209" w:rsidRDefault="006C3209" w:rsidP="006C3209">
            <w:pPr>
              <w:pStyle w:val="TableText"/>
            </w:pPr>
          </w:p>
        </w:tc>
      </w:tr>
      <w:tr w:rsidR="006C3209" w14:paraId="553299DB" w14:textId="77777777" w:rsidTr="006C3209">
        <w:tc>
          <w:tcPr>
            <w:tcW w:w="2988" w:type="dxa"/>
          </w:tcPr>
          <w:p w14:paraId="1B5A681F" w14:textId="77777777" w:rsidR="006C3209" w:rsidRDefault="006C3209" w:rsidP="006C3209">
            <w:pPr>
              <w:pStyle w:val="TableText"/>
            </w:pPr>
            <w:r>
              <w:t>Product Marketing</w:t>
            </w:r>
          </w:p>
        </w:tc>
        <w:tc>
          <w:tcPr>
            <w:tcW w:w="6480" w:type="dxa"/>
          </w:tcPr>
          <w:p w14:paraId="765926CE" w14:textId="77777777" w:rsidR="006C3209" w:rsidRDefault="006C3209" w:rsidP="006C3209">
            <w:pPr>
              <w:pStyle w:val="TableText"/>
            </w:pPr>
            <w:r>
              <w:t>Ashley Pilbeam, Andrew Ossipov</w:t>
            </w:r>
          </w:p>
        </w:tc>
      </w:tr>
      <w:tr w:rsidR="006C3209" w14:paraId="508EA2C7" w14:textId="77777777" w:rsidTr="006C3209">
        <w:tc>
          <w:tcPr>
            <w:tcW w:w="2988" w:type="dxa"/>
          </w:tcPr>
          <w:p w14:paraId="11454B7D" w14:textId="77777777" w:rsidR="006C3209" w:rsidRDefault="006C3209" w:rsidP="006C3209">
            <w:pPr>
              <w:pStyle w:val="TableText"/>
            </w:pPr>
            <w:r>
              <w:t>Customer Advocacy</w:t>
            </w:r>
          </w:p>
        </w:tc>
        <w:tc>
          <w:tcPr>
            <w:tcW w:w="6480" w:type="dxa"/>
          </w:tcPr>
          <w:p w14:paraId="2A6DC797" w14:textId="77777777" w:rsidR="006C3209" w:rsidRDefault="006C3209" w:rsidP="006C3209">
            <w:pPr>
              <w:pStyle w:val="TableText"/>
            </w:pPr>
          </w:p>
        </w:tc>
      </w:tr>
    </w:tbl>
    <w:p w14:paraId="4046A94E" w14:textId="3DB9A5F1" w:rsidR="00D30536" w:rsidRDefault="00751177" w:rsidP="00367693">
      <w:pPr>
        <w:pStyle w:val="ModificationHistory"/>
      </w:pPr>
      <w:r>
        <w:t>Modification History</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170"/>
        <w:gridCol w:w="1980"/>
        <w:gridCol w:w="5130"/>
      </w:tblGrid>
      <w:tr w:rsidR="006C3209" w14:paraId="0C192EA8" w14:textId="77777777" w:rsidTr="52EE6FB1">
        <w:tc>
          <w:tcPr>
            <w:tcW w:w="1188" w:type="dxa"/>
          </w:tcPr>
          <w:p w14:paraId="3B836E95" w14:textId="77777777" w:rsidR="006C3209" w:rsidRDefault="006C3209" w:rsidP="006C3209">
            <w:pPr>
              <w:pStyle w:val="TableColumnHead"/>
            </w:pPr>
            <w:r>
              <w:t>Revision</w:t>
            </w:r>
          </w:p>
        </w:tc>
        <w:tc>
          <w:tcPr>
            <w:tcW w:w="1170" w:type="dxa"/>
          </w:tcPr>
          <w:p w14:paraId="3C362997" w14:textId="77777777" w:rsidR="006C3209" w:rsidRDefault="006C3209" w:rsidP="006C3209">
            <w:pPr>
              <w:pStyle w:val="TableColumnHead"/>
            </w:pPr>
            <w:r>
              <w:t>Date</w:t>
            </w:r>
          </w:p>
        </w:tc>
        <w:tc>
          <w:tcPr>
            <w:tcW w:w="1980" w:type="dxa"/>
          </w:tcPr>
          <w:p w14:paraId="04E64912" w14:textId="77777777" w:rsidR="006C3209" w:rsidRDefault="006C3209" w:rsidP="006C3209">
            <w:pPr>
              <w:pStyle w:val="TableColumnHead"/>
            </w:pPr>
            <w:r>
              <w:t>Originator</w:t>
            </w:r>
          </w:p>
        </w:tc>
        <w:tc>
          <w:tcPr>
            <w:tcW w:w="5130" w:type="dxa"/>
          </w:tcPr>
          <w:p w14:paraId="118DE865" w14:textId="77777777" w:rsidR="006C3209" w:rsidRDefault="006C3209" w:rsidP="006C3209">
            <w:pPr>
              <w:pStyle w:val="TableColumnHead"/>
            </w:pPr>
            <w:r>
              <w:t>Comments</w:t>
            </w:r>
          </w:p>
        </w:tc>
      </w:tr>
      <w:tr w:rsidR="006C3209" w14:paraId="26DFF63B" w14:textId="77777777" w:rsidTr="52EE6FB1">
        <w:tc>
          <w:tcPr>
            <w:tcW w:w="1188" w:type="dxa"/>
          </w:tcPr>
          <w:p w14:paraId="3D1F8CD7" w14:textId="77777777" w:rsidR="006C3209" w:rsidRDefault="006C3209" w:rsidP="006C3209">
            <w:pPr>
              <w:pStyle w:val="TableText"/>
            </w:pPr>
            <w:r>
              <w:t>1</w:t>
            </w:r>
          </w:p>
        </w:tc>
        <w:tc>
          <w:tcPr>
            <w:tcW w:w="1170" w:type="dxa"/>
          </w:tcPr>
          <w:p w14:paraId="7E6AFB94" w14:textId="77777777" w:rsidR="006C3209" w:rsidRDefault="006C3209" w:rsidP="006C3209">
            <w:pPr>
              <w:pStyle w:val="TableText"/>
            </w:pPr>
            <w:r>
              <w:t>15-Mar-22</w:t>
            </w:r>
          </w:p>
        </w:tc>
        <w:tc>
          <w:tcPr>
            <w:tcW w:w="1980" w:type="dxa"/>
          </w:tcPr>
          <w:p w14:paraId="6942570C" w14:textId="77777777" w:rsidR="006C3209" w:rsidRDefault="006C3209" w:rsidP="006C3209">
            <w:pPr>
              <w:pStyle w:val="TableText"/>
            </w:pPr>
            <w:r>
              <w:t>George Koikara</w:t>
            </w:r>
          </w:p>
        </w:tc>
        <w:tc>
          <w:tcPr>
            <w:tcW w:w="5130" w:type="dxa"/>
          </w:tcPr>
          <w:p w14:paraId="311251FC" w14:textId="77777777" w:rsidR="006C3209" w:rsidRDefault="006C3209" w:rsidP="006C3209">
            <w:pPr>
              <w:pStyle w:val="TableText"/>
            </w:pPr>
            <w:r>
              <w:t>Initial Draft</w:t>
            </w:r>
          </w:p>
        </w:tc>
      </w:tr>
      <w:tr w:rsidR="006C3209" w14:paraId="013BF8D4" w14:textId="77777777" w:rsidTr="52EE6FB1">
        <w:tc>
          <w:tcPr>
            <w:tcW w:w="1188" w:type="dxa"/>
          </w:tcPr>
          <w:p w14:paraId="78F60C6C" w14:textId="77777777" w:rsidR="006C3209" w:rsidRDefault="006C3209" w:rsidP="006C3209">
            <w:pPr>
              <w:pStyle w:val="TableText"/>
            </w:pPr>
            <w:r>
              <w:t>2</w:t>
            </w:r>
          </w:p>
        </w:tc>
        <w:tc>
          <w:tcPr>
            <w:tcW w:w="1170" w:type="dxa"/>
          </w:tcPr>
          <w:p w14:paraId="12478705" w14:textId="77777777" w:rsidR="006C3209" w:rsidRDefault="006C3209" w:rsidP="006C3209">
            <w:pPr>
              <w:pStyle w:val="TableText"/>
            </w:pPr>
            <w:r>
              <w:t>12-Oct-22</w:t>
            </w:r>
          </w:p>
        </w:tc>
        <w:tc>
          <w:tcPr>
            <w:tcW w:w="1980" w:type="dxa"/>
          </w:tcPr>
          <w:p w14:paraId="5D1380FD" w14:textId="77777777" w:rsidR="006C3209" w:rsidRDefault="006C3209" w:rsidP="006C3209">
            <w:pPr>
              <w:pStyle w:val="TableText"/>
            </w:pPr>
            <w:r>
              <w:t>Naveen Gujje &amp; Pruthvi Panyam Nataraj</w:t>
            </w:r>
          </w:p>
        </w:tc>
        <w:tc>
          <w:tcPr>
            <w:tcW w:w="5130" w:type="dxa"/>
          </w:tcPr>
          <w:p w14:paraId="50485043" w14:textId="77777777" w:rsidR="006C3209" w:rsidRDefault="006C3209" w:rsidP="006C3209">
            <w:pPr>
              <w:pStyle w:val="TableText"/>
            </w:pPr>
            <w:r>
              <w:t>Updated software architecture and end user sections</w:t>
            </w:r>
          </w:p>
        </w:tc>
      </w:tr>
      <w:tr w:rsidR="006C3209" w14:paraId="7BD91CD7" w14:textId="77777777" w:rsidTr="52EE6FB1">
        <w:tc>
          <w:tcPr>
            <w:tcW w:w="1188" w:type="dxa"/>
          </w:tcPr>
          <w:p w14:paraId="74C5925D" w14:textId="13881CB2" w:rsidR="006C3209" w:rsidRDefault="00D6231C" w:rsidP="006C3209">
            <w:pPr>
              <w:pStyle w:val="TableText"/>
            </w:pPr>
            <w:r>
              <w:t>3</w:t>
            </w:r>
          </w:p>
        </w:tc>
        <w:tc>
          <w:tcPr>
            <w:tcW w:w="1170" w:type="dxa"/>
          </w:tcPr>
          <w:p w14:paraId="5A8CE036" w14:textId="2F765114" w:rsidR="006C3209" w:rsidRDefault="00D6231C" w:rsidP="006C3209">
            <w:pPr>
              <w:pStyle w:val="TableText"/>
            </w:pPr>
            <w:r>
              <w:t>29-Oct-22</w:t>
            </w:r>
          </w:p>
        </w:tc>
        <w:tc>
          <w:tcPr>
            <w:tcW w:w="1980" w:type="dxa"/>
          </w:tcPr>
          <w:p w14:paraId="698268AF" w14:textId="40E134F3" w:rsidR="006C3209" w:rsidRDefault="00D6231C" w:rsidP="006C3209">
            <w:pPr>
              <w:pStyle w:val="TableText"/>
            </w:pPr>
            <w:r>
              <w:t>George Koikara</w:t>
            </w:r>
          </w:p>
        </w:tc>
        <w:tc>
          <w:tcPr>
            <w:tcW w:w="5130" w:type="dxa"/>
          </w:tcPr>
          <w:p w14:paraId="4AF6DF16" w14:textId="27981483" w:rsidR="006C3209" w:rsidRDefault="00D6231C" w:rsidP="006C3209">
            <w:pPr>
              <w:pStyle w:val="TableText"/>
            </w:pPr>
            <w:r>
              <w:t xml:space="preserve">Updated overview and architecture </w:t>
            </w:r>
          </w:p>
        </w:tc>
      </w:tr>
      <w:tr w:rsidR="00D6231C" w14:paraId="732FFDAE" w14:textId="77777777" w:rsidTr="52EE6FB1">
        <w:tc>
          <w:tcPr>
            <w:tcW w:w="1188" w:type="dxa"/>
          </w:tcPr>
          <w:p w14:paraId="7685BB99" w14:textId="16AB000A" w:rsidR="00D6231C" w:rsidRDefault="00D6231C" w:rsidP="006C3209">
            <w:pPr>
              <w:pStyle w:val="TableText"/>
            </w:pPr>
            <w:r>
              <w:t>4</w:t>
            </w:r>
          </w:p>
        </w:tc>
        <w:tc>
          <w:tcPr>
            <w:tcW w:w="1170" w:type="dxa"/>
          </w:tcPr>
          <w:p w14:paraId="037AE674" w14:textId="4B15A890" w:rsidR="00D6231C" w:rsidRDefault="00F45933" w:rsidP="006C3209">
            <w:pPr>
              <w:pStyle w:val="TableText"/>
            </w:pPr>
            <w:r>
              <w:t>4</w:t>
            </w:r>
            <w:r w:rsidRPr="00390ACC">
              <w:rPr>
                <w:vertAlign w:val="superscript"/>
              </w:rPr>
              <w:t>th</w:t>
            </w:r>
            <w:r>
              <w:t>-Nov-22</w:t>
            </w:r>
          </w:p>
        </w:tc>
        <w:tc>
          <w:tcPr>
            <w:tcW w:w="1980" w:type="dxa"/>
          </w:tcPr>
          <w:p w14:paraId="1CE7AC03" w14:textId="5B68673C" w:rsidR="00D6231C" w:rsidRDefault="00F45933" w:rsidP="006C3209">
            <w:pPr>
              <w:pStyle w:val="TableText"/>
            </w:pPr>
            <w:r>
              <w:t>Pruthvi Panyam Nataraj</w:t>
            </w:r>
          </w:p>
        </w:tc>
        <w:tc>
          <w:tcPr>
            <w:tcW w:w="5130" w:type="dxa"/>
          </w:tcPr>
          <w:p w14:paraId="7EBEA795" w14:textId="769CA0F0" w:rsidR="00D6231C" w:rsidRDefault="00787198" w:rsidP="006C3209">
            <w:pPr>
              <w:pStyle w:val="TableText"/>
            </w:pPr>
            <w:r>
              <w:t xml:space="preserve">CLI for app groups and other </w:t>
            </w:r>
            <w:r w:rsidR="00F45933">
              <w:t>updates</w:t>
            </w:r>
          </w:p>
        </w:tc>
      </w:tr>
      <w:tr w:rsidR="00202748" w14:paraId="1757857E" w14:textId="77777777" w:rsidTr="52EE6FB1">
        <w:trPr>
          <w:ins w:id="2" w:author="VIKRAMADITYA SINGH (vsingh6)" w:date="2022-11-07T09:32:00Z"/>
        </w:trPr>
        <w:tc>
          <w:tcPr>
            <w:tcW w:w="1188" w:type="dxa"/>
          </w:tcPr>
          <w:p w14:paraId="712BCA3C" w14:textId="3D377AAF" w:rsidR="00202748" w:rsidRDefault="00202748" w:rsidP="00202748">
            <w:pPr>
              <w:pStyle w:val="TableText"/>
              <w:rPr>
                <w:ins w:id="3" w:author="VIKRAMADITYA SINGH (vsingh6)" w:date="2022-11-07T09:32:00Z"/>
              </w:rPr>
            </w:pPr>
            <w:ins w:id="4" w:author="VIKRAMADITYA SINGH (vsingh6)" w:date="2022-11-07T09:32:00Z">
              <w:r>
                <w:t>5</w:t>
              </w:r>
            </w:ins>
          </w:p>
        </w:tc>
        <w:tc>
          <w:tcPr>
            <w:tcW w:w="1170" w:type="dxa"/>
          </w:tcPr>
          <w:p w14:paraId="37FA6000" w14:textId="0799AE50" w:rsidR="00202748" w:rsidRDefault="00202748" w:rsidP="00202748">
            <w:pPr>
              <w:pStyle w:val="TableText"/>
              <w:rPr>
                <w:ins w:id="5" w:author="VIKRAMADITYA SINGH (vsingh6)" w:date="2022-11-07T09:32:00Z"/>
              </w:rPr>
            </w:pPr>
            <w:ins w:id="6" w:author="VIKRAMADITYA SINGH (vsingh6)" w:date="2022-11-07T09:33:00Z">
              <w:r>
                <w:t>5-Nov-22</w:t>
              </w:r>
            </w:ins>
          </w:p>
        </w:tc>
        <w:tc>
          <w:tcPr>
            <w:tcW w:w="1980" w:type="dxa"/>
          </w:tcPr>
          <w:p w14:paraId="1B41B1C0" w14:textId="3CD5F70F" w:rsidR="00202748" w:rsidRDefault="00202748" w:rsidP="00202748">
            <w:pPr>
              <w:pStyle w:val="TableText"/>
              <w:rPr>
                <w:ins w:id="7" w:author="VIKRAMADITYA SINGH (vsingh6)" w:date="2022-11-07T09:32:00Z"/>
              </w:rPr>
            </w:pPr>
            <w:ins w:id="8" w:author="VIKRAMADITYA SINGH (vsingh6)" w:date="2022-11-07T09:33:00Z">
              <w:r>
                <w:t>George Koikara</w:t>
              </w:r>
            </w:ins>
          </w:p>
        </w:tc>
        <w:tc>
          <w:tcPr>
            <w:tcW w:w="5130" w:type="dxa"/>
          </w:tcPr>
          <w:p w14:paraId="424CCCBF" w14:textId="5FA433EA" w:rsidR="00202748" w:rsidRDefault="00202748" w:rsidP="00202748">
            <w:pPr>
              <w:pStyle w:val="TableText"/>
              <w:rPr>
                <w:ins w:id="9" w:author="VIKRAMADITYA SINGH (vsingh6)" w:date="2022-11-07T09:32:00Z"/>
              </w:rPr>
            </w:pPr>
            <w:ins w:id="10" w:author="VIKRAMADITYA SINGH (vsingh6)" w:date="2022-11-07T09:33:00Z">
              <w:r>
                <w:t>Addition of ZT Application Policy</w:t>
              </w:r>
            </w:ins>
          </w:p>
        </w:tc>
      </w:tr>
      <w:tr w:rsidR="00202748" w14:paraId="413F275D" w14:textId="77777777" w:rsidTr="52EE6FB1">
        <w:trPr>
          <w:ins w:id="11" w:author="George Koikara (gkoikara)" w:date="2022-11-05T10:39:00Z"/>
        </w:trPr>
        <w:tc>
          <w:tcPr>
            <w:tcW w:w="1188" w:type="dxa"/>
          </w:tcPr>
          <w:p w14:paraId="0C215CFB" w14:textId="7ED50737" w:rsidR="00202748" w:rsidRDefault="00202748" w:rsidP="00202748">
            <w:pPr>
              <w:pStyle w:val="TableText"/>
              <w:rPr>
                <w:ins w:id="12" w:author="George Koikara (gkoikara)" w:date="2022-11-05T10:39:00Z"/>
              </w:rPr>
            </w:pPr>
            <w:ins w:id="13" w:author="VIKRAMADITYA SINGH (vsingh6)" w:date="2022-11-07T09:33:00Z">
              <w:r>
                <w:t>6</w:t>
              </w:r>
            </w:ins>
            <w:ins w:id="14" w:author="George Koikara (gkoikara)" w:date="2022-11-05T10:39:00Z">
              <w:del w:id="15" w:author="VIKRAMADITYA SINGH (vsingh6)" w:date="2022-11-07T09:33:00Z">
                <w:r w:rsidDel="00202748">
                  <w:delText>5</w:delText>
                </w:r>
              </w:del>
            </w:ins>
          </w:p>
        </w:tc>
        <w:tc>
          <w:tcPr>
            <w:tcW w:w="1170" w:type="dxa"/>
          </w:tcPr>
          <w:p w14:paraId="76F8D023" w14:textId="51AD8776" w:rsidR="00202748" w:rsidRDefault="00202748" w:rsidP="00202748">
            <w:pPr>
              <w:pStyle w:val="TableText"/>
              <w:rPr>
                <w:ins w:id="16" w:author="George Koikara (gkoikara)" w:date="2022-11-05T10:39:00Z"/>
              </w:rPr>
            </w:pPr>
            <w:ins w:id="17" w:author="VIKRAMADITYA SINGH (vsingh6)" w:date="2022-11-07T09:33:00Z">
              <w:r>
                <w:t>7</w:t>
              </w:r>
            </w:ins>
            <w:ins w:id="18" w:author="George Koikara (gkoikara)" w:date="2022-11-05T10:39:00Z">
              <w:del w:id="19" w:author="VIKRAMADITYA SINGH (vsingh6)" w:date="2022-11-07T09:33:00Z">
                <w:r w:rsidDel="00202748">
                  <w:delText>5</w:delText>
                </w:r>
              </w:del>
              <w:r>
                <w:t>-Nov-22</w:t>
              </w:r>
            </w:ins>
          </w:p>
        </w:tc>
        <w:tc>
          <w:tcPr>
            <w:tcW w:w="1980" w:type="dxa"/>
          </w:tcPr>
          <w:p w14:paraId="4255CF71" w14:textId="43DD241C" w:rsidR="00202748" w:rsidRDefault="00202748" w:rsidP="00202748">
            <w:pPr>
              <w:pStyle w:val="TableText"/>
              <w:rPr>
                <w:ins w:id="20" w:author="George Koikara (gkoikara)" w:date="2022-11-05T10:39:00Z"/>
              </w:rPr>
            </w:pPr>
            <w:ins w:id="21" w:author="George Koikara (gkoikara)" w:date="2022-11-05T10:39:00Z">
              <w:del w:id="22" w:author="VIKRAMADITYA SINGH (vsingh6)" w:date="2022-11-07T09:33:00Z">
                <w:r w:rsidDel="00202748">
                  <w:delText>George</w:delText>
                </w:r>
              </w:del>
            </w:ins>
            <w:ins w:id="23" w:author="VIKRAMADITYA SINGH (vsingh6)" w:date="2022-11-07T09:33:00Z">
              <w:r>
                <w:t>Vikramaditya</w:t>
              </w:r>
            </w:ins>
            <w:ins w:id="24" w:author="George Koikara (gkoikara)" w:date="2022-11-05T10:39:00Z">
              <w:r>
                <w:t xml:space="preserve"> </w:t>
              </w:r>
            </w:ins>
            <w:ins w:id="25" w:author="VIKRAMADITYA SINGH (vsingh6)" w:date="2022-11-07T09:33:00Z">
              <w:r>
                <w:t>Singh</w:t>
              </w:r>
            </w:ins>
            <w:ins w:id="26" w:author="George Koikara (gkoikara)" w:date="2022-11-05T10:39:00Z">
              <w:del w:id="27" w:author="VIKRAMADITYA SINGH (vsingh6)" w:date="2022-11-07T09:33:00Z">
                <w:r w:rsidDel="00202748">
                  <w:delText>Koikara</w:delText>
                </w:r>
              </w:del>
            </w:ins>
          </w:p>
        </w:tc>
        <w:tc>
          <w:tcPr>
            <w:tcW w:w="5130" w:type="dxa"/>
          </w:tcPr>
          <w:p w14:paraId="7103FE49" w14:textId="7A5150EA" w:rsidR="00202748" w:rsidRDefault="00202748" w:rsidP="00202748">
            <w:pPr>
              <w:pStyle w:val="TableText"/>
              <w:rPr>
                <w:ins w:id="28" w:author="George Koikara (gkoikara)" w:date="2022-11-05T10:39:00Z"/>
              </w:rPr>
            </w:pPr>
            <w:ins w:id="29" w:author="George Koikara (gkoikara)" w:date="2022-11-05T10:40:00Z">
              <w:del w:id="30" w:author="VIKRAMADITYA SINGH (vsingh6)" w:date="2022-11-07T09:34:00Z">
                <w:r w:rsidDel="00202748">
                  <w:delText>Addition of ZT Application Policy</w:delText>
                </w:r>
              </w:del>
            </w:ins>
            <w:ins w:id="31" w:author="VIKRAMADITYA SINGH (vsingh6)" w:date="2022-11-07T09:34:00Z">
              <w:r>
                <w:t>Updated the FMC section</w:t>
              </w:r>
            </w:ins>
          </w:p>
        </w:tc>
      </w:tr>
      <w:tr w:rsidR="00D014EE" w14:paraId="7C72DDEE" w14:textId="77777777" w:rsidTr="52EE6FB1">
        <w:tc>
          <w:tcPr>
            <w:tcW w:w="1188" w:type="dxa"/>
          </w:tcPr>
          <w:p w14:paraId="5CF5AF76" w14:textId="7AEBCB52" w:rsidR="00D014EE" w:rsidRDefault="00D014EE" w:rsidP="00202748">
            <w:pPr>
              <w:pStyle w:val="TableText"/>
            </w:pPr>
            <w:r>
              <w:t>7</w:t>
            </w:r>
          </w:p>
        </w:tc>
        <w:tc>
          <w:tcPr>
            <w:tcW w:w="1170" w:type="dxa"/>
          </w:tcPr>
          <w:p w14:paraId="58591BA1" w14:textId="06B3896F" w:rsidR="00D014EE" w:rsidRDefault="00D014EE" w:rsidP="00202748">
            <w:pPr>
              <w:pStyle w:val="TableText"/>
            </w:pPr>
            <w:r>
              <w:t>7-Nov-22</w:t>
            </w:r>
          </w:p>
        </w:tc>
        <w:tc>
          <w:tcPr>
            <w:tcW w:w="1980" w:type="dxa"/>
          </w:tcPr>
          <w:p w14:paraId="6D85E08D" w14:textId="0EC8B05D" w:rsidR="00D014EE" w:rsidDel="00202748" w:rsidRDefault="00D014EE" w:rsidP="00202748">
            <w:pPr>
              <w:pStyle w:val="TableText"/>
            </w:pPr>
            <w:r>
              <w:t>George Koikara</w:t>
            </w:r>
          </w:p>
        </w:tc>
        <w:tc>
          <w:tcPr>
            <w:tcW w:w="5130" w:type="dxa"/>
          </w:tcPr>
          <w:p w14:paraId="44048519" w14:textId="10A6D12F" w:rsidR="00D014EE" w:rsidDel="00202748" w:rsidRDefault="00D014EE" w:rsidP="00202748">
            <w:pPr>
              <w:pStyle w:val="TableText"/>
            </w:pPr>
            <w:r>
              <w:t>Corrected EDCS number</w:t>
            </w:r>
          </w:p>
        </w:tc>
      </w:tr>
      <w:tr w:rsidR="00E85D96" w14:paraId="0CD05C2F" w14:textId="77777777" w:rsidTr="52EE6FB1">
        <w:tc>
          <w:tcPr>
            <w:tcW w:w="1188" w:type="dxa"/>
          </w:tcPr>
          <w:p w14:paraId="4FA952F8" w14:textId="306D3797" w:rsidR="00E85D96" w:rsidRDefault="00E85D96" w:rsidP="00202748">
            <w:pPr>
              <w:pStyle w:val="TableText"/>
            </w:pPr>
            <w:r>
              <w:t>8</w:t>
            </w:r>
          </w:p>
        </w:tc>
        <w:tc>
          <w:tcPr>
            <w:tcW w:w="1170" w:type="dxa"/>
          </w:tcPr>
          <w:p w14:paraId="2DE0E6A9" w14:textId="54D257B8" w:rsidR="00E85D96" w:rsidRDefault="00E85D96" w:rsidP="00202748">
            <w:pPr>
              <w:pStyle w:val="TableText"/>
            </w:pPr>
            <w:r>
              <w:t>8-Aug-23</w:t>
            </w:r>
          </w:p>
        </w:tc>
        <w:tc>
          <w:tcPr>
            <w:tcW w:w="1980" w:type="dxa"/>
          </w:tcPr>
          <w:p w14:paraId="27FDB0D2" w14:textId="3BAB3154" w:rsidR="00E85D96" w:rsidRDefault="00E85D96" w:rsidP="00202748">
            <w:pPr>
              <w:pStyle w:val="TableText"/>
            </w:pPr>
            <w:r>
              <w:t>Punit Shukla</w:t>
            </w:r>
          </w:p>
        </w:tc>
        <w:tc>
          <w:tcPr>
            <w:tcW w:w="5130" w:type="dxa"/>
          </w:tcPr>
          <w:p w14:paraId="4A753072" w14:textId="54A54660" w:rsidR="00E85D96" w:rsidRDefault="00E85D96" w:rsidP="00202748">
            <w:pPr>
              <w:pStyle w:val="TableText"/>
            </w:pPr>
            <w:r>
              <w:t>Updated REST endpoints</w:t>
            </w:r>
          </w:p>
        </w:tc>
      </w:tr>
    </w:tbl>
    <w:p w14:paraId="0DEE2786" w14:textId="77777777" w:rsidR="00EA3C74" w:rsidRDefault="00EA3C74" w:rsidP="00EA3C74">
      <w:pPr>
        <w:pStyle w:val="TOC1"/>
      </w:pPr>
    </w:p>
    <w:p w14:paraId="32B1D1D4" w14:textId="77777777" w:rsidR="00EA3C74" w:rsidRDefault="00EA3C74" w:rsidP="00EA3C74">
      <w:pPr>
        <w:pStyle w:val="TOC1"/>
      </w:pPr>
    </w:p>
    <w:p w14:paraId="1D6DC5FC" w14:textId="77777777" w:rsidR="00EA3C74" w:rsidRDefault="00EA3C74" w:rsidP="00EA3C74">
      <w:pPr>
        <w:pStyle w:val="TOC1"/>
      </w:pPr>
    </w:p>
    <w:p w14:paraId="1B48D8DF" w14:textId="77777777" w:rsidR="00EA3C74" w:rsidRDefault="00EA3C74" w:rsidP="00EA3C74">
      <w:pPr>
        <w:pStyle w:val="TOC1"/>
      </w:pPr>
    </w:p>
    <w:p w14:paraId="3011FEAB" w14:textId="77777777" w:rsidR="00EA3C74" w:rsidRDefault="00EA3C74" w:rsidP="00EA3C74">
      <w:pPr>
        <w:pStyle w:val="TOC1"/>
      </w:pPr>
    </w:p>
    <w:p w14:paraId="34EAE782" w14:textId="77777777" w:rsidR="00EA3C74" w:rsidRDefault="00EA3C74" w:rsidP="00EA3C74">
      <w:pPr>
        <w:pStyle w:val="TOC1"/>
      </w:pPr>
    </w:p>
    <w:p w14:paraId="135E29C0" w14:textId="77777777" w:rsidR="00EA3C74" w:rsidRDefault="00EA3C74" w:rsidP="00EA3C74">
      <w:pPr>
        <w:pStyle w:val="TOC1"/>
      </w:pPr>
    </w:p>
    <w:p w14:paraId="7091F146" w14:textId="6E09EB90" w:rsidR="00EA3C74" w:rsidRDefault="00EA3C74" w:rsidP="00EA3C74">
      <w:pPr>
        <w:pStyle w:val="TOC1"/>
      </w:pPr>
      <w:r>
        <w:t>Table of Contents</w:t>
      </w:r>
    </w:p>
    <w:p w14:paraId="6031B56C" w14:textId="77777777" w:rsidR="00EA3C74" w:rsidRDefault="00EA3C74" w:rsidP="00EA3C74">
      <w:pPr>
        <w:pStyle w:val="TOC1"/>
      </w:pPr>
    </w:p>
    <w:p w14:paraId="52435B9D" w14:textId="6A0CC5A9" w:rsidR="00042696" w:rsidRDefault="003007D5">
      <w:pPr>
        <w:pStyle w:val="TOC1"/>
        <w:rPr>
          <w:rFonts w:eastAsiaTheme="minorEastAsia" w:cstheme="minorBidi"/>
          <w:b w:val="0"/>
          <w:bCs w:val="0"/>
          <w:caps w:val="0"/>
          <w:noProof/>
          <w:snapToGrid/>
          <w:color w:val="auto"/>
          <w:kern w:val="2"/>
          <w:sz w:val="24"/>
          <w:szCs w:val="24"/>
          <w:lang w:val="en-IN" w:eastAsia="en-GB"/>
          <w14:ligatures w14:val="standardContextual"/>
        </w:rPr>
      </w:pPr>
      <w:r>
        <w:fldChar w:fldCharType="begin"/>
      </w:r>
      <w:r>
        <w:instrText xml:space="preserve"> TOC \o "2-3" \h \z \t "Heading 1,1" </w:instrText>
      </w:r>
      <w:r>
        <w:fldChar w:fldCharType="separate"/>
      </w:r>
      <w:hyperlink w:anchor="_Toc142917796" w:history="1">
        <w:r w:rsidR="00042696" w:rsidRPr="00DE0035">
          <w:rPr>
            <w:rStyle w:val="Hyperlink"/>
            <w:noProof/>
          </w:rPr>
          <w:t>1 Problem Definition</w:t>
        </w:r>
        <w:r w:rsidR="00042696">
          <w:rPr>
            <w:noProof/>
            <w:webHidden/>
          </w:rPr>
          <w:tab/>
        </w:r>
        <w:r w:rsidR="00042696">
          <w:rPr>
            <w:noProof/>
            <w:webHidden/>
          </w:rPr>
          <w:fldChar w:fldCharType="begin"/>
        </w:r>
        <w:r w:rsidR="00042696">
          <w:rPr>
            <w:noProof/>
            <w:webHidden/>
          </w:rPr>
          <w:instrText xml:space="preserve"> PAGEREF _Toc142917796 \h </w:instrText>
        </w:r>
        <w:r w:rsidR="00042696">
          <w:rPr>
            <w:noProof/>
            <w:webHidden/>
          </w:rPr>
        </w:r>
        <w:r w:rsidR="00042696">
          <w:rPr>
            <w:noProof/>
            <w:webHidden/>
          </w:rPr>
          <w:fldChar w:fldCharType="separate"/>
        </w:r>
        <w:r w:rsidR="00042696">
          <w:rPr>
            <w:noProof/>
            <w:webHidden/>
          </w:rPr>
          <w:t>4</w:t>
        </w:r>
        <w:r w:rsidR="00042696">
          <w:rPr>
            <w:noProof/>
            <w:webHidden/>
          </w:rPr>
          <w:fldChar w:fldCharType="end"/>
        </w:r>
      </w:hyperlink>
    </w:p>
    <w:p w14:paraId="7D1E73C4" w14:textId="79BA3A9C"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797" w:history="1">
        <w:r w:rsidRPr="00DE0035">
          <w:rPr>
            <w:rStyle w:val="Hyperlink"/>
            <w:noProof/>
            <w:lang w:val="en-IN"/>
          </w:rPr>
          <w:t>1.1</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lang w:val="en-IN"/>
          </w:rPr>
          <w:t>ZTNA Modes of Access</w:t>
        </w:r>
        <w:r>
          <w:rPr>
            <w:noProof/>
            <w:webHidden/>
          </w:rPr>
          <w:tab/>
        </w:r>
        <w:r>
          <w:rPr>
            <w:noProof/>
            <w:webHidden/>
          </w:rPr>
          <w:fldChar w:fldCharType="begin"/>
        </w:r>
        <w:r>
          <w:rPr>
            <w:noProof/>
            <w:webHidden/>
          </w:rPr>
          <w:instrText xml:space="preserve"> PAGEREF _Toc142917797 \h </w:instrText>
        </w:r>
        <w:r>
          <w:rPr>
            <w:noProof/>
            <w:webHidden/>
          </w:rPr>
        </w:r>
        <w:r>
          <w:rPr>
            <w:noProof/>
            <w:webHidden/>
          </w:rPr>
          <w:fldChar w:fldCharType="separate"/>
        </w:r>
        <w:r>
          <w:rPr>
            <w:noProof/>
            <w:webHidden/>
          </w:rPr>
          <w:t>5</w:t>
        </w:r>
        <w:r>
          <w:rPr>
            <w:noProof/>
            <w:webHidden/>
          </w:rPr>
          <w:fldChar w:fldCharType="end"/>
        </w:r>
      </w:hyperlink>
    </w:p>
    <w:p w14:paraId="144C2F53" w14:textId="018E50E7"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798" w:history="1">
        <w:r w:rsidRPr="00DE0035">
          <w:rPr>
            <w:rStyle w:val="Hyperlink"/>
            <w:noProof/>
            <w:lang w:val="en-IN"/>
          </w:rPr>
          <w:t>1.2</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lang w:val="en-IN"/>
          </w:rPr>
          <w:t>Use Cases</w:t>
        </w:r>
        <w:r>
          <w:rPr>
            <w:noProof/>
            <w:webHidden/>
          </w:rPr>
          <w:tab/>
        </w:r>
        <w:r>
          <w:rPr>
            <w:noProof/>
            <w:webHidden/>
          </w:rPr>
          <w:fldChar w:fldCharType="begin"/>
        </w:r>
        <w:r>
          <w:rPr>
            <w:noProof/>
            <w:webHidden/>
          </w:rPr>
          <w:instrText xml:space="preserve"> PAGEREF _Toc142917798 \h </w:instrText>
        </w:r>
        <w:r>
          <w:rPr>
            <w:noProof/>
            <w:webHidden/>
          </w:rPr>
        </w:r>
        <w:r>
          <w:rPr>
            <w:noProof/>
            <w:webHidden/>
          </w:rPr>
          <w:fldChar w:fldCharType="separate"/>
        </w:r>
        <w:r>
          <w:rPr>
            <w:noProof/>
            <w:webHidden/>
          </w:rPr>
          <w:t>5</w:t>
        </w:r>
        <w:r>
          <w:rPr>
            <w:noProof/>
            <w:webHidden/>
          </w:rPr>
          <w:fldChar w:fldCharType="end"/>
        </w:r>
      </w:hyperlink>
    </w:p>
    <w:p w14:paraId="49C04637" w14:textId="3251BECD"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799" w:history="1">
        <w:r w:rsidRPr="00DE0035">
          <w:rPr>
            <w:rStyle w:val="Hyperlink"/>
            <w:noProof/>
            <w:lang w:val="en-IN"/>
          </w:rPr>
          <w:t>1.3</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lang w:val="en-IN"/>
          </w:rPr>
          <w:t>Deployment Models/Scenarios</w:t>
        </w:r>
        <w:r>
          <w:rPr>
            <w:noProof/>
            <w:webHidden/>
          </w:rPr>
          <w:tab/>
        </w:r>
        <w:r>
          <w:rPr>
            <w:noProof/>
            <w:webHidden/>
          </w:rPr>
          <w:fldChar w:fldCharType="begin"/>
        </w:r>
        <w:r>
          <w:rPr>
            <w:noProof/>
            <w:webHidden/>
          </w:rPr>
          <w:instrText xml:space="preserve"> PAGEREF _Toc142917799 \h </w:instrText>
        </w:r>
        <w:r>
          <w:rPr>
            <w:noProof/>
            <w:webHidden/>
          </w:rPr>
        </w:r>
        <w:r>
          <w:rPr>
            <w:noProof/>
            <w:webHidden/>
          </w:rPr>
          <w:fldChar w:fldCharType="separate"/>
        </w:r>
        <w:r>
          <w:rPr>
            <w:noProof/>
            <w:webHidden/>
          </w:rPr>
          <w:t>5</w:t>
        </w:r>
        <w:r>
          <w:rPr>
            <w:noProof/>
            <w:webHidden/>
          </w:rPr>
          <w:fldChar w:fldCharType="end"/>
        </w:r>
      </w:hyperlink>
    </w:p>
    <w:p w14:paraId="70527542" w14:textId="64862816"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00" w:history="1">
        <w:r w:rsidRPr="00DE0035">
          <w:rPr>
            <w:rStyle w:val="Hyperlink"/>
            <w:noProof/>
          </w:rPr>
          <w:t>1.3.1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Remote Access Deployments</w:t>
        </w:r>
        <w:r>
          <w:rPr>
            <w:noProof/>
            <w:webHidden/>
          </w:rPr>
          <w:tab/>
        </w:r>
        <w:r>
          <w:rPr>
            <w:noProof/>
            <w:webHidden/>
          </w:rPr>
          <w:fldChar w:fldCharType="begin"/>
        </w:r>
        <w:r>
          <w:rPr>
            <w:noProof/>
            <w:webHidden/>
          </w:rPr>
          <w:instrText xml:space="preserve"> PAGEREF _Toc142917800 \h </w:instrText>
        </w:r>
        <w:r>
          <w:rPr>
            <w:noProof/>
            <w:webHidden/>
          </w:rPr>
        </w:r>
        <w:r>
          <w:rPr>
            <w:noProof/>
            <w:webHidden/>
          </w:rPr>
          <w:fldChar w:fldCharType="separate"/>
        </w:r>
        <w:r>
          <w:rPr>
            <w:noProof/>
            <w:webHidden/>
          </w:rPr>
          <w:t>5</w:t>
        </w:r>
        <w:r>
          <w:rPr>
            <w:noProof/>
            <w:webHidden/>
          </w:rPr>
          <w:fldChar w:fldCharType="end"/>
        </w:r>
      </w:hyperlink>
    </w:p>
    <w:p w14:paraId="2669578B" w14:textId="64F58319"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01" w:history="1">
        <w:r w:rsidRPr="00DE0035">
          <w:rPr>
            <w:rStyle w:val="Hyperlink"/>
            <w:noProof/>
          </w:rPr>
          <w:t>1.3.2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Internal Access Deployments</w:t>
        </w:r>
        <w:r>
          <w:rPr>
            <w:noProof/>
            <w:webHidden/>
          </w:rPr>
          <w:tab/>
        </w:r>
        <w:r>
          <w:rPr>
            <w:noProof/>
            <w:webHidden/>
          </w:rPr>
          <w:fldChar w:fldCharType="begin"/>
        </w:r>
        <w:r>
          <w:rPr>
            <w:noProof/>
            <w:webHidden/>
          </w:rPr>
          <w:instrText xml:space="preserve"> PAGEREF _Toc142917801 \h </w:instrText>
        </w:r>
        <w:r>
          <w:rPr>
            <w:noProof/>
            <w:webHidden/>
          </w:rPr>
        </w:r>
        <w:r>
          <w:rPr>
            <w:noProof/>
            <w:webHidden/>
          </w:rPr>
          <w:fldChar w:fldCharType="separate"/>
        </w:r>
        <w:r>
          <w:rPr>
            <w:noProof/>
            <w:webHidden/>
          </w:rPr>
          <w:t>6</w:t>
        </w:r>
        <w:r>
          <w:rPr>
            <w:noProof/>
            <w:webHidden/>
          </w:rPr>
          <w:fldChar w:fldCharType="end"/>
        </w:r>
      </w:hyperlink>
    </w:p>
    <w:p w14:paraId="32503EFF" w14:textId="54006910"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02" w:history="1">
        <w:r w:rsidRPr="00DE0035">
          <w:rPr>
            <w:rStyle w:val="Hyperlink"/>
            <w:noProof/>
          </w:rPr>
          <w:t>1.3.3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High Availability deployments</w:t>
        </w:r>
        <w:r>
          <w:rPr>
            <w:noProof/>
            <w:webHidden/>
          </w:rPr>
          <w:tab/>
        </w:r>
        <w:r>
          <w:rPr>
            <w:noProof/>
            <w:webHidden/>
          </w:rPr>
          <w:fldChar w:fldCharType="begin"/>
        </w:r>
        <w:r>
          <w:rPr>
            <w:noProof/>
            <w:webHidden/>
          </w:rPr>
          <w:instrText xml:space="preserve"> PAGEREF _Toc142917802 \h </w:instrText>
        </w:r>
        <w:r>
          <w:rPr>
            <w:noProof/>
            <w:webHidden/>
          </w:rPr>
        </w:r>
        <w:r>
          <w:rPr>
            <w:noProof/>
            <w:webHidden/>
          </w:rPr>
          <w:fldChar w:fldCharType="separate"/>
        </w:r>
        <w:r>
          <w:rPr>
            <w:noProof/>
            <w:webHidden/>
          </w:rPr>
          <w:t>7</w:t>
        </w:r>
        <w:r>
          <w:rPr>
            <w:noProof/>
            <w:webHidden/>
          </w:rPr>
          <w:fldChar w:fldCharType="end"/>
        </w:r>
      </w:hyperlink>
    </w:p>
    <w:p w14:paraId="4B8D8BC3" w14:textId="4D9BA153"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03" w:history="1">
        <w:r w:rsidRPr="00DE0035">
          <w:rPr>
            <w:rStyle w:val="Hyperlink"/>
            <w:noProof/>
          </w:rPr>
          <w:t>1.3.4</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Cluster Deployments</w:t>
        </w:r>
        <w:r>
          <w:rPr>
            <w:noProof/>
            <w:webHidden/>
          </w:rPr>
          <w:tab/>
        </w:r>
        <w:r>
          <w:rPr>
            <w:noProof/>
            <w:webHidden/>
          </w:rPr>
          <w:fldChar w:fldCharType="begin"/>
        </w:r>
        <w:r>
          <w:rPr>
            <w:noProof/>
            <w:webHidden/>
          </w:rPr>
          <w:instrText xml:space="preserve"> PAGEREF _Toc142917803 \h </w:instrText>
        </w:r>
        <w:r>
          <w:rPr>
            <w:noProof/>
            <w:webHidden/>
          </w:rPr>
        </w:r>
        <w:r>
          <w:rPr>
            <w:noProof/>
            <w:webHidden/>
          </w:rPr>
          <w:fldChar w:fldCharType="separate"/>
        </w:r>
        <w:r>
          <w:rPr>
            <w:noProof/>
            <w:webHidden/>
          </w:rPr>
          <w:t>7</w:t>
        </w:r>
        <w:r>
          <w:rPr>
            <w:noProof/>
            <w:webHidden/>
          </w:rPr>
          <w:fldChar w:fldCharType="end"/>
        </w:r>
      </w:hyperlink>
    </w:p>
    <w:p w14:paraId="10378A7D" w14:textId="04E1FEE5"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804" w:history="1">
        <w:r w:rsidRPr="00DE0035">
          <w:rPr>
            <w:rStyle w:val="Hyperlink"/>
            <w:noProof/>
          </w:rPr>
          <w:t>2</w:t>
        </w:r>
        <w:r>
          <w:rPr>
            <w:rFonts w:eastAsiaTheme="minorEastAsia" w:cstheme="minorBidi"/>
            <w:b w:val="0"/>
            <w:bCs w:val="0"/>
            <w:caps w:val="0"/>
            <w:noProof/>
            <w:snapToGrid/>
            <w:color w:val="auto"/>
            <w:kern w:val="2"/>
            <w:sz w:val="24"/>
            <w:szCs w:val="24"/>
            <w:lang w:val="en-IN" w:eastAsia="en-GB"/>
            <w14:ligatures w14:val="standardContextual"/>
          </w:rPr>
          <w:tab/>
        </w:r>
        <w:r w:rsidRPr="00DE0035">
          <w:rPr>
            <w:rStyle w:val="Hyperlink"/>
            <w:noProof/>
          </w:rPr>
          <w:t>Software Architecture</w:t>
        </w:r>
        <w:r>
          <w:rPr>
            <w:noProof/>
            <w:webHidden/>
          </w:rPr>
          <w:tab/>
        </w:r>
        <w:r>
          <w:rPr>
            <w:noProof/>
            <w:webHidden/>
          </w:rPr>
          <w:fldChar w:fldCharType="begin"/>
        </w:r>
        <w:r>
          <w:rPr>
            <w:noProof/>
            <w:webHidden/>
          </w:rPr>
          <w:instrText xml:space="preserve"> PAGEREF _Toc142917804 \h </w:instrText>
        </w:r>
        <w:r>
          <w:rPr>
            <w:noProof/>
            <w:webHidden/>
          </w:rPr>
        </w:r>
        <w:r>
          <w:rPr>
            <w:noProof/>
            <w:webHidden/>
          </w:rPr>
          <w:fldChar w:fldCharType="separate"/>
        </w:r>
        <w:r>
          <w:rPr>
            <w:noProof/>
            <w:webHidden/>
          </w:rPr>
          <w:t>8</w:t>
        </w:r>
        <w:r>
          <w:rPr>
            <w:noProof/>
            <w:webHidden/>
          </w:rPr>
          <w:fldChar w:fldCharType="end"/>
        </w:r>
      </w:hyperlink>
    </w:p>
    <w:p w14:paraId="3DC89E4C" w14:textId="66DA4822"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05" w:history="1">
        <w:r w:rsidRPr="00DE0035">
          <w:rPr>
            <w:rStyle w:val="Hyperlink"/>
            <w:noProof/>
          </w:rPr>
          <w:t>2.1</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Design Considerations</w:t>
        </w:r>
        <w:r>
          <w:rPr>
            <w:noProof/>
            <w:webHidden/>
          </w:rPr>
          <w:tab/>
        </w:r>
        <w:r>
          <w:rPr>
            <w:noProof/>
            <w:webHidden/>
          </w:rPr>
          <w:fldChar w:fldCharType="begin"/>
        </w:r>
        <w:r>
          <w:rPr>
            <w:noProof/>
            <w:webHidden/>
          </w:rPr>
          <w:instrText xml:space="preserve"> PAGEREF _Toc142917805 \h </w:instrText>
        </w:r>
        <w:r>
          <w:rPr>
            <w:noProof/>
            <w:webHidden/>
          </w:rPr>
        </w:r>
        <w:r>
          <w:rPr>
            <w:noProof/>
            <w:webHidden/>
          </w:rPr>
          <w:fldChar w:fldCharType="separate"/>
        </w:r>
        <w:r>
          <w:rPr>
            <w:noProof/>
            <w:webHidden/>
          </w:rPr>
          <w:t>8</w:t>
        </w:r>
        <w:r>
          <w:rPr>
            <w:noProof/>
            <w:webHidden/>
          </w:rPr>
          <w:fldChar w:fldCharType="end"/>
        </w:r>
      </w:hyperlink>
    </w:p>
    <w:p w14:paraId="546DAEFD" w14:textId="17DFF0BE"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06" w:history="1">
        <w:r w:rsidRPr="00DE0035">
          <w:rPr>
            <w:rStyle w:val="Hyperlink"/>
            <w:noProof/>
          </w:rPr>
          <w:t>2.1.1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High level deployment model</w:t>
        </w:r>
        <w:r>
          <w:rPr>
            <w:noProof/>
            <w:webHidden/>
          </w:rPr>
          <w:tab/>
        </w:r>
        <w:r>
          <w:rPr>
            <w:noProof/>
            <w:webHidden/>
          </w:rPr>
          <w:fldChar w:fldCharType="begin"/>
        </w:r>
        <w:r>
          <w:rPr>
            <w:noProof/>
            <w:webHidden/>
          </w:rPr>
          <w:instrText xml:space="preserve"> PAGEREF _Toc142917806 \h </w:instrText>
        </w:r>
        <w:r>
          <w:rPr>
            <w:noProof/>
            <w:webHidden/>
          </w:rPr>
        </w:r>
        <w:r>
          <w:rPr>
            <w:noProof/>
            <w:webHidden/>
          </w:rPr>
          <w:fldChar w:fldCharType="separate"/>
        </w:r>
        <w:r>
          <w:rPr>
            <w:noProof/>
            <w:webHidden/>
          </w:rPr>
          <w:t>8</w:t>
        </w:r>
        <w:r>
          <w:rPr>
            <w:noProof/>
            <w:webHidden/>
          </w:rPr>
          <w:fldChar w:fldCharType="end"/>
        </w:r>
      </w:hyperlink>
    </w:p>
    <w:p w14:paraId="0EDEF089" w14:textId="4C22D048"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07" w:history="1">
        <w:r w:rsidRPr="00DE0035">
          <w:rPr>
            <w:rStyle w:val="Hyperlink"/>
            <w:noProof/>
          </w:rPr>
          <w:t>2.1.2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High Level Workflow</w:t>
        </w:r>
        <w:r>
          <w:rPr>
            <w:noProof/>
            <w:webHidden/>
          </w:rPr>
          <w:tab/>
        </w:r>
        <w:r>
          <w:rPr>
            <w:noProof/>
            <w:webHidden/>
          </w:rPr>
          <w:fldChar w:fldCharType="begin"/>
        </w:r>
        <w:r>
          <w:rPr>
            <w:noProof/>
            <w:webHidden/>
          </w:rPr>
          <w:instrText xml:space="preserve"> PAGEREF _Toc142917807 \h </w:instrText>
        </w:r>
        <w:r>
          <w:rPr>
            <w:noProof/>
            <w:webHidden/>
          </w:rPr>
        </w:r>
        <w:r>
          <w:rPr>
            <w:noProof/>
            <w:webHidden/>
          </w:rPr>
          <w:fldChar w:fldCharType="separate"/>
        </w:r>
        <w:r>
          <w:rPr>
            <w:noProof/>
            <w:webHidden/>
          </w:rPr>
          <w:t>8</w:t>
        </w:r>
        <w:r>
          <w:rPr>
            <w:noProof/>
            <w:webHidden/>
          </w:rPr>
          <w:fldChar w:fldCharType="end"/>
        </w:r>
      </w:hyperlink>
    </w:p>
    <w:p w14:paraId="19BE7C55" w14:textId="4A0534A5"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08" w:history="1">
        <w:r w:rsidRPr="00DE0035">
          <w:rPr>
            <w:rStyle w:val="Hyperlink"/>
            <w:noProof/>
          </w:rPr>
          <w:t>2.1.3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Components of clientless ZTNA on FTD</w:t>
        </w:r>
        <w:r>
          <w:rPr>
            <w:noProof/>
            <w:webHidden/>
          </w:rPr>
          <w:tab/>
        </w:r>
        <w:r>
          <w:rPr>
            <w:noProof/>
            <w:webHidden/>
          </w:rPr>
          <w:fldChar w:fldCharType="begin"/>
        </w:r>
        <w:r>
          <w:rPr>
            <w:noProof/>
            <w:webHidden/>
          </w:rPr>
          <w:instrText xml:space="preserve"> PAGEREF _Toc142917808 \h </w:instrText>
        </w:r>
        <w:r>
          <w:rPr>
            <w:noProof/>
            <w:webHidden/>
          </w:rPr>
        </w:r>
        <w:r>
          <w:rPr>
            <w:noProof/>
            <w:webHidden/>
          </w:rPr>
          <w:fldChar w:fldCharType="separate"/>
        </w:r>
        <w:r>
          <w:rPr>
            <w:noProof/>
            <w:webHidden/>
          </w:rPr>
          <w:t>11</w:t>
        </w:r>
        <w:r>
          <w:rPr>
            <w:noProof/>
            <w:webHidden/>
          </w:rPr>
          <w:fldChar w:fldCharType="end"/>
        </w:r>
      </w:hyperlink>
    </w:p>
    <w:p w14:paraId="3BB48413" w14:textId="1EC13B1C"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10" w:history="1">
        <w:r w:rsidRPr="00DE0035">
          <w:rPr>
            <w:rStyle w:val="Hyperlink"/>
            <w:noProof/>
          </w:rPr>
          <w:t>2.1.4</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ZTNA Policy</w:t>
        </w:r>
        <w:r>
          <w:rPr>
            <w:noProof/>
            <w:webHidden/>
          </w:rPr>
          <w:tab/>
        </w:r>
        <w:r>
          <w:rPr>
            <w:noProof/>
            <w:webHidden/>
          </w:rPr>
          <w:fldChar w:fldCharType="begin"/>
        </w:r>
        <w:r>
          <w:rPr>
            <w:noProof/>
            <w:webHidden/>
          </w:rPr>
          <w:instrText xml:space="preserve"> PAGEREF _Toc142917810 \h </w:instrText>
        </w:r>
        <w:r>
          <w:rPr>
            <w:noProof/>
            <w:webHidden/>
          </w:rPr>
        </w:r>
        <w:r>
          <w:rPr>
            <w:noProof/>
            <w:webHidden/>
          </w:rPr>
          <w:fldChar w:fldCharType="separate"/>
        </w:r>
        <w:r>
          <w:rPr>
            <w:noProof/>
            <w:webHidden/>
          </w:rPr>
          <w:t>12</w:t>
        </w:r>
        <w:r>
          <w:rPr>
            <w:noProof/>
            <w:webHidden/>
          </w:rPr>
          <w:fldChar w:fldCharType="end"/>
        </w:r>
      </w:hyperlink>
    </w:p>
    <w:p w14:paraId="173B936A" w14:textId="14691F2E"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11" w:history="1">
        <w:r w:rsidRPr="00DE0035">
          <w:rPr>
            <w:rStyle w:val="Hyperlink"/>
            <w:noProof/>
            <w:lang w:val="en-IN"/>
          </w:rPr>
          <w:t>2.1.5</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Zero</w:t>
        </w:r>
        <w:r w:rsidRPr="00DE0035">
          <w:rPr>
            <w:rStyle w:val="Hyperlink"/>
            <w:noProof/>
            <w:lang w:val="en-IN"/>
          </w:rPr>
          <w:t xml:space="preserve"> Trust Application Policy</w:t>
        </w:r>
        <w:r>
          <w:rPr>
            <w:noProof/>
            <w:webHidden/>
          </w:rPr>
          <w:tab/>
        </w:r>
        <w:r>
          <w:rPr>
            <w:noProof/>
            <w:webHidden/>
          </w:rPr>
          <w:fldChar w:fldCharType="begin"/>
        </w:r>
        <w:r>
          <w:rPr>
            <w:noProof/>
            <w:webHidden/>
          </w:rPr>
          <w:instrText xml:space="preserve"> PAGEREF _Toc142917811 \h </w:instrText>
        </w:r>
        <w:r>
          <w:rPr>
            <w:noProof/>
            <w:webHidden/>
          </w:rPr>
        </w:r>
        <w:r>
          <w:rPr>
            <w:noProof/>
            <w:webHidden/>
          </w:rPr>
          <w:fldChar w:fldCharType="separate"/>
        </w:r>
        <w:r>
          <w:rPr>
            <w:noProof/>
            <w:webHidden/>
          </w:rPr>
          <w:t>13</w:t>
        </w:r>
        <w:r>
          <w:rPr>
            <w:noProof/>
            <w:webHidden/>
          </w:rPr>
          <w:fldChar w:fldCharType="end"/>
        </w:r>
      </w:hyperlink>
    </w:p>
    <w:p w14:paraId="6392FA0F" w14:textId="2218865F"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12" w:history="1">
        <w:r w:rsidRPr="00DE0035">
          <w:rPr>
            <w:rStyle w:val="Hyperlink"/>
            <w:noProof/>
            <w:lang w:val="en-IN"/>
          </w:rPr>
          <w:t>2.1.6</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Integration</w:t>
        </w:r>
        <w:r w:rsidRPr="00DE0035">
          <w:rPr>
            <w:rStyle w:val="Hyperlink"/>
            <w:noProof/>
            <w:lang w:val="en-IN"/>
          </w:rPr>
          <w:t xml:space="preserve"> with DUO SSO</w:t>
        </w:r>
        <w:r>
          <w:rPr>
            <w:noProof/>
            <w:webHidden/>
          </w:rPr>
          <w:tab/>
        </w:r>
        <w:r>
          <w:rPr>
            <w:noProof/>
            <w:webHidden/>
          </w:rPr>
          <w:fldChar w:fldCharType="begin"/>
        </w:r>
        <w:r>
          <w:rPr>
            <w:noProof/>
            <w:webHidden/>
          </w:rPr>
          <w:instrText xml:space="preserve"> PAGEREF _Toc142917812 \h </w:instrText>
        </w:r>
        <w:r>
          <w:rPr>
            <w:noProof/>
            <w:webHidden/>
          </w:rPr>
        </w:r>
        <w:r>
          <w:rPr>
            <w:noProof/>
            <w:webHidden/>
          </w:rPr>
          <w:fldChar w:fldCharType="separate"/>
        </w:r>
        <w:r>
          <w:rPr>
            <w:noProof/>
            <w:webHidden/>
          </w:rPr>
          <w:t>13</w:t>
        </w:r>
        <w:r>
          <w:rPr>
            <w:noProof/>
            <w:webHidden/>
          </w:rPr>
          <w:fldChar w:fldCharType="end"/>
        </w:r>
      </w:hyperlink>
    </w:p>
    <w:p w14:paraId="18900644" w14:textId="77FEE875"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13" w:history="1">
        <w:r w:rsidRPr="00DE0035">
          <w:rPr>
            <w:rStyle w:val="Hyperlink"/>
            <w:noProof/>
          </w:rPr>
          <w:t>2.2</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Publishing Applications</w:t>
        </w:r>
        <w:r>
          <w:rPr>
            <w:noProof/>
            <w:webHidden/>
          </w:rPr>
          <w:tab/>
        </w:r>
        <w:r>
          <w:rPr>
            <w:noProof/>
            <w:webHidden/>
          </w:rPr>
          <w:fldChar w:fldCharType="begin"/>
        </w:r>
        <w:r>
          <w:rPr>
            <w:noProof/>
            <w:webHidden/>
          </w:rPr>
          <w:instrText xml:space="preserve"> PAGEREF _Toc142917813 \h </w:instrText>
        </w:r>
        <w:r>
          <w:rPr>
            <w:noProof/>
            <w:webHidden/>
          </w:rPr>
        </w:r>
        <w:r>
          <w:rPr>
            <w:noProof/>
            <w:webHidden/>
          </w:rPr>
          <w:fldChar w:fldCharType="separate"/>
        </w:r>
        <w:r>
          <w:rPr>
            <w:noProof/>
            <w:webHidden/>
          </w:rPr>
          <w:t>14</w:t>
        </w:r>
        <w:r>
          <w:rPr>
            <w:noProof/>
            <w:webHidden/>
          </w:rPr>
          <w:fldChar w:fldCharType="end"/>
        </w:r>
      </w:hyperlink>
    </w:p>
    <w:p w14:paraId="684D18FF" w14:textId="1615C9A3"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14" w:history="1">
        <w:r w:rsidRPr="00DE0035">
          <w:rPr>
            <w:rStyle w:val="Hyperlink"/>
            <w:noProof/>
          </w:rPr>
          <w:t>2.3</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DNS Resolution</w:t>
        </w:r>
        <w:r>
          <w:rPr>
            <w:noProof/>
            <w:webHidden/>
          </w:rPr>
          <w:tab/>
        </w:r>
        <w:r>
          <w:rPr>
            <w:noProof/>
            <w:webHidden/>
          </w:rPr>
          <w:fldChar w:fldCharType="begin"/>
        </w:r>
        <w:r>
          <w:rPr>
            <w:noProof/>
            <w:webHidden/>
          </w:rPr>
          <w:instrText xml:space="preserve"> PAGEREF _Toc142917814 \h </w:instrText>
        </w:r>
        <w:r>
          <w:rPr>
            <w:noProof/>
            <w:webHidden/>
          </w:rPr>
        </w:r>
        <w:r>
          <w:rPr>
            <w:noProof/>
            <w:webHidden/>
          </w:rPr>
          <w:fldChar w:fldCharType="separate"/>
        </w:r>
        <w:r>
          <w:rPr>
            <w:noProof/>
            <w:webHidden/>
          </w:rPr>
          <w:t>15</w:t>
        </w:r>
        <w:r>
          <w:rPr>
            <w:noProof/>
            <w:webHidden/>
          </w:rPr>
          <w:fldChar w:fldCharType="end"/>
        </w:r>
      </w:hyperlink>
    </w:p>
    <w:p w14:paraId="70C4D49D" w14:textId="732074C7"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15" w:history="1">
        <w:r w:rsidRPr="00DE0035">
          <w:rPr>
            <w:rStyle w:val="Hyperlink"/>
            <w:noProof/>
          </w:rPr>
          <w:t>2.4</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Authenticating Users</w:t>
        </w:r>
        <w:r>
          <w:rPr>
            <w:noProof/>
            <w:webHidden/>
          </w:rPr>
          <w:tab/>
        </w:r>
        <w:r>
          <w:rPr>
            <w:noProof/>
            <w:webHidden/>
          </w:rPr>
          <w:fldChar w:fldCharType="begin"/>
        </w:r>
        <w:r>
          <w:rPr>
            <w:noProof/>
            <w:webHidden/>
          </w:rPr>
          <w:instrText xml:space="preserve"> PAGEREF _Toc142917815 \h </w:instrText>
        </w:r>
        <w:r>
          <w:rPr>
            <w:noProof/>
            <w:webHidden/>
          </w:rPr>
        </w:r>
        <w:r>
          <w:rPr>
            <w:noProof/>
            <w:webHidden/>
          </w:rPr>
          <w:fldChar w:fldCharType="separate"/>
        </w:r>
        <w:r>
          <w:rPr>
            <w:noProof/>
            <w:webHidden/>
          </w:rPr>
          <w:t>15</w:t>
        </w:r>
        <w:r>
          <w:rPr>
            <w:noProof/>
            <w:webHidden/>
          </w:rPr>
          <w:fldChar w:fldCharType="end"/>
        </w:r>
      </w:hyperlink>
    </w:p>
    <w:p w14:paraId="4A1D6D0B" w14:textId="6C89B339"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16" w:history="1">
        <w:r w:rsidRPr="00DE0035">
          <w:rPr>
            <w:rStyle w:val="Hyperlink"/>
            <w:noProof/>
          </w:rPr>
          <w:t>2.4.1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TLS Termination</w:t>
        </w:r>
        <w:r>
          <w:rPr>
            <w:noProof/>
            <w:webHidden/>
          </w:rPr>
          <w:tab/>
        </w:r>
        <w:r>
          <w:rPr>
            <w:noProof/>
            <w:webHidden/>
          </w:rPr>
          <w:fldChar w:fldCharType="begin"/>
        </w:r>
        <w:r>
          <w:rPr>
            <w:noProof/>
            <w:webHidden/>
          </w:rPr>
          <w:instrText xml:space="preserve"> PAGEREF _Toc142917816 \h </w:instrText>
        </w:r>
        <w:r>
          <w:rPr>
            <w:noProof/>
            <w:webHidden/>
          </w:rPr>
        </w:r>
        <w:r>
          <w:rPr>
            <w:noProof/>
            <w:webHidden/>
          </w:rPr>
          <w:fldChar w:fldCharType="separate"/>
        </w:r>
        <w:r>
          <w:rPr>
            <w:noProof/>
            <w:webHidden/>
          </w:rPr>
          <w:t>16</w:t>
        </w:r>
        <w:r>
          <w:rPr>
            <w:noProof/>
            <w:webHidden/>
          </w:rPr>
          <w:fldChar w:fldCharType="end"/>
        </w:r>
      </w:hyperlink>
    </w:p>
    <w:p w14:paraId="65ED08F3" w14:textId="3736ECE7"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17" w:history="1">
        <w:r w:rsidRPr="00DE0035">
          <w:rPr>
            <w:rStyle w:val="Hyperlink"/>
            <w:noProof/>
          </w:rPr>
          <w:t>2.4.2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SAML Redirection</w:t>
        </w:r>
        <w:r>
          <w:rPr>
            <w:noProof/>
            <w:webHidden/>
          </w:rPr>
          <w:tab/>
        </w:r>
        <w:r>
          <w:rPr>
            <w:noProof/>
            <w:webHidden/>
          </w:rPr>
          <w:fldChar w:fldCharType="begin"/>
        </w:r>
        <w:r>
          <w:rPr>
            <w:noProof/>
            <w:webHidden/>
          </w:rPr>
          <w:instrText xml:space="preserve"> PAGEREF _Toc142917817 \h </w:instrText>
        </w:r>
        <w:r>
          <w:rPr>
            <w:noProof/>
            <w:webHidden/>
          </w:rPr>
        </w:r>
        <w:r>
          <w:rPr>
            <w:noProof/>
            <w:webHidden/>
          </w:rPr>
          <w:fldChar w:fldCharType="separate"/>
        </w:r>
        <w:r>
          <w:rPr>
            <w:noProof/>
            <w:webHidden/>
          </w:rPr>
          <w:t>16</w:t>
        </w:r>
        <w:r>
          <w:rPr>
            <w:noProof/>
            <w:webHidden/>
          </w:rPr>
          <w:fldChar w:fldCharType="end"/>
        </w:r>
      </w:hyperlink>
    </w:p>
    <w:p w14:paraId="517D36D5" w14:textId="1A7CBCC8"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18" w:history="1">
        <w:r w:rsidRPr="00DE0035">
          <w:rPr>
            <w:rStyle w:val="Hyperlink"/>
            <w:noProof/>
          </w:rPr>
          <w:t>2.4.3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SAML Assertion Consumption</w:t>
        </w:r>
        <w:r>
          <w:rPr>
            <w:noProof/>
            <w:webHidden/>
          </w:rPr>
          <w:tab/>
        </w:r>
        <w:r>
          <w:rPr>
            <w:noProof/>
            <w:webHidden/>
          </w:rPr>
          <w:fldChar w:fldCharType="begin"/>
        </w:r>
        <w:r>
          <w:rPr>
            <w:noProof/>
            <w:webHidden/>
          </w:rPr>
          <w:instrText xml:space="preserve"> PAGEREF _Toc142917818 \h </w:instrText>
        </w:r>
        <w:r>
          <w:rPr>
            <w:noProof/>
            <w:webHidden/>
          </w:rPr>
        </w:r>
        <w:r>
          <w:rPr>
            <w:noProof/>
            <w:webHidden/>
          </w:rPr>
          <w:fldChar w:fldCharType="separate"/>
        </w:r>
        <w:r>
          <w:rPr>
            <w:noProof/>
            <w:webHidden/>
          </w:rPr>
          <w:t>16</w:t>
        </w:r>
        <w:r>
          <w:rPr>
            <w:noProof/>
            <w:webHidden/>
          </w:rPr>
          <w:fldChar w:fldCharType="end"/>
        </w:r>
      </w:hyperlink>
    </w:p>
    <w:p w14:paraId="4BAD5A14" w14:textId="0FFEA9B7"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19" w:history="1">
        <w:r w:rsidRPr="00DE0035">
          <w:rPr>
            <w:rStyle w:val="Hyperlink"/>
            <w:noProof/>
          </w:rPr>
          <w:t>2.4.4</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Authentication Metadata Population</w:t>
        </w:r>
        <w:r>
          <w:rPr>
            <w:noProof/>
            <w:webHidden/>
          </w:rPr>
          <w:tab/>
        </w:r>
        <w:r>
          <w:rPr>
            <w:noProof/>
            <w:webHidden/>
          </w:rPr>
          <w:fldChar w:fldCharType="begin"/>
        </w:r>
        <w:r>
          <w:rPr>
            <w:noProof/>
            <w:webHidden/>
          </w:rPr>
          <w:instrText xml:space="preserve"> PAGEREF _Toc142917819 \h </w:instrText>
        </w:r>
        <w:r>
          <w:rPr>
            <w:noProof/>
            <w:webHidden/>
          </w:rPr>
        </w:r>
        <w:r>
          <w:rPr>
            <w:noProof/>
            <w:webHidden/>
          </w:rPr>
          <w:fldChar w:fldCharType="separate"/>
        </w:r>
        <w:r>
          <w:rPr>
            <w:noProof/>
            <w:webHidden/>
          </w:rPr>
          <w:t>16</w:t>
        </w:r>
        <w:r>
          <w:rPr>
            <w:noProof/>
            <w:webHidden/>
          </w:rPr>
          <w:fldChar w:fldCharType="end"/>
        </w:r>
      </w:hyperlink>
    </w:p>
    <w:p w14:paraId="54657CCB" w14:textId="24EDACFE"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20" w:history="1">
        <w:r w:rsidRPr="00DE0035">
          <w:rPr>
            <w:rStyle w:val="Hyperlink"/>
            <w:noProof/>
          </w:rPr>
          <w:t>2.5</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Authorizing User to App Access</w:t>
        </w:r>
        <w:r>
          <w:rPr>
            <w:noProof/>
            <w:webHidden/>
          </w:rPr>
          <w:tab/>
        </w:r>
        <w:r>
          <w:rPr>
            <w:noProof/>
            <w:webHidden/>
          </w:rPr>
          <w:fldChar w:fldCharType="begin"/>
        </w:r>
        <w:r>
          <w:rPr>
            <w:noProof/>
            <w:webHidden/>
          </w:rPr>
          <w:instrText xml:space="preserve"> PAGEREF _Toc142917820 \h </w:instrText>
        </w:r>
        <w:r>
          <w:rPr>
            <w:noProof/>
            <w:webHidden/>
          </w:rPr>
        </w:r>
        <w:r>
          <w:rPr>
            <w:noProof/>
            <w:webHidden/>
          </w:rPr>
          <w:fldChar w:fldCharType="separate"/>
        </w:r>
        <w:r>
          <w:rPr>
            <w:noProof/>
            <w:webHidden/>
          </w:rPr>
          <w:t>16</w:t>
        </w:r>
        <w:r>
          <w:rPr>
            <w:noProof/>
            <w:webHidden/>
          </w:rPr>
          <w:fldChar w:fldCharType="end"/>
        </w:r>
      </w:hyperlink>
    </w:p>
    <w:p w14:paraId="5471552E" w14:textId="3FDA8355"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21" w:history="1">
        <w:r w:rsidRPr="00DE0035">
          <w:rPr>
            <w:rStyle w:val="Hyperlink"/>
            <w:noProof/>
          </w:rPr>
          <w:t>2.5.1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Auth Classification Rules</w:t>
        </w:r>
        <w:r>
          <w:rPr>
            <w:noProof/>
            <w:webHidden/>
          </w:rPr>
          <w:tab/>
        </w:r>
        <w:r>
          <w:rPr>
            <w:noProof/>
            <w:webHidden/>
          </w:rPr>
          <w:fldChar w:fldCharType="begin"/>
        </w:r>
        <w:r>
          <w:rPr>
            <w:noProof/>
            <w:webHidden/>
          </w:rPr>
          <w:instrText xml:space="preserve"> PAGEREF _Toc142917821 \h </w:instrText>
        </w:r>
        <w:r>
          <w:rPr>
            <w:noProof/>
            <w:webHidden/>
          </w:rPr>
        </w:r>
        <w:r>
          <w:rPr>
            <w:noProof/>
            <w:webHidden/>
          </w:rPr>
          <w:fldChar w:fldCharType="separate"/>
        </w:r>
        <w:r>
          <w:rPr>
            <w:noProof/>
            <w:webHidden/>
          </w:rPr>
          <w:t>16</w:t>
        </w:r>
        <w:r>
          <w:rPr>
            <w:noProof/>
            <w:webHidden/>
          </w:rPr>
          <w:fldChar w:fldCharType="end"/>
        </w:r>
      </w:hyperlink>
    </w:p>
    <w:p w14:paraId="1ADDB2F5" w14:textId="3C8630CD"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22" w:history="1">
        <w:r w:rsidRPr="00DE0035">
          <w:rPr>
            <w:rStyle w:val="Hyperlink"/>
            <w:noProof/>
          </w:rPr>
          <w:t>2.5.2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Auth Database Population</w:t>
        </w:r>
        <w:r>
          <w:rPr>
            <w:noProof/>
            <w:webHidden/>
          </w:rPr>
          <w:tab/>
        </w:r>
        <w:r>
          <w:rPr>
            <w:noProof/>
            <w:webHidden/>
          </w:rPr>
          <w:fldChar w:fldCharType="begin"/>
        </w:r>
        <w:r>
          <w:rPr>
            <w:noProof/>
            <w:webHidden/>
          </w:rPr>
          <w:instrText xml:space="preserve"> PAGEREF _Toc142917822 \h </w:instrText>
        </w:r>
        <w:r>
          <w:rPr>
            <w:noProof/>
            <w:webHidden/>
          </w:rPr>
        </w:r>
        <w:r>
          <w:rPr>
            <w:noProof/>
            <w:webHidden/>
          </w:rPr>
          <w:fldChar w:fldCharType="separate"/>
        </w:r>
        <w:r>
          <w:rPr>
            <w:noProof/>
            <w:webHidden/>
          </w:rPr>
          <w:t>17</w:t>
        </w:r>
        <w:r>
          <w:rPr>
            <w:noProof/>
            <w:webHidden/>
          </w:rPr>
          <w:fldChar w:fldCharType="end"/>
        </w:r>
      </w:hyperlink>
    </w:p>
    <w:p w14:paraId="46273466" w14:textId="3B2D92E2"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23" w:history="1">
        <w:r w:rsidRPr="00DE0035">
          <w:rPr>
            <w:rStyle w:val="Hyperlink"/>
            <w:noProof/>
          </w:rPr>
          <w:t>2.5.3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Auth Database Validation</w:t>
        </w:r>
        <w:r>
          <w:rPr>
            <w:noProof/>
            <w:webHidden/>
          </w:rPr>
          <w:tab/>
        </w:r>
        <w:r>
          <w:rPr>
            <w:noProof/>
            <w:webHidden/>
          </w:rPr>
          <w:fldChar w:fldCharType="begin"/>
        </w:r>
        <w:r>
          <w:rPr>
            <w:noProof/>
            <w:webHidden/>
          </w:rPr>
          <w:instrText xml:space="preserve"> PAGEREF _Toc142917823 \h </w:instrText>
        </w:r>
        <w:r>
          <w:rPr>
            <w:noProof/>
            <w:webHidden/>
          </w:rPr>
        </w:r>
        <w:r>
          <w:rPr>
            <w:noProof/>
            <w:webHidden/>
          </w:rPr>
          <w:fldChar w:fldCharType="separate"/>
        </w:r>
        <w:r>
          <w:rPr>
            <w:noProof/>
            <w:webHidden/>
          </w:rPr>
          <w:t>17</w:t>
        </w:r>
        <w:r>
          <w:rPr>
            <w:noProof/>
            <w:webHidden/>
          </w:rPr>
          <w:fldChar w:fldCharType="end"/>
        </w:r>
      </w:hyperlink>
    </w:p>
    <w:p w14:paraId="69120D43" w14:textId="09C5C96A"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24" w:history="1">
        <w:r w:rsidRPr="00DE0035">
          <w:rPr>
            <w:rStyle w:val="Hyperlink"/>
            <w:noProof/>
          </w:rPr>
          <w:t>2.5.4</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Cookie Validation</w:t>
        </w:r>
        <w:r>
          <w:rPr>
            <w:noProof/>
            <w:webHidden/>
          </w:rPr>
          <w:tab/>
        </w:r>
        <w:r>
          <w:rPr>
            <w:noProof/>
            <w:webHidden/>
          </w:rPr>
          <w:fldChar w:fldCharType="begin"/>
        </w:r>
        <w:r>
          <w:rPr>
            <w:noProof/>
            <w:webHidden/>
          </w:rPr>
          <w:instrText xml:space="preserve"> PAGEREF _Toc142917824 \h </w:instrText>
        </w:r>
        <w:r>
          <w:rPr>
            <w:noProof/>
            <w:webHidden/>
          </w:rPr>
        </w:r>
        <w:r>
          <w:rPr>
            <w:noProof/>
            <w:webHidden/>
          </w:rPr>
          <w:fldChar w:fldCharType="separate"/>
        </w:r>
        <w:r>
          <w:rPr>
            <w:noProof/>
            <w:webHidden/>
          </w:rPr>
          <w:t>17</w:t>
        </w:r>
        <w:r>
          <w:rPr>
            <w:noProof/>
            <w:webHidden/>
          </w:rPr>
          <w:fldChar w:fldCharType="end"/>
        </w:r>
      </w:hyperlink>
    </w:p>
    <w:p w14:paraId="7493A5DE" w14:textId="3F0DC422"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25" w:history="1">
        <w:r w:rsidRPr="00DE0035">
          <w:rPr>
            <w:rStyle w:val="Hyperlink"/>
            <w:noProof/>
          </w:rPr>
          <w:t>2.5.5</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Re-authenticating Users</w:t>
        </w:r>
        <w:r>
          <w:rPr>
            <w:noProof/>
            <w:webHidden/>
          </w:rPr>
          <w:tab/>
        </w:r>
        <w:r>
          <w:rPr>
            <w:noProof/>
            <w:webHidden/>
          </w:rPr>
          <w:fldChar w:fldCharType="begin"/>
        </w:r>
        <w:r>
          <w:rPr>
            <w:noProof/>
            <w:webHidden/>
          </w:rPr>
          <w:instrText xml:space="preserve"> PAGEREF _Toc142917825 \h </w:instrText>
        </w:r>
        <w:r>
          <w:rPr>
            <w:noProof/>
            <w:webHidden/>
          </w:rPr>
        </w:r>
        <w:r>
          <w:rPr>
            <w:noProof/>
            <w:webHidden/>
          </w:rPr>
          <w:fldChar w:fldCharType="separate"/>
        </w:r>
        <w:r>
          <w:rPr>
            <w:noProof/>
            <w:webHidden/>
          </w:rPr>
          <w:t>18</w:t>
        </w:r>
        <w:r>
          <w:rPr>
            <w:noProof/>
            <w:webHidden/>
          </w:rPr>
          <w:fldChar w:fldCharType="end"/>
        </w:r>
      </w:hyperlink>
    </w:p>
    <w:p w14:paraId="5F4F3061" w14:textId="71649252"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26" w:history="1">
        <w:r w:rsidRPr="00DE0035">
          <w:rPr>
            <w:rStyle w:val="Hyperlink"/>
            <w:noProof/>
          </w:rPr>
          <w:t>2.6</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Application groups</w:t>
        </w:r>
        <w:r>
          <w:rPr>
            <w:noProof/>
            <w:webHidden/>
          </w:rPr>
          <w:tab/>
        </w:r>
        <w:r>
          <w:rPr>
            <w:noProof/>
            <w:webHidden/>
          </w:rPr>
          <w:fldChar w:fldCharType="begin"/>
        </w:r>
        <w:r>
          <w:rPr>
            <w:noProof/>
            <w:webHidden/>
          </w:rPr>
          <w:instrText xml:space="preserve"> PAGEREF _Toc142917826 \h </w:instrText>
        </w:r>
        <w:r>
          <w:rPr>
            <w:noProof/>
            <w:webHidden/>
          </w:rPr>
        </w:r>
        <w:r>
          <w:rPr>
            <w:noProof/>
            <w:webHidden/>
          </w:rPr>
          <w:fldChar w:fldCharType="separate"/>
        </w:r>
        <w:r>
          <w:rPr>
            <w:noProof/>
            <w:webHidden/>
          </w:rPr>
          <w:t>18</w:t>
        </w:r>
        <w:r>
          <w:rPr>
            <w:noProof/>
            <w:webHidden/>
          </w:rPr>
          <w:fldChar w:fldCharType="end"/>
        </w:r>
      </w:hyperlink>
    </w:p>
    <w:p w14:paraId="7BFFE774" w14:textId="7C73A40A"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27" w:history="1">
        <w:r w:rsidRPr="00DE0035">
          <w:rPr>
            <w:rStyle w:val="Hyperlink"/>
            <w:noProof/>
          </w:rPr>
          <w:t>2.7</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HTTP2 protocol support</w:t>
        </w:r>
        <w:r>
          <w:rPr>
            <w:noProof/>
            <w:webHidden/>
          </w:rPr>
          <w:tab/>
        </w:r>
        <w:r>
          <w:rPr>
            <w:noProof/>
            <w:webHidden/>
          </w:rPr>
          <w:fldChar w:fldCharType="begin"/>
        </w:r>
        <w:r>
          <w:rPr>
            <w:noProof/>
            <w:webHidden/>
          </w:rPr>
          <w:instrText xml:space="preserve"> PAGEREF _Toc142917827 \h </w:instrText>
        </w:r>
        <w:r>
          <w:rPr>
            <w:noProof/>
            <w:webHidden/>
          </w:rPr>
        </w:r>
        <w:r>
          <w:rPr>
            <w:noProof/>
            <w:webHidden/>
          </w:rPr>
          <w:fldChar w:fldCharType="separate"/>
        </w:r>
        <w:r>
          <w:rPr>
            <w:noProof/>
            <w:webHidden/>
          </w:rPr>
          <w:t>19</w:t>
        </w:r>
        <w:r>
          <w:rPr>
            <w:noProof/>
            <w:webHidden/>
          </w:rPr>
          <w:fldChar w:fldCharType="end"/>
        </w:r>
      </w:hyperlink>
    </w:p>
    <w:p w14:paraId="235F54C3" w14:textId="02826B32"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28" w:history="1">
        <w:r w:rsidRPr="00DE0035">
          <w:rPr>
            <w:rStyle w:val="Hyperlink"/>
            <w:noProof/>
          </w:rPr>
          <w:t>2.8</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Failover Support</w:t>
        </w:r>
        <w:r>
          <w:rPr>
            <w:noProof/>
            <w:webHidden/>
          </w:rPr>
          <w:tab/>
        </w:r>
        <w:r>
          <w:rPr>
            <w:noProof/>
            <w:webHidden/>
          </w:rPr>
          <w:fldChar w:fldCharType="begin"/>
        </w:r>
        <w:r>
          <w:rPr>
            <w:noProof/>
            <w:webHidden/>
          </w:rPr>
          <w:instrText xml:space="preserve"> PAGEREF _Toc142917828 \h </w:instrText>
        </w:r>
        <w:r>
          <w:rPr>
            <w:noProof/>
            <w:webHidden/>
          </w:rPr>
        </w:r>
        <w:r>
          <w:rPr>
            <w:noProof/>
            <w:webHidden/>
          </w:rPr>
          <w:fldChar w:fldCharType="separate"/>
        </w:r>
        <w:r>
          <w:rPr>
            <w:noProof/>
            <w:webHidden/>
          </w:rPr>
          <w:t>19</w:t>
        </w:r>
        <w:r>
          <w:rPr>
            <w:noProof/>
            <w:webHidden/>
          </w:rPr>
          <w:fldChar w:fldCharType="end"/>
        </w:r>
      </w:hyperlink>
    </w:p>
    <w:p w14:paraId="1B438DFD" w14:textId="091CBE2A"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29" w:history="1">
        <w:r w:rsidRPr="00DE0035">
          <w:rPr>
            <w:rStyle w:val="Hyperlink"/>
            <w:noProof/>
          </w:rPr>
          <w:t>2.9</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Cluster Support</w:t>
        </w:r>
        <w:r>
          <w:rPr>
            <w:noProof/>
            <w:webHidden/>
          </w:rPr>
          <w:tab/>
        </w:r>
        <w:r>
          <w:rPr>
            <w:noProof/>
            <w:webHidden/>
          </w:rPr>
          <w:fldChar w:fldCharType="begin"/>
        </w:r>
        <w:r>
          <w:rPr>
            <w:noProof/>
            <w:webHidden/>
          </w:rPr>
          <w:instrText xml:space="preserve"> PAGEREF _Toc142917829 \h </w:instrText>
        </w:r>
        <w:r>
          <w:rPr>
            <w:noProof/>
            <w:webHidden/>
          </w:rPr>
        </w:r>
        <w:r>
          <w:rPr>
            <w:noProof/>
            <w:webHidden/>
          </w:rPr>
          <w:fldChar w:fldCharType="separate"/>
        </w:r>
        <w:r>
          <w:rPr>
            <w:noProof/>
            <w:webHidden/>
          </w:rPr>
          <w:t>19</w:t>
        </w:r>
        <w:r>
          <w:rPr>
            <w:noProof/>
            <w:webHidden/>
          </w:rPr>
          <w:fldChar w:fldCharType="end"/>
        </w:r>
      </w:hyperlink>
    </w:p>
    <w:p w14:paraId="09AAF1E3" w14:textId="7E8BB23E"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30" w:history="1">
        <w:r w:rsidRPr="00DE0035">
          <w:rPr>
            <w:rStyle w:val="Hyperlink"/>
            <w:noProof/>
          </w:rPr>
          <w:t>2.10</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WebVPN Migration Support</w:t>
        </w:r>
        <w:r>
          <w:rPr>
            <w:noProof/>
            <w:webHidden/>
          </w:rPr>
          <w:tab/>
        </w:r>
        <w:r>
          <w:rPr>
            <w:noProof/>
            <w:webHidden/>
          </w:rPr>
          <w:fldChar w:fldCharType="begin"/>
        </w:r>
        <w:r>
          <w:rPr>
            <w:noProof/>
            <w:webHidden/>
          </w:rPr>
          <w:instrText xml:space="preserve"> PAGEREF _Toc142917830 \h </w:instrText>
        </w:r>
        <w:r>
          <w:rPr>
            <w:noProof/>
            <w:webHidden/>
          </w:rPr>
        </w:r>
        <w:r>
          <w:rPr>
            <w:noProof/>
            <w:webHidden/>
          </w:rPr>
          <w:fldChar w:fldCharType="separate"/>
        </w:r>
        <w:r>
          <w:rPr>
            <w:noProof/>
            <w:webHidden/>
          </w:rPr>
          <w:t>20</w:t>
        </w:r>
        <w:r>
          <w:rPr>
            <w:noProof/>
            <w:webHidden/>
          </w:rPr>
          <w:fldChar w:fldCharType="end"/>
        </w:r>
      </w:hyperlink>
    </w:p>
    <w:p w14:paraId="7E0E562C" w14:textId="20A0B891"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31" w:history="1">
        <w:r w:rsidRPr="00DE0035">
          <w:rPr>
            <w:rStyle w:val="Hyperlink"/>
            <w:noProof/>
          </w:rPr>
          <w:t>2.11</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ZTNA Firewall Plugin</w:t>
        </w:r>
        <w:r>
          <w:rPr>
            <w:noProof/>
            <w:webHidden/>
          </w:rPr>
          <w:tab/>
        </w:r>
        <w:r>
          <w:rPr>
            <w:noProof/>
            <w:webHidden/>
          </w:rPr>
          <w:fldChar w:fldCharType="begin"/>
        </w:r>
        <w:r>
          <w:rPr>
            <w:noProof/>
            <w:webHidden/>
          </w:rPr>
          <w:instrText xml:space="preserve"> PAGEREF _Toc142917831 \h </w:instrText>
        </w:r>
        <w:r>
          <w:rPr>
            <w:noProof/>
            <w:webHidden/>
          </w:rPr>
        </w:r>
        <w:r>
          <w:rPr>
            <w:noProof/>
            <w:webHidden/>
          </w:rPr>
          <w:fldChar w:fldCharType="separate"/>
        </w:r>
        <w:r>
          <w:rPr>
            <w:noProof/>
            <w:webHidden/>
          </w:rPr>
          <w:t>20</w:t>
        </w:r>
        <w:r>
          <w:rPr>
            <w:noProof/>
            <w:webHidden/>
          </w:rPr>
          <w:fldChar w:fldCharType="end"/>
        </w:r>
      </w:hyperlink>
    </w:p>
    <w:p w14:paraId="070CC57B" w14:textId="41FD7A62"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32" w:history="1">
        <w:r w:rsidRPr="00DE0035">
          <w:rPr>
            <w:rStyle w:val="Hyperlink"/>
            <w:noProof/>
          </w:rPr>
          <w:t>2.11.1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ztna.rules</w:t>
        </w:r>
        <w:r>
          <w:rPr>
            <w:noProof/>
            <w:webHidden/>
          </w:rPr>
          <w:tab/>
        </w:r>
        <w:r>
          <w:rPr>
            <w:noProof/>
            <w:webHidden/>
          </w:rPr>
          <w:fldChar w:fldCharType="begin"/>
        </w:r>
        <w:r>
          <w:rPr>
            <w:noProof/>
            <w:webHidden/>
          </w:rPr>
          <w:instrText xml:space="preserve"> PAGEREF _Toc142917832 \h </w:instrText>
        </w:r>
        <w:r>
          <w:rPr>
            <w:noProof/>
            <w:webHidden/>
          </w:rPr>
        </w:r>
        <w:r>
          <w:rPr>
            <w:noProof/>
            <w:webHidden/>
          </w:rPr>
          <w:fldChar w:fldCharType="separate"/>
        </w:r>
        <w:r>
          <w:rPr>
            <w:noProof/>
            <w:webHidden/>
          </w:rPr>
          <w:t>20</w:t>
        </w:r>
        <w:r>
          <w:rPr>
            <w:noProof/>
            <w:webHidden/>
          </w:rPr>
          <w:fldChar w:fldCharType="end"/>
        </w:r>
      </w:hyperlink>
    </w:p>
    <w:p w14:paraId="1000BDF4" w14:textId="247615EC"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33" w:history="1">
        <w:r w:rsidRPr="00DE0035">
          <w:rPr>
            <w:rStyle w:val="Hyperlink"/>
            <w:noProof/>
          </w:rPr>
          <w:t>2.11.2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zero_trust.lua</w:t>
        </w:r>
        <w:r>
          <w:rPr>
            <w:noProof/>
            <w:webHidden/>
          </w:rPr>
          <w:tab/>
        </w:r>
        <w:r>
          <w:rPr>
            <w:noProof/>
            <w:webHidden/>
          </w:rPr>
          <w:fldChar w:fldCharType="begin"/>
        </w:r>
        <w:r>
          <w:rPr>
            <w:noProof/>
            <w:webHidden/>
          </w:rPr>
          <w:instrText xml:space="preserve"> PAGEREF _Toc142917833 \h </w:instrText>
        </w:r>
        <w:r>
          <w:rPr>
            <w:noProof/>
            <w:webHidden/>
          </w:rPr>
        </w:r>
        <w:r>
          <w:rPr>
            <w:noProof/>
            <w:webHidden/>
          </w:rPr>
          <w:fldChar w:fldCharType="separate"/>
        </w:r>
        <w:r>
          <w:rPr>
            <w:noProof/>
            <w:webHidden/>
          </w:rPr>
          <w:t>21</w:t>
        </w:r>
        <w:r>
          <w:rPr>
            <w:noProof/>
            <w:webHidden/>
          </w:rPr>
          <w:fldChar w:fldCharType="end"/>
        </w:r>
      </w:hyperlink>
    </w:p>
    <w:p w14:paraId="0783EAF2" w14:textId="0896542D"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34" w:history="1">
        <w:r w:rsidRPr="00DE0035">
          <w:rPr>
            <w:rStyle w:val="Hyperlink"/>
            <w:noProof/>
          </w:rPr>
          <w:t>2.11.3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ZTNA Event</w:t>
        </w:r>
        <w:r>
          <w:rPr>
            <w:noProof/>
            <w:webHidden/>
          </w:rPr>
          <w:tab/>
        </w:r>
        <w:r>
          <w:rPr>
            <w:noProof/>
            <w:webHidden/>
          </w:rPr>
          <w:fldChar w:fldCharType="begin"/>
        </w:r>
        <w:r>
          <w:rPr>
            <w:noProof/>
            <w:webHidden/>
          </w:rPr>
          <w:instrText xml:space="preserve"> PAGEREF _Toc142917834 \h </w:instrText>
        </w:r>
        <w:r>
          <w:rPr>
            <w:noProof/>
            <w:webHidden/>
          </w:rPr>
        </w:r>
        <w:r>
          <w:rPr>
            <w:noProof/>
            <w:webHidden/>
          </w:rPr>
          <w:fldChar w:fldCharType="separate"/>
        </w:r>
        <w:r>
          <w:rPr>
            <w:noProof/>
            <w:webHidden/>
          </w:rPr>
          <w:t>22</w:t>
        </w:r>
        <w:r>
          <w:rPr>
            <w:noProof/>
            <w:webHidden/>
          </w:rPr>
          <w:fldChar w:fldCharType="end"/>
        </w:r>
      </w:hyperlink>
    </w:p>
    <w:p w14:paraId="6AD90D52" w14:textId="2029CD42"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35" w:history="1">
        <w:r w:rsidRPr="00DE0035">
          <w:rPr>
            <w:rStyle w:val="Hyperlink"/>
            <w:noProof/>
          </w:rPr>
          <w:t>2.12</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Source NAT for clientless ZTNA</w:t>
        </w:r>
        <w:r>
          <w:rPr>
            <w:noProof/>
            <w:webHidden/>
          </w:rPr>
          <w:tab/>
        </w:r>
        <w:r>
          <w:rPr>
            <w:noProof/>
            <w:webHidden/>
          </w:rPr>
          <w:fldChar w:fldCharType="begin"/>
        </w:r>
        <w:r>
          <w:rPr>
            <w:noProof/>
            <w:webHidden/>
          </w:rPr>
          <w:instrText xml:space="preserve"> PAGEREF _Toc142917835 \h </w:instrText>
        </w:r>
        <w:r>
          <w:rPr>
            <w:noProof/>
            <w:webHidden/>
          </w:rPr>
        </w:r>
        <w:r>
          <w:rPr>
            <w:noProof/>
            <w:webHidden/>
          </w:rPr>
          <w:fldChar w:fldCharType="separate"/>
        </w:r>
        <w:r>
          <w:rPr>
            <w:noProof/>
            <w:webHidden/>
          </w:rPr>
          <w:t>22</w:t>
        </w:r>
        <w:r>
          <w:rPr>
            <w:noProof/>
            <w:webHidden/>
          </w:rPr>
          <w:fldChar w:fldCharType="end"/>
        </w:r>
      </w:hyperlink>
    </w:p>
    <w:p w14:paraId="23E0E09A" w14:textId="0E25E097"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36" w:history="1">
        <w:r w:rsidRPr="00DE0035">
          <w:rPr>
            <w:rStyle w:val="Hyperlink"/>
            <w:bCs/>
            <w:noProof/>
            <w:lang w:val="en-IN"/>
          </w:rPr>
          <w:t xml:space="preserve">2.13 </w:t>
        </w:r>
        <w:r w:rsidRPr="00DE0035">
          <w:rPr>
            <w:rStyle w:val="Hyperlink"/>
            <w:noProof/>
          </w:rPr>
          <w:t>ZTNA Diagnostics tool</w:t>
        </w:r>
        <w:r>
          <w:rPr>
            <w:noProof/>
            <w:webHidden/>
          </w:rPr>
          <w:tab/>
        </w:r>
        <w:r>
          <w:rPr>
            <w:noProof/>
            <w:webHidden/>
          </w:rPr>
          <w:fldChar w:fldCharType="begin"/>
        </w:r>
        <w:r>
          <w:rPr>
            <w:noProof/>
            <w:webHidden/>
          </w:rPr>
          <w:instrText xml:space="preserve"> PAGEREF _Toc142917836 \h </w:instrText>
        </w:r>
        <w:r>
          <w:rPr>
            <w:noProof/>
            <w:webHidden/>
          </w:rPr>
        </w:r>
        <w:r>
          <w:rPr>
            <w:noProof/>
            <w:webHidden/>
          </w:rPr>
          <w:fldChar w:fldCharType="separate"/>
        </w:r>
        <w:r>
          <w:rPr>
            <w:noProof/>
            <w:webHidden/>
          </w:rPr>
          <w:t>24</w:t>
        </w:r>
        <w:r>
          <w:rPr>
            <w:noProof/>
            <w:webHidden/>
          </w:rPr>
          <w:fldChar w:fldCharType="end"/>
        </w:r>
      </w:hyperlink>
    </w:p>
    <w:p w14:paraId="0515374F" w14:textId="3BADBE24"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837" w:history="1">
        <w:r w:rsidRPr="00DE0035">
          <w:rPr>
            <w:rStyle w:val="Hyperlink"/>
            <w:noProof/>
          </w:rPr>
          <w:t>3</w:t>
        </w:r>
        <w:r>
          <w:rPr>
            <w:rFonts w:eastAsiaTheme="minorEastAsia" w:cstheme="minorBidi"/>
            <w:b w:val="0"/>
            <w:bCs w:val="0"/>
            <w:caps w:val="0"/>
            <w:noProof/>
            <w:snapToGrid/>
            <w:color w:val="auto"/>
            <w:kern w:val="2"/>
            <w:sz w:val="24"/>
            <w:szCs w:val="24"/>
            <w:lang w:val="en-IN" w:eastAsia="en-GB"/>
            <w14:ligatures w14:val="standardContextual"/>
          </w:rPr>
          <w:tab/>
        </w:r>
        <w:r w:rsidRPr="00DE0035">
          <w:rPr>
            <w:rStyle w:val="Hyperlink"/>
            <w:noProof/>
          </w:rPr>
          <w:t>Software Requirements</w:t>
        </w:r>
        <w:r>
          <w:rPr>
            <w:noProof/>
            <w:webHidden/>
          </w:rPr>
          <w:tab/>
        </w:r>
        <w:r>
          <w:rPr>
            <w:noProof/>
            <w:webHidden/>
          </w:rPr>
          <w:fldChar w:fldCharType="begin"/>
        </w:r>
        <w:r>
          <w:rPr>
            <w:noProof/>
            <w:webHidden/>
          </w:rPr>
          <w:instrText xml:space="preserve"> PAGEREF _Toc142917837 \h </w:instrText>
        </w:r>
        <w:r>
          <w:rPr>
            <w:noProof/>
            <w:webHidden/>
          </w:rPr>
        </w:r>
        <w:r>
          <w:rPr>
            <w:noProof/>
            <w:webHidden/>
          </w:rPr>
          <w:fldChar w:fldCharType="separate"/>
        </w:r>
        <w:r>
          <w:rPr>
            <w:noProof/>
            <w:webHidden/>
          </w:rPr>
          <w:t>27</w:t>
        </w:r>
        <w:r>
          <w:rPr>
            <w:noProof/>
            <w:webHidden/>
          </w:rPr>
          <w:fldChar w:fldCharType="end"/>
        </w:r>
      </w:hyperlink>
    </w:p>
    <w:p w14:paraId="19F7907E" w14:textId="38A8C6B1"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838" w:history="1">
        <w:r w:rsidRPr="00DE0035">
          <w:rPr>
            <w:rStyle w:val="Hyperlink"/>
            <w:noProof/>
          </w:rPr>
          <w:t>4</w:t>
        </w:r>
        <w:r>
          <w:rPr>
            <w:rFonts w:eastAsiaTheme="minorEastAsia" w:cstheme="minorBidi"/>
            <w:b w:val="0"/>
            <w:bCs w:val="0"/>
            <w:caps w:val="0"/>
            <w:noProof/>
            <w:snapToGrid/>
            <w:color w:val="auto"/>
            <w:kern w:val="2"/>
            <w:sz w:val="24"/>
            <w:szCs w:val="24"/>
            <w:lang w:val="en-IN" w:eastAsia="en-GB"/>
            <w14:ligatures w14:val="standardContextual"/>
          </w:rPr>
          <w:tab/>
        </w:r>
        <w:r w:rsidRPr="00DE0035">
          <w:rPr>
            <w:rStyle w:val="Hyperlink"/>
            <w:noProof/>
          </w:rPr>
          <w:t>Memory and Performance Impact</w:t>
        </w:r>
        <w:r>
          <w:rPr>
            <w:noProof/>
            <w:webHidden/>
          </w:rPr>
          <w:tab/>
        </w:r>
        <w:r>
          <w:rPr>
            <w:noProof/>
            <w:webHidden/>
          </w:rPr>
          <w:fldChar w:fldCharType="begin"/>
        </w:r>
        <w:r>
          <w:rPr>
            <w:noProof/>
            <w:webHidden/>
          </w:rPr>
          <w:instrText xml:space="preserve"> PAGEREF _Toc142917838 \h </w:instrText>
        </w:r>
        <w:r>
          <w:rPr>
            <w:noProof/>
            <w:webHidden/>
          </w:rPr>
        </w:r>
        <w:r>
          <w:rPr>
            <w:noProof/>
            <w:webHidden/>
          </w:rPr>
          <w:fldChar w:fldCharType="separate"/>
        </w:r>
        <w:r>
          <w:rPr>
            <w:noProof/>
            <w:webHidden/>
          </w:rPr>
          <w:t>28</w:t>
        </w:r>
        <w:r>
          <w:rPr>
            <w:noProof/>
            <w:webHidden/>
          </w:rPr>
          <w:fldChar w:fldCharType="end"/>
        </w:r>
      </w:hyperlink>
    </w:p>
    <w:p w14:paraId="496EED7E" w14:textId="450905A6"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39" w:history="1">
        <w:r w:rsidRPr="00DE0035">
          <w:rPr>
            <w:rStyle w:val="Hyperlink"/>
            <w:noProof/>
          </w:rPr>
          <w:t>4.1</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Memory</w:t>
        </w:r>
        <w:r>
          <w:rPr>
            <w:noProof/>
            <w:webHidden/>
          </w:rPr>
          <w:tab/>
        </w:r>
        <w:r>
          <w:rPr>
            <w:noProof/>
            <w:webHidden/>
          </w:rPr>
          <w:fldChar w:fldCharType="begin"/>
        </w:r>
        <w:r>
          <w:rPr>
            <w:noProof/>
            <w:webHidden/>
          </w:rPr>
          <w:instrText xml:space="preserve"> PAGEREF _Toc142917839 \h </w:instrText>
        </w:r>
        <w:r>
          <w:rPr>
            <w:noProof/>
            <w:webHidden/>
          </w:rPr>
        </w:r>
        <w:r>
          <w:rPr>
            <w:noProof/>
            <w:webHidden/>
          </w:rPr>
          <w:fldChar w:fldCharType="separate"/>
        </w:r>
        <w:r>
          <w:rPr>
            <w:noProof/>
            <w:webHidden/>
          </w:rPr>
          <w:t>28</w:t>
        </w:r>
        <w:r>
          <w:rPr>
            <w:noProof/>
            <w:webHidden/>
          </w:rPr>
          <w:fldChar w:fldCharType="end"/>
        </w:r>
      </w:hyperlink>
    </w:p>
    <w:p w14:paraId="3F99CBB2" w14:textId="3AEC4576"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40" w:history="1">
        <w:r w:rsidRPr="00DE0035">
          <w:rPr>
            <w:rStyle w:val="Hyperlink"/>
            <w:noProof/>
          </w:rPr>
          <w:t>4.2</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Performance</w:t>
        </w:r>
        <w:r>
          <w:rPr>
            <w:noProof/>
            <w:webHidden/>
          </w:rPr>
          <w:tab/>
        </w:r>
        <w:r>
          <w:rPr>
            <w:noProof/>
            <w:webHidden/>
          </w:rPr>
          <w:fldChar w:fldCharType="begin"/>
        </w:r>
        <w:r>
          <w:rPr>
            <w:noProof/>
            <w:webHidden/>
          </w:rPr>
          <w:instrText xml:space="preserve"> PAGEREF _Toc142917840 \h </w:instrText>
        </w:r>
        <w:r>
          <w:rPr>
            <w:noProof/>
            <w:webHidden/>
          </w:rPr>
        </w:r>
        <w:r>
          <w:rPr>
            <w:noProof/>
            <w:webHidden/>
          </w:rPr>
          <w:fldChar w:fldCharType="separate"/>
        </w:r>
        <w:r>
          <w:rPr>
            <w:noProof/>
            <w:webHidden/>
          </w:rPr>
          <w:t>28</w:t>
        </w:r>
        <w:r>
          <w:rPr>
            <w:noProof/>
            <w:webHidden/>
          </w:rPr>
          <w:fldChar w:fldCharType="end"/>
        </w:r>
      </w:hyperlink>
    </w:p>
    <w:p w14:paraId="0A284C1A" w14:textId="069DBD99"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841" w:history="1">
        <w:r w:rsidRPr="00DE0035">
          <w:rPr>
            <w:rStyle w:val="Hyperlink"/>
            <w:noProof/>
          </w:rPr>
          <w:t>5</w:t>
        </w:r>
        <w:r>
          <w:rPr>
            <w:rFonts w:eastAsiaTheme="minorEastAsia" w:cstheme="minorBidi"/>
            <w:b w:val="0"/>
            <w:bCs w:val="0"/>
            <w:caps w:val="0"/>
            <w:noProof/>
            <w:snapToGrid/>
            <w:color w:val="auto"/>
            <w:kern w:val="2"/>
            <w:sz w:val="24"/>
            <w:szCs w:val="24"/>
            <w:lang w:val="en-IN" w:eastAsia="en-GB"/>
            <w14:ligatures w14:val="standardContextual"/>
          </w:rPr>
          <w:tab/>
        </w:r>
        <w:r w:rsidRPr="00DE0035">
          <w:rPr>
            <w:rStyle w:val="Hyperlink"/>
            <w:noProof/>
          </w:rPr>
          <w:t>Platform Specific Considerations</w:t>
        </w:r>
        <w:r>
          <w:rPr>
            <w:noProof/>
            <w:webHidden/>
          </w:rPr>
          <w:tab/>
        </w:r>
        <w:r>
          <w:rPr>
            <w:noProof/>
            <w:webHidden/>
          </w:rPr>
          <w:fldChar w:fldCharType="begin"/>
        </w:r>
        <w:r>
          <w:rPr>
            <w:noProof/>
            <w:webHidden/>
          </w:rPr>
          <w:instrText xml:space="preserve"> PAGEREF _Toc142917841 \h </w:instrText>
        </w:r>
        <w:r>
          <w:rPr>
            <w:noProof/>
            <w:webHidden/>
          </w:rPr>
        </w:r>
        <w:r>
          <w:rPr>
            <w:noProof/>
            <w:webHidden/>
          </w:rPr>
          <w:fldChar w:fldCharType="separate"/>
        </w:r>
        <w:r>
          <w:rPr>
            <w:noProof/>
            <w:webHidden/>
          </w:rPr>
          <w:t>29</w:t>
        </w:r>
        <w:r>
          <w:rPr>
            <w:noProof/>
            <w:webHidden/>
          </w:rPr>
          <w:fldChar w:fldCharType="end"/>
        </w:r>
      </w:hyperlink>
    </w:p>
    <w:p w14:paraId="46FC2C28" w14:textId="686ED3CB"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842" w:history="1">
        <w:r w:rsidRPr="00DE0035">
          <w:rPr>
            <w:rStyle w:val="Hyperlink"/>
            <w:noProof/>
          </w:rPr>
          <w:t>6</w:t>
        </w:r>
        <w:r>
          <w:rPr>
            <w:rFonts w:eastAsiaTheme="minorEastAsia" w:cstheme="minorBidi"/>
            <w:b w:val="0"/>
            <w:bCs w:val="0"/>
            <w:caps w:val="0"/>
            <w:noProof/>
            <w:snapToGrid/>
            <w:color w:val="auto"/>
            <w:kern w:val="2"/>
            <w:sz w:val="24"/>
            <w:szCs w:val="24"/>
            <w:lang w:val="en-IN" w:eastAsia="en-GB"/>
            <w14:ligatures w14:val="standardContextual"/>
          </w:rPr>
          <w:tab/>
        </w:r>
        <w:r w:rsidRPr="00DE0035">
          <w:rPr>
            <w:rStyle w:val="Hyperlink"/>
            <w:noProof/>
          </w:rPr>
          <w:t>Packaging Considerations</w:t>
        </w:r>
        <w:r>
          <w:rPr>
            <w:noProof/>
            <w:webHidden/>
          </w:rPr>
          <w:tab/>
        </w:r>
        <w:r>
          <w:rPr>
            <w:noProof/>
            <w:webHidden/>
          </w:rPr>
          <w:fldChar w:fldCharType="begin"/>
        </w:r>
        <w:r>
          <w:rPr>
            <w:noProof/>
            <w:webHidden/>
          </w:rPr>
          <w:instrText xml:space="preserve"> PAGEREF _Toc142917842 \h </w:instrText>
        </w:r>
        <w:r>
          <w:rPr>
            <w:noProof/>
            <w:webHidden/>
          </w:rPr>
        </w:r>
        <w:r>
          <w:rPr>
            <w:noProof/>
            <w:webHidden/>
          </w:rPr>
          <w:fldChar w:fldCharType="separate"/>
        </w:r>
        <w:r>
          <w:rPr>
            <w:noProof/>
            <w:webHidden/>
          </w:rPr>
          <w:t>29</w:t>
        </w:r>
        <w:r>
          <w:rPr>
            <w:noProof/>
            <w:webHidden/>
          </w:rPr>
          <w:fldChar w:fldCharType="end"/>
        </w:r>
      </w:hyperlink>
    </w:p>
    <w:p w14:paraId="5336C289" w14:textId="423FB559"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843" w:history="1">
        <w:r w:rsidRPr="00DE0035">
          <w:rPr>
            <w:rStyle w:val="Hyperlink"/>
            <w:noProof/>
          </w:rPr>
          <w:t>7</w:t>
        </w:r>
        <w:r>
          <w:rPr>
            <w:rFonts w:eastAsiaTheme="minorEastAsia" w:cstheme="minorBidi"/>
            <w:b w:val="0"/>
            <w:bCs w:val="0"/>
            <w:caps w:val="0"/>
            <w:noProof/>
            <w:snapToGrid/>
            <w:color w:val="auto"/>
            <w:kern w:val="2"/>
            <w:sz w:val="24"/>
            <w:szCs w:val="24"/>
            <w:lang w:val="en-IN" w:eastAsia="en-GB"/>
            <w14:ligatures w14:val="standardContextual"/>
          </w:rPr>
          <w:tab/>
        </w:r>
        <w:r w:rsidRPr="00DE0035">
          <w:rPr>
            <w:rStyle w:val="Hyperlink"/>
            <w:noProof/>
          </w:rPr>
          <w:t>End User Interface/User Experience</w:t>
        </w:r>
        <w:r>
          <w:rPr>
            <w:noProof/>
            <w:webHidden/>
          </w:rPr>
          <w:tab/>
        </w:r>
        <w:r>
          <w:rPr>
            <w:noProof/>
            <w:webHidden/>
          </w:rPr>
          <w:fldChar w:fldCharType="begin"/>
        </w:r>
        <w:r>
          <w:rPr>
            <w:noProof/>
            <w:webHidden/>
          </w:rPr>
          <w:instrText xml:space="preserve"> PAGEREF _Toc142917843 \h </w:instrText>
        </w:r>
        <w:r>
          <w:rPr>
            <w:noProof/>
            <w:webHidden/>
          </w:rPr>
        </w:r>
        <w:r>
          <w:rPr>
            <w:noProof/>
            <w:webHidden/>
          </w:rPr>
          <w:fldChar w:fldCharType="separate"/>
        </w:r>
        <w:r>
          <w:rPr>
            <w:noProof/>
            <w:webHidden/>
          </w:rPr>
          <w:t>29</w:t>
        </w:r>
        <w:r>
          <w:rPr>
            <w:noProof/>
            <w:webHidden/>
          </w:rPr>
          <w:fldChar w:fldCharType="end"/>
        </w:r>
      </w:hyperlink>
    </w:p>
    <w:p w14:paraId="76D1F0F6" w14:textId="6BCEEA3F"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44" w:history="1">
        <w:r w:rsidRPr="00DE0035">
          <w:rPr>
            <w:rStyle w:val="Hyperlink"/>
            <w:noProof/>
            <w:lang w:val="en-IN" w:bidi="te-IN"/>
          </w:rPr>
          <w:t>7.1</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lang w:val="en-IN" w:bidi="te-IN"/>
          </w:rPr>
          <w:t>Configuring ZTNA feature</w:t>
        </w:r>
        <w:r>
          <w:rPr>
            <w:noProof/>
            <w:webHidden/>
          </w:rPr>
          <w:tab/>
        </w:r>
        <w:r>
          <w:rPr>
            <w:noProof/>
            <w:webHidden/>
          </w:rPr>
          <w:fldChar w:fldCharType="begin"/>
        </w:r>
        <w:r>
          <w:rPr>
            <w:noProof/>
            <w:webHidden/>
          </w:rPr>
          <w:instrText xml:space="preserve"> PAGEREF _Toc142917844 \h </w:instrText>
        </w:r>
        <w:r>
          <w:rPr>
            <w:noProof/>
            <w:webHidden/>
          </w:rPr>
        </w:r>
        <w:r>
          <w:rPr>
            <w:noProof/>
            <w:webHidden/>
          </w:rPr>
          <w:fldChar w:fldCharType="separate"/>
        </w:r>
        <w:r>
          <w:rPr>
            <w:noProof/>
            <w:webHidden/>
          </w:rPr>
          <w:t>31</w:t>
        </w:r>
        <w:r>
          <w:rPr>
            <w:noProof/>
            <w:webHidden/>
          </w:rPr>
          <w:fldChar w:fldCharType="end"/>
        </w:r>
      </w:hyperlink>
    </w:p>
    <w:p w14:paraId="6F15FC7C" w14:textId="54C018BD"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45" w:history="1">
        <w:r w:rsidRPr="00DE0035">
          <w:rPr>
            <w:rStyle w:val="Hyperlink"/>
            <w:noProof/>
            <w:lang w:val="en-IN" w:bidi="te-IN"/>
          </w:rPr>
          <w:t>7.1.1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Enabling/Disabling ZTNA</w:t>
        </w:r>
        <w:r>
          <w:rPr>
            <w:noProof/>
            <w:webHidden/>
          </w:rPr>
          <w:tab/>
        </w:r>
        <w:r>
          <w:rPr>
            <w:noProof/>
            <w:webHidden/>
          </w:rPr>
          <w:fldChar w:fldCharType="begin"/>
        </w:r>
        <w:r>
          <w:rPr>
            <w:noProof/>
            <w:webHidden/>
          </w:rPr>
          <w:instrText xml:space="preserve"> PAGEREF _Toc142917845 \h </w:instrText>
        </w:r>
        <w:r>
          <w:rPr>
            <w:noProof/>
            <w:webHidden/>
          </w:rPr>
        </w:r>
        <w:r>
          <w:rPr>
            <w:noProof/>
            <w:webHidden/>
          </w:rPr>
          <w:fldChar w:fldCharType="separate"/>
        </w:r>
        <w:r>
          <w:rPr>
            <w:noProof/>
            <w:webHidden/>
          </w:rPr>
          <w:t>31</w:t>
        </w:r>
        <w:r>
          <w:rPr>
            <w:noProof/>
            <w:webHidden/>
          </w:rPr>
          <w:fldChar w:fldCharType="end"/>
        </w:r>
      </w:hyperlink>
    </w:p>
    <w:p w14:paraId="39840946" w14:textId="1F0DD38F"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46" w:history="1">
        <w:r w:rsidRPr="00DE0035">
          <w:rPr>
            <w:rStyle w:val="Hyperlink"/>
            <w:noProof/>
            <w:lang w:val="en-IN" w:bidi="te-IN"/>
          </w:rPr>
          <w:t>7.1.2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Base Zero-trust URL for  assertion consumption</w:t>
        </w:r>
        <w:r>
          <w:rPr>
            <w:noProof/>
            <w:webHidden/>
          </w:rPr>
          <w:tab/>
        </w:r>
        <w:r>
          <w:rPr>
            <w:noProof/>
            <w:webHidden/>
          </w:rPr>
          <w:fldChar w:fldCharType="begin"/>
        </w:r>
        <w:r>
          <w:rPr>
            <w:noProof/>
            <w:webHidden/>
          </w:rPr>
          <w:instrText xml:space="preserve"> PAGEREF _Toc142917846 \h </w:instrText>
        </w:r>
        <w:r>
          <w:rPr>
            <w:noProof/>
            <w:webHidden/>
          </w:rPr>
        </w:r>
        <w:r>
          <w:rPr>
            <w:noProof/>
            <w:webHidden/>
          </w:rPr>
          <w:fldChar w:fldCharType="separate"/>
        </w:r>
        <w:r>
          <w:rPr>
            <w:noProof/>
            <w:webHidden/>
          </w:rPr>
          <w:t>32</w:t>
        </w:r>
        <w:r>
          <w:rPr>
            <w:noProof/>
            <w:webHidden/>
          </w:rPr>
          <w:fldChar w:fldCharType="end"/>
        </w:r>
      </w:hyperlink>
    </w:p>
    <w:p w14:paraId="19648F62" w14:textId="1CA88D6E"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47" w:history="1">
        <w:r w:rsidRPr="00DE0035">
          <w:rPr>
            <w:rStyle w:val="Hyperlink"/>
            <w:noProof/>
            <w:lang w:val="en-IN" w:bidi="te-IN"/>
          </w:rPr>
          <w:t>7.1.3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Session timeout for zero-trust sessions</w:t>
        </w:r>
        <w:r>
          <w:rPr>
            <w:noProof/>
            <w:webHidden/>
          </w:rPr>
          <w:tab/>
        </w:r>
        <w:r>
          <w:rPr>
            <w:noProof/>
            <w:webHidden/>
          </w:rPr>
          <w:fldChar w:fldCharType="begin"/>
        </w:r>
        <w:r>
          <w:rPr>
            <w:noProof/>
            <w:webHidden/>
          </w:rPr>
          <w:instrText xml:space="preserve"> PAGEREF _Toc142917847 \h </w:instrText>
        </w:r>
        <w:r>
          <w:rPr>
            <w:noProof/>
            <w:webHidden/>
          </w:rPr>
        </w:r>
        <w:r>
          <w:rPr>
            <w:noProof/>
            <w:webHidden/>
          </w:rPr>
          <w:fldChar w:fldCharType="separate"/>
        </w:r>
        <w:r>
          <w:rPr>
            <w:noProof/>
            <w:webHidden/>
          </w:rPr>
          <w:t>33</w:t>
        </w:r>
        <w:r>
          <w:rPr>
            <w:noProof/>
            <w:webHidden/>
          </w:rPr>
          <w:fldChar w:fldCharType="end"/>
        </w:r>
      </w:hyperlink>
    </w:p>
    <w:p w14:paraId="41DD6AFC" w14:textId="6939507F"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48" w:history="1">
        <w:r w:rsidRPr="00DE0035">
          <w:rPr>
            <w:rStyle w:val="Hyperlink"/>
            <w:noProof/>
            <w:lang w:val="en-IN" w:bidi="te-IN"/>
          </w:rPr>
          <w:t>7.2</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lang w:val="en-IN" w:bidi="te-IN"/>
          </w:rPr>
          <w:t>Configuring Application Groups</w:t>
        </w:r>
        <w:r>
          <w:rPr>
            <w:noProof/>
            <w:webHidden/>
          </w:rPr>
          <w:tab/>
        </w:r>
        <w:r>
          <w:rPr>
            <w:noProof/>
            <w:webHidden/>
          </w:rPr>
          <w:fldChar w:fldCharType="begin"/>
        </w:r>
        <w:r>
          <w:rPr>
            <w:noProof/>
            <w:webHidden/>
          </w:rPr>
          <w:instrText xml:space="preserve"> PAGEREF _Toc142917848 \h </w:instrText>
        </w:r>
        <w:r>
          <w:rPr>
            <w:noProof/>
            <w:webHidden/>
          </w:rPr>
        </w:r>
        <w:r>
          <w:rPr>
            <w:noProof/>
            <w:webHidden/>
          </w:rPr>
          <w:fldChar w:fldCharType="separate"/>
        </w:r>
        <w:r>
          <w:rPr>
            <w:noProof/>
            <w:webHidden/>
          </w:rPr>
          <w:t>34</w:t>
        </w:r>
        <w:r>
          <w:rPr>
            <w:noProof/>
            <w:webHidden/>
          </w:rPr>
          <w:fldChar w:fldCharType="end"/>
        </w:r>
      </w:hyperlink>
    </w:p>
    <w:p w14:paraId="665E0ADB" w14:textId="06F4097D"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49" w:history="1">
        <w:r w:rsidRPr="00DE0035">
          <w:rPr>
            <w:rStyle w:val="Hyperlink"/>
            <w:rFonts w:eastAsia="Calibri"/>
            <w:noProof/>
          </w:rPr>
          <w:t>7.2.1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rFonts w:eastAsia="Calibri"/>
            <w:noProof/>
          </w:rPr>
          <w:t>Configuring an application group</w:t>
        </w:r>
        <w:r>
          <w:rPr>
            <w:noProof/>
            <w:webHidden/>
          </w:rPr>
          <w:tab/>
        </w:r>
        <w:r>
          <w:rPr>
            <w:noProof/>
            <w:webHidden/>
          </w:rPr>
          <w:fldChar w:fldCharType="begin"/>
        </w:r>
        <w:r>
          <w:rPr>
            <w:noProof/>
            <w:webHidden/>
          </w:rPr>
          <w:instrText xml:space="preserve"> PAGEREF _Toc142917849 \h </w:instrText>
        </w:r>
        <w:r>
          <w:rPr>
            <w:noProof/>
            <w:webHidden/>
          </w:rPr>
        </w:r>
        <w:r>
          <w:rPr>
            <w:noProof/>
            <w:webHidden/>
          </w:rPr>
          <w:fldChar w:fldCharType="separate"/>
        </w:r>
        <w:r>
          <w:rPr>
            <w:noProof/>
            <w:webHidden/>
          </w:rPr>
          <w:t>34</w:t>
        </w:r>
        <w:r>
          <w:rPr>
            <w:noProof/>
            <w:webHidden/>
          </w:rPr>
          <w:fldChar w:fldCharType="end"/>
        </w:r>
      </w:hyperlink>
    </w:p>
    <w:p w14:paraId="40D34E12" w14:textId="5ED0569F"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50" w:history="1">
        <w:r w:rsidRPr="00DE0035">
          <w:rPr>
            <w:rStyle w:val="Hyperlink"/>
            <w:rFonts w:eastAsia="Calibri"/>
            <w:noProof/>
          </w:rPr>
          <w:t>7.2.2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rFonts w:eastAsia="Calibri"/>
            <w:noProof/>
          </w:rPr>
          <w:t>Enable zero-trust protection for the application group</w:t>
        </w:r>
        <w:r>
          <w:rPr>
            <w:noProof/>
            <w:webHidden/>
          </w:rPr>
          <w:tab/>
        </w:r>
        <w:r>
          <w:rPr>
            <w:noProof/>
            <w:webHidden/>
          </w:rPr>
          <w:fldChar w:fldCharType="begin"/>
        </w:r>
        <w:r>
          <w:rPr>
            <w:noProof/>
            <w:webHidden/>
          </w:rPr>
          <w:instrText xml:space="preserve"> PAGEREF _Toc142917850 \h </w:instrText>
        </w:r>
        <w:r>
          <w:rPr>
            <w:noProof/>
            <w:webHidden/>
          </w:rPr>
        </w:r>
        <w:r>
          <w:rPr>
            <w:noProof/>
            <w:webHidden/>
          </w:rPr>
          <w:fldChar w:fldCharType="separate"/>
        </w:r>
        <w:r>
          <w:rPr>
            <w:noProof/>
            <w:webHidden/>
          </w:rPr>
          <w:t>35</w:t>
        </w:r>
        <w:r>
          <w:rPr>
            <w:noProof/>
            <w:webHidden/>
          </w:rPr>
          <w:fldChar w:fldCharType="end"/>
        </w:r>
      </w:hyperlink>
    </w:p>
    <w:p w14:paraId="0566F291" w14:textId="2740BD41"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51" w:history="1">
        <w:r w:rsidRPr="00DE0035">
          <w:rPr>
            <w:rStyle w:val="Hyperlink"/>
            <w:rFonts w:eastAsia="Calibri"/>
            <w:noProof/>
          </w:rPr>
          <w:t>7.2.3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rFonts w:eastAsia="Calibri"/>
            <w:noProof/>
          </w:rPr>
          <w:t>IdP entity ID for application group</w:t>
        </w:r>
        <w:r>
          <w:rPr>
            <w:noProof/>
            <w:webHidden/>
          </w:rPr>
          <w:tab/>
        </w:r>
        <w:r>
          <w:rPr>
            <w:noProof/>
            <w:webHidden/>
          </w:rPr>
          <w:fldChar w:fldCharType="begin"/>
        </w:r>
        <w:r>
          <w:rPr>
            <w:noProof/>
            <w:webHidden/>
          </w:rPr>
          <w:instrText xml:space="preserve"> PAGEREF _Toc142917851 \h </w:instrText>
        </w:r>
        <w:r>
          <w:rPr>
            <w:noProof/>
            <w:webHidden/>
          </w:rPr>
        </w:r>
        <w:r>
          <w:rPr>
            <w:noProof/>
            <w:webHidden/>
          </w:rPr>
          <w:fldChar w:fldCharType="separate"/>
        </w:r>
        <w:r>
          <w:rPr>
            <w:noProof/>
            <w:webHidden/>
          </w:rPr>
          <w:t>36</w:t>
        </w:r>
        <w:r>
          <w:rPr>
            <w:noProof/>
            <w:webHidden/>
          </w:rPr>
          <w:fldChar w:fldCharType="end"/>
        </w:r>
      </w:hyperlink>
    </w:p>
    <w:p w14:paraId="597458F9" w14:textId="78106230"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52" w:history="1">
        <w:r w:rsidRPr="00DE0035">
          <w:rPr>
            <w:rStyle w:val="Hyperlink"/>
            <w:rFonts w:eastAsia="Calibri"/>
            <w:noProof/>
          </w:rPr>
          <w:t>7.2.4</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rFonts w:eastAsia="Calibri"/>
            <w:noProof/>
          </w:rPr>
          <w:t>SAML IdP sign-in URL for application group</w:t>
        </w:r>
        <w:r>
          <w:rPr>
            <w:noProof/>
            <w:webHidden/>
          </w:rPr>
          <w:tab/>
        </w:r>
        <w:r>
          <w:rPr>
            <w:noProof/>
            <w:webHidden/>
          </w:rPr>
          <w:fldChar w:fldCharType="begin"/>
        </w:r>
        <w:r>
          <w:rPr>
            <w:noProof/>
            <w:webHidden/>
          </w:rPr>
          <w:instrText xml:space="preserve"> PAGEREF _Toc142917852 \h </w:instrText>
        </w:r>
        <w:r>
          <w:rPr>
            <w:noProof/>
            <w:webHidden/>
          </w:rPr>
        </w:r>
        <w:r>
          <w:rPr>
            <w:noProof/>
            <w:webHidden/>
          </w:rPr>
          <w:fldChar w:fldCharType="separate"/>
        </w:r>
        <w:r>
          <w:rPr>
            <w:noProof/>
            <w:webHidden/>
          </w:rPr>
          <w:t>37</w:t>
        </w:r>
        <w:r>
          <w:rPr>
            <w:noProof/>
            <w:webHidden/>
          </w:rPr>
          <w:fldChar w:fldCharType="end"/>
        </w:r>
      </w:hyperlink>
    </w:p>
    <w:p w14:paraId="5F86406A" w14:textId="103E5E47"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53" w:history="1">
        <w:r w:rsidRPr="00DE0035">
          <w:rPr>
            <w:rStyle w:val="Hyperlink"/>
            <w:rFonts w:eastAsia="Calibri"/>
            <w:noProof/>
          </w:rPr>
          <w:t>7.2.5</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rFonts w:eastAsia="Calibri"/>
            <w:noProof/>
          </w:rPr>
          <w:t>IdP Trustpoint for an application group</w:t>
        </w:r>
        <w:r>
          <w:rPr>
            <w:noProof/>
            <w:webHidden/>
          </w:rPr>
          <w:tab/>
        </w:r>
        <w:r>
          <w:rPr>
            <w:noProof/>
            <w:webHidden/>
          </w:rPr>
          <w:fldChar w:fldCharType="begin"/>
        </w:r>
        <w:r>
          <w:rPr>
            <w:noProof/>
            <w:webHidden/>
          </w:rPr>
          <w:instrText xml:space="preserve"> PAGEREF _Toc142917853 \h </w:instrText>
        </w:r>
        <w:r>
          <w:rPr>
            <w:noProof/>
            <w:webHidden/>
          </w:rPr>
        </w:r>
        <w:r>
          <w:rPr>
            <w:noProof/>
            <w:webHidden/>
          </w:rPr>
          <w:fldChar w:fldCharType="separate"/>
        </w:r>
        <w:r>
          <w:rPr>
            <w:noProof/>
            <w:webHidden/>
          </w:rPr>
          <w:t>37</w:t>
        </w:r>
        <w:r>
          <w:rPr>
            <w:noProof/>
            <w:webHidden/>
          </w:rPr>
          <w:fldChar w:fldCharType="end"/>
        </w:r>
      </w:hyperlink>
    </w:p>
    <w:p w14:paraId="3C621B4B" w14:textId="27148C37"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54" w:history="1">
        <w:r w:rsidRPr="00DE0035">
          <w:rPr>
            <w:rStyle w:val="Hyperlink"/>
            <w:rFonts w:eastAsia="Calibri"/>
            <w:noProof/>
          </w:rPr>
          <w:t>7.2.6</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rFonts w:eastAsia="Calibri"/>
            <w:noProof/>
          </w:rPr>
          <w:t>Service Provider trustpoint for an application group</w:t>
        </w:r>
        <w:r>
          <w:rPr>
            <w:noProof/>
            <w:webHidden/>
          </w:rPr>
          <w:tab/>
        </w:r>
        <w:r>
          <w:rPr>
            <w:noProof/>
            <w:webHidden/>
          </w:rPr>
          <w:fldChar w:fldCharType="begin"/>
        </w:r>
        <w:r>
          <w:rPr>
            <w:noProof/>
            <w:webHidden/>
          </w:rPr>
          <w:instrText xml:space="preserve"> PAGEREF _Toc142917854 \h </w:instrText>
        </w:r>
        <w:r>
          <w:rPr>
            <w:noProof/>
            <w:webHidden/>
          </w:rPr>
        </w:r>
        <w:r>
          <w:rPr>
            <w:noProof/>
            <w:webHidden/>
          </w:rPr>
          <w:fldChar w:fldCharType="separate"/>
        </w:r>
        <w:r>
          <w:rPr>
            <w:noProof/>
            <w:webHidden/>
          </w:rPr>
          <w:t>38</w:t>
        </w:r>
        <w:r>
          <w:rPr>
            <w:noProof/>
            <w:webHidden/>
          </w:rPr>
          <w:fldChar w:fldCharType="end"/>
        </w:r>
      </w:hyperlink>
    </w:p>
    <w:p w14:paraId="1ABDDE98" w14:textId="11EFD97B"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55" w:history="1">
        <w:r w:rsidRPr="00DE0035">
          <w:rPr>
            <w:rStyle w:val="Hyperlink"/>
            <w:noProof/>
          </w:rPr>
          <w:t>7.2.7</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rFonts w:eastAsia="Calibri"/>
            <w:noProof/>
          </w:rPr>
          <w:t>Configure signature for SAML authentication request for an application group</w:t>
        </w:r>
        <w:r>
          <w:rPr>
            <w:noProof/>
            <w:webHidden/>
          </w:rPr>
          <w:tab/>
        </w:r>
        <w:r>
          <w:rPr>
            <w:noProof/>
            <w:webHidden/>
          </w:rPr>
          <w:fldChar w:fldCharType="begin"/>
        </w:r>
        <w:r>
          <w:rPr>
            <w:noProof/>
            <w:webHidden/>
          </w:rPr>
          <w:instrText xml:space="preserve"> PAGEREF _Toc142917855 \h </w:instrText>
        </w:r>
        <w:r>
          <w:rPr>
            <w:noProof/>
            <w:webHidden/>
          </w:rPr>
        </w:r>
        <w:r>
          <w:rPr>
            <w:noProof/>
            <w:webHidden/>
          </w:rPr>
          <w:fldChar w:fldCharType="separate"/>
        </w:r>
        <w:r>
          <w:rPr>
            <w:noProof/>
            <w:webHidden/>
          </w:rPr>
          <w:t>39</w:t>
        </w:r>
        <w:r>
          <w:rPr>
            <w:noProof/>
            <w:webHidden/>
          </w:rPr>
          <w:fldChar w:fldCharType="end"/>
        </w:r>
      </w:hyperlink>
    </w:p>
    <w:p w14:paraId="0111389A" w14:textId="037E01B0"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56" w:history="1">
        <w:r w:rsidRPr="00DE0035">
          <w:rPr>
            <w:rStyle w:val="Hyperlink"/>
            <w:noProof/>
            <w:lang w:val="en-IN" w:bidi="te-IN"/>
          </w:rPr>
          <w:t>7.3</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lang w:val="en-IN" w:bidi="te-IN"/>
          </w:rPr>
          <w:t>Configuring Applications</w:t>
        </w:r>
        <w:r>
          <w:rPr>
            <w:noProof/>
            <w:webHidden/>
          </w:rPr>
          <w:tab/>
        </w:r>
        <w:r>
          <w:rPr>
            <w:noProof/>
            <w:webHidden/>
          </w:rPr>
          <w:fldChar w:fldCharType="begin"/>
        </w:r>
        <w:r>
          <w:rPr>
            <w:noProof/>
            <w:webHidden/>
          </w:rPr>
          <w:instrText xml:space="preserve"> PAGEREF _Toc142917856 \h </w:instrText>
        </w:r>
        <w:r>
          <w:rPr>
            <w:noProof/>
            <w:webHidden/>
          </w:rPr>
        </w:r>
        <w:r>
          <w:rPr>
            <w:noProof/>
            <w:webHidden/>
          </w:rPr>
          <w:fldChar w:fldCharType="separate"/>
        </w:r>
        <w:r>
          <w:rPr>
            <w:noProof/>
            <w:webHidden/>
          </w:rPr>
          <w:t>40</w:t>
        </w:r>
        <w:r>
          <w:rPr>
            <w:noProof/>
            <w:webHidden/>
          </w:rPr>
          <w:fldChar w:fldCharType="end"/>
        </w:r>
      </w:hyperlink>
    </w:p>
    <w:p w14:paraId="0CB51516" w14:textId="5827282E"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57" w:history="1">
        <w:r w:rsidRPr="00DE0035">
          <w:rPr>
            <w:rStyle w:val="Hyperlink"/>
            <w:noProof/>
            <w:lang w:val="en-IN" w:bidi="te-IN"/>
          </w:rPr>
          <w:t>7.3.1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Configuring an application</w:t>
        </w:r>
        <w:r>
          <w:rPr>
            <w:noProof/>
            <w:webHidden/>
          </w:rPr>
          <w:tab/>
        </w:r>
        <w:r>
          <w:rPr>
            <w:noProof/>
            <w:webHidden/>
          </w:rPr>
          <w:fldChar w:fldCharType="begin"/>
        </w:r>
        <w:r>
          <w:rPr>
            <w:noProof/>
            <w:webHidden/>
          </w:rPr>
          <w:instrText xml:space="preserve"> PAGEREF _Toc142917857 \h </w:instrText>
        </w:r>
        <w:r>
          <w:rPr>
            <w:noProof/>
            <w:webHidden/>
          </w:rPr>
        </w:r>
        <w:r>
          <w:rPr>
            <w:noProof/>
            <w:webHidden/>
          </w:rPr>
          <w:fldChar w:fldCharType="separate"/>
        </w:r>
        <w:r>
          <w:rPr>
            <w:noProof/>
            <w:webHidden/>
          </w:rPr>
          <w:t>40</w:t>
        </w:r>
        <w:r>
          <w:rPr>
            <w:noProof/>
            <w:webHidden/>
          </w:rPr>
          <w:fldChar w:fldCharType="end"/>
        </w:r>
      </w:hyperlink>
    </w:p>
    <w:p w14:paraId="19F695C2" w14:textId="5F7F5BF0"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58" w:history="1">
        <w:r w:rsidRPr="00DE0035">
          <w:rPr>
            <w:rStyle w:val="Hyperlink"/>
            <w:rFonts w:eastAsia="Calibri"/>
            <w:noProof/>
          </w:rPr>
          <w:t>7.3.2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rFonts w:eastAsia="Calibri"/>
            <w:noProof/>
          </w:rPr>
          <w:t>Adding application to application group</w:t>
        </w:r>
        <w:r>
          <w:rPr>
            <w:noProof/>
            <w:webHidden/>
          </w:rPr>
          <w:tab/>
        </w:r>
        <w:r>
          <w:rPr>
            <w:noProof/>
            <w:webHidden/>
          </w:rPr>
          <w:fldChar w:fldCharType="begin"/>
        </w:r>
        <w:r>
          <w:rPr>
            <w:noProof/>
            <w:webHidden/>
          </w:rPr>
          <w:instrText xml:space="preserve"> PAGEREF _Toc142917858 \h </w:instrText>
        </w:r>
        <w:r>
          <w:rPr>
            <w:noProof/>
            <w:webHidden/>
          </w:rPr>
        </w:r>
        <w:r>
          <w:rPr>
            <w:noProof/>
            <w:webHidden/>
          </w:rPr>
          <w:fldChar w:fldCharType="separate"/>
        </w:r>
        <w:r>
          <w:rPr>
            <w:noProof/>
            <w:webHidden/>
          </w:rPr>
          <w:t>41</w:t>
        </w:r>
        <w:r>
          <w:rPr>
            <w:noProof/>
            <w:webHidden/>
          </w:rPr>
          <w:fldChar w:fldCharType="end"/>
        </w:r>
      </w:hyperlink>
    </w:p>
    <w:p w14:paraId="23DBEB43" w14:textId="3F85BF0D"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59" w:history="1">
        <w:r w:rsidRPr="00DE0035">
          <w:rPr>
            <w:rStyle w:val="Hyperlink"/>
            <w:noProof/>
            <w:lang w:val="en-IN" w:bidi="te-IN"/>
          </w:rPr>
          <w:t>7.3.3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Enable zero-trust protection for the application</w:t>
        </w:r>
        <w:r>
          <w:rPr>
            <w:noProof/>
            <w:webHidden/>
          </w:rPr>
          <w:tab/>
        </w:r>
        <w:r>
          <w:rPr>
            <w:noProof/>
            <w:webHidden/>
          </w:rPr>
          <w:fldChar w:fldCharType="begin"/>
        </w:r>
        <w:r>
          <w:rPr>
            <w:noProof/>
            <w:webHidden/>
          </w:rPr>
          <w:instrText xml:space="preserve"> PAGEREF _Toc142917859 \h </w:instrText>
        </w:r>
        <w:r>
          <w:rPr>
            <w:noProof/>
            <w:webHidden/>
          </w:rPr>
        </w:r>
        <w:r>
          <w:rPr>
            <w:noProof/>
            <w:webHidden/>
          </w:rPr>
          <w:fldChar w:fldCharType="separate"/>
        </w:r>
        <w:r>
          <w:rPr>
            <w:noProof/>
            <w:webHidden/>
          </w:rPr>
          <w:t>42</w:t>
        </w:r>
        <w:r>
          <w:rPr>
            <w:noProof/>
            <w:webHidden/>
          </w:rPr>
          <w:fldChar w:fldCharType="end"/>
        </w:r>
      </w:hyperlink>
    </w:p>
    <w:p w14:paraId="46DD38E0" w14:textId="10A63042"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0" w:history="1">
        <w:r w:rsidRPr="00DE0035">
          <w:rPr>
            <w:rStyle w:val="Hyperlink"/>
            <w:noProof/>
            <w:lang w:val="en-IN" w:bidi="te-IN"/>
          </w:rPr>
          <w:t>7.3.4</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Exposing application on an interface</w:t>
        </w:r>
        <w:r>
          <w:rPr>
            <w:noProof/>
            <w:webHidden/>
          </w:rPr>
          <w:tab/>
        </w:r>
        <w:r>
          <w:rPr>
            <w:noProof/>
            <w:webHidden/>
          </w:rPr>
          <w:fldChar w:fldCharType="begin"/>
        </w:r>
        <w:r>
          <w:rPr>
            <w:noProof/>
            <w:webHidden/>
          </w:rPr>
          <w:instrText xml:space="preserve"> PAGEREF _Toc142917860 \h </w:instrText>
        </w:r>
        <w:r>
          <w:rPr>
            <w:noProof/>
            <w:webHidden/>
          </w:rPr>
        </w:r>
        <w:r>
          <w:rPr>
            <w:noProof/>
            <w:webHidden/>
          </w:rPr>
          <w:fldChar w:fldCharType="separate"/>
        </w:r>
        <w:r>
          <w:rPr>
            <w:noProof/>
            <w:webHidden/>
          </w:rPr>
          <w:t>42</w:t>
        </w:r>
        <w:r>
          <w:rPr>
            <w:noProof/>
            <w:webHidden/>
          </w:rPr>
          <w:fldChar w:fldCharType="end"/>
        </w:r>
      </w:hyperlink>
    </w:p>
    <w:p w14:paraId="2FDBCF2B" w14:textId="4ABF0E77"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1" w:history="1">
        <w:r w:rsidRPr="00DE0035">
          <w:rPr>
            <w:rStyle w:val="Hyperlink"/>
            <w:noProof/>
            <w:lang w:val="en-IN" w:bidi="te-IN"/>
          </w:rPr>
          <w:t>7.3.5</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Configure IdP for SAML based authentication</w:t>
        </w:r>
        <w:r>
          <w:rPr>
            <w:noProof/>
            <w:webHidden/>
          </w:rPr>
          <w:tab/>
        </w:r>
        <w:r>
          <w:rPr>
            <w:noProof/>
            <w:webHidden/>
          </w:rPr>
          <w:fldChar w:fldCharType="begin"/>
        </w:r>
        <w:r>
          <w:rPr>
            <w:noProof/>
            <w:webHidden/>
          </w:rPr>
          <w:instrText xml:space="preserve"> PAGEREF _Toc142917861 \h </w:instrText>
        </w:r>
        <w:r>
          <w:rPr>
            <w:noProof/>
            <w:webHidden/>
          </w:rPr>
        </w:r>
        <w:r>
          <w:rPr>
            <w:noProof/>
            <w:webHidden/>
          </w:rPr>
          <w:fldChar w:fldCharType="separate"/>
        </w:r>
        <w:r>
          <w:rPr>
            <w:noProof/>
            <w:webHidden/>
          </w:rPr>
          <w:t>43</w:t>
        </w:r>
        <w:r>
          <w:rPr>
            <w:noProof/>
            <w:webHidden/>
          </w:rPr>
          <w:fldChar w:fldCharType="end"/>
        </w:r>
      </w:hyperlink>
    </w:p>
    <w:p w14:paraId="1EA76211" w14:textId="69D14E88"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2" w:history="1">
        <w:r w:rsidRPr="00DE0035">
          <w:rPr>
            <w:rStyle w:val="Hyperlink"/>
            <w:noProof/>
            <w:lang w:val="en-IN" w:bidi="te-IN"/>
          </w:rPr>
          <w:t>7.3.6</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Configure SAML identity provider sign-in URL</w:t>
        </w:r>
        <w:r>
          <w:rPr>
            <w:noProof/>
            <w:webHidden/>
          </w:rPr>
          <w:tab/>
        </w:r>
        <w:r>
          <w:rPr>
            <w:noProof/>
            <w:webHidden/>
          </w:rPr>
          <w:fldChar w:fldCharType="begin"/>
        </w:r>
        <w:r>
          <w:rPr>
            <w:noProof/>
            <w:webHidden/>
          </w:rPr>
          <w:instrText xml:space="preserve"> PAGEREF _Toc142917862 \h </w:instrText>
        </w:r>
        <w:r>
          <w:rPr>
            <w:noProof/>
            <w:webHidden/>
          </w:rPr>
        </w:r>
        <w:r>
          <w:rPr>
            <w:noProof/>
            <w:webHidden/>
          </w:rPr>
          <w:fldChar w:fldCharType="separate"/>
        </w:r>
        <w:r>
          <w:rPr>
            <w:noProof/>
            <w:webHidden/>
          </w:rPr>
          <w:t>44</w:t>
        </w:r>
        <w:r>
          <w:rPr>
            <w:noProof/>
            <w:webHidden/>
          </w:rPr>
          <w:fldChar w:fldCharType="end"/>
        </w:r>
      </w:hyperlink>
    </w:p>
    <w:p w14:paraId="1669D78E" w14:textId="50713BF7"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3" w:history="1">
        <w:r w:rsidRPr="00DE0035">
          <w:rPr>
            <w:rStyle w:val="Hyperlink"/>
            <w:noProof/>
            <w:lang w:val="en-IN" w:bidi="te-IN"/>
          </w:rPr>
          <w:t>7.3.7</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Configure external URL for zero-trust application</w:t>
        </w:r>
        <w:r>
          <w:rPr>
            <w:noProof/>
            <w:webHidden/>
          </w:rPr>
          <w:tab/>
        </w:r>
        <w:r>
          <w:rPr>
            <w:noProof/>
            <w:webHidden/>
          </w:rPr>
          <w:fldChar w:fldCharType="begin"/>
        </w:r>
        <w:r>
          <w:rPr>
            <w:noProof/>
            <w:webHidden/>
          </w:rPr>
          <w:instrText xml:space="preserve"> PAGEREF _Toc142917863 \h </w:instrText>
        </w:r>
        <w:r>
          <w:rPr>
            <w:noProof/>
            <w:webHidden/>
          </w:rPr>
        </w:r>
        <w:r>
          <w:rPr>
            <w:noProof/>
            <w:webHidden/>
          </w:rPr>
          <w:fldChar w:fldCharType="separate"/>
        </w:r>
        <w:r>
          <w:rPr>
            <w:noProof/>
            <w:webHidden/>
          </w:rPr>
          <w:t>45</w:t>
        </w:r>
        <w:r>
          <w:rPr>
            <w:noProof/>
            <w:webHidden/>
          </w:rPr>
          <w:fldChar w:fldCharType="end"/>
        </w:r>
      </w:hyperlink>
    </w:p>
    <w:p w14:paraId="757F30F5" w14:textId="089BE085"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4" w:history="1">
        <w:r w:rsidRPr="00DE0035">
          <w:rPr>
            <w:rStyle w:val="Hyperlink"/>
            <w:noProof/>
            <w:lang w:val="en-IN" w:bidi="te-IN"/>
          </w:rPr>
          <w:t>7.3.8</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Configure internal URL for zero-trust application</w:t>
        </w:r>
        <w:r>
          <w:rPr>
            <w:noProof/>
            <w:webHidden/>
          </w:rPr>
          <w:tab/>
        </w:r>
        <w:r>
          <w:rPr>
            <w:noProof/>
            <w:webHidden/>
          </w:rPr>
          <w:fldChar w:fldCharType="begin"/>
        </w:r>
        <w:r>
          <w:rPr>
            <w:noProof/>
            <w:webHidden/>
          </w:rPr>
          <w:instrText xml:space="preserve"> PAGEREF _Toc142917864 \h </w:instrText>
        </w:r>
        <w:r>
          <w:rPr>
            <w:noProof/>
            <w:webHidden/>
          </w:rPr>
        </w:r>
        <w:r>
          <w:rPr>
            <w:noProof/>
            <w:webHidden/>
          </w:rPr>
          <w:fldChar w:fldCharType="separate"/>
        </w:r>
        <w:r>
          <w:rPr>
            <w:noProof/>
            <w:webHidden/>
          </w:rPr>
          <w:t>46</w:t>
        </w:r>
        <w:r>
          <w:rPr>
            <w:noProof/>
            <w:webHidden/>
          </w:rPr>
          <w:fldChar w:fldCharType="end"/>
        </w:r>
      </w:hyperlink>
    </w:p>
    <w:p w14:paraId="2B86270F" w14:textId="232A3E35"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5" w:history="1">
        <w:r w:rsidRPr="00DE0035">
          <w:rPr>
            <w:rStyle w:val="Hyperlink"/>
            <w:noProof/>
            <w:lang w:val="en-IN" w:bidi="te-IN"/>
          </w:rPr>
          <w:t>7.3.9</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Configure mapped port associated with the application</w:t>
        </w:r>
        <w:r>
          <w:rPr>
            <w:noProof/>
            <w:webHidden/>
          </w:rPr>
          <w:tab/>
        </w:r>
        <w:r>
          <w:rPr>
            <w:noProof/>
            <w:webHidden/>
          </w:rPr>
          <w:fldChar w:fldCharType="begin"/>
        </w:r>
        <w:r>
          <w:rPr>
            <w:noProof/>
            <w:webHidden/>
          </w:rPr>
          <w:instrText xml:space="preserve"> PAGEREF _Toc142917865 \h </w:instrText>
        </w:r>
        <w:r>
          <w:rPr>
            <w:noProof/>
            <w:webHidden/>
          </w:rPr>
        </w:r>
        <w:r>
          <w:rPr>
            <w:noProof/>
            <w:webHidden/>
          </w:rPr>
          <w:fldChar w:fldCharType="separate"/>
        </w:r>
        <w:r>
          <w:rPr>
            <w:noProof/>
            <w:webHidden/>
          </w:rPr>
          <w:t>47</w:t>
        </w:r>
        <w:r>
          <w:rPr>
            <w:noProof/>
            <w:webHidden/>
          </w:rPr>
          <w:fldChar w:fldCharType="end"/>
        </w:r>
      </w:hyperlink>
    </w:p>
    <w:p w14:paraId="54952E42" w14:textId="621A756D"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6" w:history="1">
        <w:r w:rsidRPr="00DE0035">
          <w:rPr>
            <w:rStyle w:val="Hyperlink"/>
            <w:noProof/>
            <w:lang w:val="en-IN" w:bidi="te-IN"/>
          </w:rPr>
          <w:t>7.3.10</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Configure IdP Trustpoint for an application</w:t>
        </w:r>
        <w:r>
          <w:rPr>
            <w:noProof/>
            <w:webHidden/>
          </w:rPr>
          <w:tab/>
        </w:r>
        <w:r>
          <w:rPr>
            <w:noProof/>
            <w:webHidden/>
          </w:rPr>
          <w:fldChar w:fldCharType="begin"/>
        </w:r>
        <w:r>
          <w:rPr>
            <w:noProof/>
            <w:webHidden/>
          </w:rPr>
          <w:instrText xml:space="preserve"> PAGEREF _Toc142917866 \h </w:instrText>
        </w:r>
        <w:r>
          <w:rPr>
            <w:noProof/>
            <w:webHidden/>
          </w:rPr>
        </w:r>
        <w:r>
          <w:rPr>
            <w:noProof/>
            <w:webHidden/>
          </w:rPr>
          <w:fldChar w:fldCharType="separate"/>
        </w:r>
        <w:r>
          <w:rPr>
            <w:noProof/>
            <w:webHidden/>
          </w:rPr>
          <w:t>48</w:t>
        </w:r>
        <w:r>
          <w:rPr>
            <w:noProof/>
            <w:webHidden/>
          </w:rPr>
          <w:fldChar w:fldCharType="end"/>
        </w:r>
      </w:hyperlink>
    </w:p>
    <w:p w14:paraId="7A1C8293" w14:textId="644A975E"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7" w:history="1">
        <w:r w:rsidRPr="00DE0035">
          <w:rPr>
            <w:rStyle w:val="Hyperlink"/>
            <w:noProof/>
            <w:lang w:val="en-IN" w:bidi="te-IN"/>
          </w:rPr>
          <w:t>7.3.11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Configure Service Provider (SP) trustpoint for an application</w:t>
        </w:r>
        <w:r>
          <w:rPr>
            <w:noProof/>
            <w:webHidden/>
          </w:rPr>
          <w:tab/>
        </w:r>
        <w:r>
          <w:rPr>
            <w:noProof/>
            <w:webHidden/>
          </w:rPr>
          <w:fldChar w:fldCharType="begin"/>
        </w:r>
        <w:r>
          <w:rPr>
            <w:noProof/>
            <w:webHidden/>
          </w:rPr>
          <w:instrText xml:space="preserve"> PAGEREF _Toc142917867 \h </w:instrText>
        </w:r>
        <w:r>
          <w:rPr>
            <w:noProof/>
            <w:webHidden/>
          </w:rPr>
        </w:r>
        <w:r>
          <w:rPr>
            <w:noProof/>
            <w:webHidden/>
          </w:rPr>
          <w:fldChar w:fldCharType="separate"/>
        </w:r>
        <w:r>
          <w:rPr>
            <w:noProof/>
            <w:webHidden/>
          </w:rPr>
          <w:t>49</w:t>
        </w:r>
        <w:r>
          <w:rPr>
            <w:noProof/>
            <w:webHidden/>
          </w:rPr>
          <w:fldChar w:fldCharType="end"/>
        </w:r>
      </w:hyperlink>
    </w:p>
    <w:p w14:paraId="32CA311F" w14:textId="6D402635"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8" w:history="1">
        <w:r w:rsidRPr="00DE0035">
          <w:rPr>
            <w:rStyle w:val="Hyperlink"/>
            <w:noProof/>
            <w:lang w:val="en-IN" w:bidi="te-IN"/>
          </w:rPr>
          <w:t>7.3.12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Configure signature for SAML authentication request for an application</w:t>
        </w:r>
        <w:r>
          <w:rPr>
            <w:noProof/>
            <w:webHidden/>
          </w:rPr>
          <w:tab/>
        </w:r>
        <w:r>
          <w:rPr>
            <w:noProof/>
            <w:webHidden/>
          </w:rPr>
          <w:fldChar w:fldCharType="begin"/>
        </w:r>
        <w:r>
          <w:rPr>
            <w:noProof/>
            <w:webHidden/>
          </w:rPr>
          <w:instrText xml:space="preserve"> PAGEREF _Toc142917868 \h </w:instrText>
        </w:r>
        <w:r>
          <w:rPr>
            <w:noProof/>
            <w:webHidden/>
          </w:rPr>
        </w:r>
        <w:r>
          <w:rPr>
            <w:noProof/>
            <w:webHidden/>
          </w:rPr>
          <w:fldChar w:fldCharType="separate"/>
        </w:r>
        <w:r>
          <w:rPr>
            <w:noProof/>
            <w:webHidden/>
          </w:rPr>
          <w:t>50</w:t>
        </w:r>
        <w:r>
          <w:rPr>
            <w:noProof/>
            <w:webHidden/>
          </w:rPr>
          <w:fldChar w:fldCharType="end"/>
        </w:r>
      </w:hyperlink>
    </w:p>
    <w:p w14:paraId="11CB4583" w14:textId="5E1DD3E0"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69" w:history="1">
        <w:r w:rsidRPr="00DE0035">
          <w:rPr>
            <w:rStyle w:val="Hyperlink"/>
            <w:noProof/>
            <w:lang w:val="en-IN" w:bidi="te-IN"/>
          </w:rPr>
          <w:t>7.3.13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Enable/disable force-reauthentication for an application</w:t>
        </w:r>
        <w:r>
          <w:rPr>
            <w:noProof/>
            <w:webHidden/>
          </w:rPr>
          <w:tab/>
        </w:r>
        <w:r>
          <w:rPr>
            <w:noProof/>
            <w:webHidden/>
          </w:rPr>
          <w:fldChar w:fldCharType="begin"/>
        </w:r>
        <w:r>
          <w:rPr>
            <w:noProof/>
            <w:webHidden/>
          </w:rPr>
          <w:instrText xml:space="preserve"> PAGEREF _Toc142917869 \h </w:instrText>
        </w:r>
        <w:r>
          <w:rPr>
            <w:noProof/>
            <w:webHidden/>
          </w:rPr>
        </w:r>
        <w:r>
          <w:rPr>
            <w:noProof/>
            <w:webHidden/>
          </w:rPr>
          <w:fldChar w:fldCharType="separate"/>
        </w:r>
        <w:r>
          <w:rPr>
            <w:noProof/>
            <w:webHidden/>
          </w:rPr>
          <w:t>51</w:t>
        </w:r>
        <w:r>
          <w:rPr>
            <w:noProof/>
            <w:webHidden/>
          </w:rPr>
          <w:fldChar w:fldCharType="end"/>
        </w:r>
      </w:hyperlink>
    </w:p>
    <w:p w14:paraId="3E365E80" w14:textId="501D3873"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70" w:history="1">
        <w:r w:rsidRPr="00DE0035">
          <w:rPr>
            <w:rStyle w:val="Hyperlink"/>
            <w:noProof/>
            <w:lang w:val="en-IN" w:bidi="te-IN"/>
          </w:rPr>
          <w:t>7.3.14</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Configure Source NAT for an application</w:t>
        </w:r>
        <w:r>
          <w:rPr>
            <w:noProof/>
            <w:webHidden/>
          </w:rPr>
          <w:tab/>
        </w:r>
        <w:r>
          <w:rPr>
            <w:noProof/>
            <w:webHidden/>
          </w:rPr>
          <w:fldChar w:fldCharType="begin"/>
        </w:r>
        <w:r>
          <w:rPr>
            <w:noProof/>
            <w:webHidden/>
          </w:rPr>
          <w:instrText xml:space="preserve"> PAGEREF _Toc142917870 \h </w:instrText>
        </w:r>
        <w:r>
          <w:rPr>
            <w:noProof/>
            <w:webHidden/>
          </w:rPr>
        </w:r>
        <w:r>
          <w:rPr>
            <w:noProof/>
            <w:webHidden/>
          </w:rPr>
          <w:fldChar w:fldCharType="separate"/>
        </w:r>
        <w:r>
          <w:rPr>
            <w:noProof/>
            <w:webHidden/>
          </w:rPr>
          <w:t>52</w:t>
        </w:r>
        <w:r>
          <w:rPr>
            <w:noProof/>
            <w:webHidden/>
          </w:rPr>
          <w:fldChar w:fldCharType="end"/>
        </w:r>
      </w:hyperlink>
    </w:p>
    <w:p w14:paraId="46D418E9" w14:textId="62C7D7C0"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71" w:history="1">
        <w:r w:rsidRPr="00DE0035">
          <w:rPr>
            <w:rStyle w:val="Hyperlink"/>
            <w:noProof/>
            <w:lang w:val="en-IN" w:bidi="te-IN"/>
          </w:rPr>
          <w:t>7.4 Show Commands</w:t>
        </w:r>
        <w:r>
          <w:rPr>
            <w:noProof/>
            <w:webHidden/>
          </w:rPr>
          <w:tab/>
        </w:r>
        <w:r>
          <w:rPr>
            <w:noProof/>
            <w:webHidden/>
          </w:rPr>
          <w:fldChar w:fldCharType="begin"/>
        </w:r>
        <w:r>
          <w:rPr>
            <w:noProof/>
            <w:webHidden/>
          </w:rPr>
          <w:instrText xml:space="preserve"> PAGEREF _Toc142917871 \h </w:instrText>
        </w:r>
        <w:r>
          <w:rPr>
            <w:noProof/>
            <w:webHidden/>
          </w:rPr>
        </w:r>
        <w:r>
          <w:rPr>
            <w:noProof/>
            <w:webHidden/>
          </w:rPr>
          <w:fldChar w:fldCharType="separate"/>
        </w:r>
        <w:r>
          <w:rPr>
            <w:noProof/>
            <w:webHidden/>
          </w:rPr>
          <w:t>52</w:t>
        </w:r>
        <w:r>
          <w:rPr>
            <w:noProof/>
            <w:webHidden/>
          </w:rPr>
          <w:fldChar w:fldCharType="end"/>
        </w:r>
      </w:hyperlink>
    </w:p>
    <w:p w14:paraId="51CC7644" w14:textId="6EB7DE87"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72" w:history="1">
        <w:r w:rsidRPr="00DE0035">
          <w:rPr>
            <w:rStyle w:val="Hyperlink"/>
            <w:noProof/>
            <w:lang w:val="en-IN" w:bidi="te-IN"/>
          </w:rPr>
          <w:t>7.4.1 Show Config</w:t>
        </w:r>
        <w:r>
          <w:rPr>
            <w:noProof/>
            <w:webHidden/>
          </w:rPr>
          <w:tab/>
        </w:r>
        <w:r>
          <w:rPr>
            <w:noProof/>
            <w:webHidden/>
          </w:rPr>
          <w:fldChar w:fldCharType="begin"/>
        </w:r>
        <w:r>
          <w:rPr>
            <w:noProof/>
            <w:webHidden/>
          </w:rPr>
          <w:instrText xml:space="preserve"> PAGEREF _Toc142917872 \h </w:instrText>
        </w:r>
        <w:r>
          <w:rPr>
            <w:noProof/>
            <w:webHidden/>
          </w:rPr>
        </w:r>
        <w:r>
          <w:rPr>
            <w:noProof/>
            <w:webHidden/>
          </w:rPr>
          <w:fldChar w:fldCharType="separate"/>
        </w:r>
        <w:r>
          <w:rPr>
            <w:noProof/>
            <w:webHidden/>
          </w:rPr>
          <w:t>53</w:t>
        </w:r>
        <w:r>
          <w:rPr>
            <w:noProof/>
            <w:webHidden/>
          </w:rPr>
          <w:fldChar w:fldCharType="end"/>
        </w:r>
      </w:hyperlink>
    </w:p>
    <w:p w14:paraId="2BE1DD74" w14:textId="6085737C"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73" w:history="1">
        <w:r w:rsidRPr="00DE0035">
          <w:rPr>
            <w:rStyle w:val="Hyperlink"/>
            <w:noProof/>
            <w:lang w:val="en-IN" w:bidi="te-IN"/>
          </w:rPr>
          <w:t>7.4.2 Show Run-time State</w:t>
        </w:r>
        <w:r>
          <w:rPr>
            <w:noProof/>
            <w:webHidden/>
          </w:rPr>
          <w:tab/>
        </w:r>
        <w:r>
          <w:rPr>
            <w:noProof/>
            <w:webHidden/>
          </w:rPr>
          <w:fldChar w:fldCharType="begin"/>
        </w:r>
        <w:r>
          <w:rPr>
            <w:noProof/>
            <w:webHidden/>
          </w:rPr>
          <w:instrText xml:space="preserve"> PAGEREF _Toc142917873 \h </w:instrText>
        </w:r>
        <w:r>
          <w:rPr>
            <w:noProof/>
            <w:webHidden/>
          </w:rPr>
        </w:r>
        <w:r>
          <w:rPr>
            <w:noProof/>
            <w:webHidden/>
          </w:rPr>
          <w:fldChar w:fldCharType="separate"/>
        </w:r>
        <w:r>
          <w:rPr>
            <w:noProof/>
            <w:webHidden/>
          </w:rPr>
          <w:t>55</w:t>
        </w:r>
        <w:r>
          <w:rPr>
            <w:noProof/>
            <w:webHidden/>
          </w:rPr>
          <w:fldChar w:fldCharType="end"/>
        </w:r>
      </w:hyperlink>
    </w:p>
    <w:p w14:paraId="12F98150" w14:textId="7774AD35"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74" w:history="1">
        <w:r w:rsidRPr="00DE0035">
          <w:rPr>
            <w:rStyle w:val="Hyperlink"/>
            <w:noProof/>
            <w:lang w:val="en-IN" w:bidi="te-IN"/>
          </w:rPr>
          <w:t>7.4.3 Show Cluster-wide Run-time State</w:t>
        </w:r>
        <w:r>
          <w:rPr>
            <w:noProof/>
            <w:webHidden/>
          </w:rPr>
          <w:tab/>
        </w:r>
        <w:r>
          <w:rPr>
            <w:noProof/>
            <w:webHidden/>
          </w:rPr>
          <w:fldChar w:fldCharType="begin"/>
        </w:r>
        <w:r>
          <w:rPr>
            <w:noProof/>
            <w:webHidden/>
          </w:rPr>
          <w:instrText xml:space="preserve"> PAGEREF _Toc142917874 \h </w:instrText>
        </w:r>
        <w:r>
          <w:rPr>
            <w:noProof/>
            <w:webHidden/>
          </w:rPr>
        </w:r>
        <w:r>
          <w:rPr>
            <w:noProof/>
            <w:webHidden/>
          </w:rPr>
          <w:fldChar w:fldCharType="separate"/>
        </w:r>
        <w:r>
          <w:rPr>
            <w:noProof/>
            <w:webHidden/>
          </w:rPr>
          <w:t>56</w:t>
        </w:r>
        <w:r>
          <w:rPr>
            <w:noProof/>
            <w:webHidden/>
          </w:rPr>
          <w:fldChar w:fldCharType="end"/>
        </w:r>
      </w:hyperlink>
    </w:p>
    <w:p w14:paraId="08E28932" w14:textId="558150E5"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75" w:history="1">
        <w:r w:rsidRPr="00DE0035">
          <w:rPr>
            <w:rStyle w:val="Hyperlink"/>
            <w:noProof/>
            <w:lang w:val="en-IN" w:bidi="te-IN"/>
          </w:rPr>
          <w:t>7.4.4 Show conn ZTNA flow tagging:</w:t>
        </w:r>
        <w:r>
          <w:rPr>
            <w:noProof/>
            <w:webHidden/>
          </w:rPr>
          <w:tab/>
        </w:r>
        <w:r>
          <w:rPr>
            <w:noProof/>
            <w:webHidden/>
          </w:rPr>
          <w:fldChar w:fldCharType="begin"/>
        </w:r>
        <w:r>
          <w:rPr>
            <w:noProof/>
            <w:webHidden/>
          </w:rPr>
          <w:instrText xml:space="preserve"> PAGEREF _Toc142917875 \h </w:instrText>
        </w:r>
        <w:r>
          <w:rPr>
            <w:noProof/>
            <w:webHidden/>
          </w:rPr>
        </w:r>
        <w:r>
          <w:rPr>
            <w:noProof/>
            <w:webHidden/>
          </w:rPr>
          <w:fldChar w:fldCharType="separate"/>
        </w:r>
        <w:r>
          <w:rPr>
            <w:noProof/>
            <w:webHidden/>
          </w:rPr>
          <w:t>57</w:t>
        </w:r>
        <w:r>
          <w:rPr>
            <w:noProof/>
            <w:webHidden/>
          </w:rPr>
          <w:fldChar w:fldCharType="end"/>
        </w:r>
      </w:hyperlink>
    </w:p>
    <w:p w14:paraId="75B6004D" w14:textId="287B2441"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76" w:history="1">
        <w:r w:rsidRPr="00DE0035">
          <w:rPr>
            <w:rStyle w:val="Hyperlink"/>
            <w:noProof/>
            <w:lang w:val="en-IN" w:bidi="te-IN"/>
          </w:rPr>
          <w:t>7.5</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lang w:val="en-IN" w:bidi="te-IN"/>
          </w:rPr>
          <w:t>Clear Commands</w:t>
        </w:r>
        <w:r>
          <w:rPr>
            <w:noProof/>
            <w:webHidden/>
          </w:rPr>
          <w:tab/>
        </w:r>
        <w:r>
          <w:rPr>
            <w:noProof/>
            <w:webHidden/>
          </w:rPr>
          <w:fldChar w:fldCharType="begin"/>
        </w:r>
        <w:r>
          <w:rPr>
            <w:noProof/>
            <w:webHidden/>
          </w:rPr>
          <w:instrText xml:space="preserve"> PAGEREF _Toc142917876 \h </w:instrText>
        </w:r>
        <w:r>
          <w:rPr>
            <w:noProof/>
            <w:webHidden/>
          </w:rPr>
        </w:r>
        <w:r>
          <w:rPr>
            <w:noProof/>
            <w:webHidden/>
          </w:rPr>
          <w:fldChar w:fldCharType="separate"/>
        </w:r>
        <w:r>
          <w:rPr>
            <w:noProof/>
            <w:webHidden/>
          </w:rPr>
          <w:t>58</w:t>
        </w:r>
        <w:r>
          <w:rPr>
            <w:noProof/>
            <w:webHidden/>
          </w:rPr>
          <w:fldChar w:fldCharType="end"/>
        </w:r>
      </w:hyperlink>
    </w:p>
    <w:p w14:paraId="62369291" w14:textId="3343985C"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77" w:history="1">
        <w:r w:rsidRPr="00DE0035">
          <w:rPr>
            <w:rStyle w:val="Hyperlink"/>
            <w:noProof/>
            <w:lang w:val="en-IN" w:bidi="te-IN"/>
          </w:rPr>
          <w:t>7.5.1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Clear Config</w:t>
        </w:r>
        <w:r>
          <w:rPr>
            <w:noProof/>
            <w:webHidden/>
          </w:rPr>
          <w:tab/>
        </w:r>
        <w:r>
          <w:rPr>
            <w:noProof/>
            <w:webHidden/>
          </w:rPr>
          <w:fldChar w:fldCharType="begin"/>
        </w:r>
        <w:r>
          <w:rPr>
            <w:noProof/>
            <w:webHidden/>
          </w:rPr>
          <w:instrText xml:space="preserve"> PAGEREF _Toc142917877 \h </w:instrText>
        </w:r>
        <w:r>
          <w:rPr>
            <w:noProof/>
            <w:webHidden/>
          </w:rPr>
        </w:r>
        <w:r>
          <w:rPr>
            <w:noProof/>
            <w:webHidden/>
          </w:rPr>
          <w:fldChar w:fldCharType="separate"/>
        </w:r>
        <w:r>
          <w:rPr>
            <w:noProof/>
            <w:webHidden/>
          </w:rPr>
          <w:t>58</w:t>
        </w:r>
        <w:r>
          <w:rPr>
            <w:noProof/>
            <w:webHidden/>
          </w:rPr>
          <w:fldChar w:fldCharType="end"/>
        </w:r>
      </w:hyperlink>
    </w:p>
    <w:p w14:paraId="62A1A39C" w14:textId="5C081D89"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78" w:history="1">
        <w:r w:rsidRPr="00DE0035">
          <w:rPr>
            <w:rStyle w:val="Hyperlink"/>
            <w:noProof/>
            <w:lang w:val="en-IN" w:bidi="te-IN"/>
          </w:rPr>
          <w:t>7.5.2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Clear Run-time State</w:t>
        </w:r>
        <w:r>
          <w:rPr>
            <w:noProof/>
            <w:webHidden/>
          </w:rPr>
          <w:tab/>
        </w:r>
        <w:r>
          <w:rPr>
            <w:noProof/>
            <w:webHidden/>
          </w:rPr>
          <w:fldChar w:fldCharType="begin"/>
        </w:r>
        <w:r>
          <w:rPr>
            <w:noProof/>
            <w:webHidden/>
          </w:rPr>
          <w:instrText xml:space="preserve"> PAGEREF _Toc142917878 \h </w:instrText>
        </w:r>
        <w:r>
          <w:rPr>
            <w:noProof/>
            <w:webHidden/>
          </w:rPr>
        </w:r>
        <w:r>
          <w:rPr>
            <w:noProof/>
            <w:webHidden/>
          </w:rPr>
          <w:fldChar w:fldCharType="separate"/>
        </w:r>
        <w:r>
          <w:rPr>
            <w:noProof/>
            <w:webHidden/>
          </w:rPr>
          <w:t>59</w:t>
        </w:r>
        <w:r>
          <w:rPr>
            <w:noProof/>
            <w:webHidden/>
          </w:rPr>
          <w:fldChar w:fldCharType="end"/>
        </w:r>
      </w:hyperlink>
    </w:p>
    <w:p w14:paraId="6E0E76D4" w14:textId="4E148488"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79" w:history="1">
        <w:r w:rsidRPr="00DE0035">
          <w:rPr>
            <w:rStyle w:val="Hyperlink"/>
            <w:noProof/>
            <w:lang w:val="en-IN" w:bidi="te-IN"/>
          </w:rPr>
          <w:t>7.5.3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Clear Cluster-wide Run-time State</w:t>
        </w:r>
        <w:r>
          <w:rPr>
            <w:noProof/>
            <w:webHidden/>
          </w:rPr>
          <w:tab/>
        </w:r>
        <w:r>
          <w:rPr>
            <w:noProof/>
            <w:webHidden/>
          </w:rPr>
          <w:fldChar w:fldCharType="begin"/>
        </w:r>
        <w:r>
          <w:rPr>
            <w:noProof/>
            <w:webHidden/>
          </w:rPr>
          <w:instrText xml:space="preserve"> PAGEREF _Toc142917879 \h </w:instrText>
        </w:r>
        <w:r>
          <w:rPr>
            <w:noProof/>
            <w:webHidden/>
          </w:rPr>
        </w:r>
        <w:r>
          <w:rPr>
            <w:noProof/>
            <w:webHidden/>
          </w:rPr>
          <w:fldChar w:fldCharType="separate"/>
        </w:r>
        <w:r>
          <w:rPr>
            <w:noProof/>
            <w:webHidden/>
          </w:rPr>
          <w:t>60</w:t>
        </w:r>
        <w:r>
          <w:rPr>
            <w:noProof/>
            <w:webHidden/>
          </w:rPr>
          <w:fldChar w:fldCharType="end"/>
        </w:r>
      </w:hyperlink>
    </w:p>
    <w:p w14:paraId="3BF19715" w14:textId="0C1BDF12"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80" w:history="1">
        <w:r w:rsidRPr="00DE0035">
          <w:rPr>
            <w:rStyle w:val="Hyperlink"/>
            <w:noProof/>
            <w:lang w:val="en-IN" w:bidi="te-IN"/>
          </w:rPr>
          <w:t>7.5.4</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Show Snort Statistics</w:t>
        </w:r>
        <w:r>
          <w:rPr>
            <w:noProof/>
            <w:webHidden/>
          </w:rPr>
          <w:tab/>
        </w:r>
        <w:r>
          <w:rPr>
            <w:noProof/>
            <w:webHidden/>
          </w:rPr>
          <w:fldChar w:fldCharType="begin"/>
        </w:r>
        <w:r>
          <w:rPr>
            <w:noProof/>
            <w:webHidden/>
          </w:rPr>
          <w:instrText xml:space="preserve"> PAGEREF _Toc142917880 \h </w:instrText>
        </w:r>
        <w:r>
          <w:rPr>
            <w:noProof/>
            <w:webHidden/>
          </w:rPr>
        </w:r>
        <w:r>
          <w:rPr>
            <w:noProof/>
            <w:webHidden/>
          </w:rPr>
          <w:fldChar w:fldCharType="separate"/>
        </w:r>
        <w:r>
          <w:rPr>
            <w:noProof/>
            <w:webHidden/>
          </w:rPr>
          <w:t>61</w:t>
        </w:r>
        <w:r>
          <w:rPr>
            <w:noProof/>
            <w:webHidden/>
          </w:rPr>
          <w:fldChar w:fldCharType="end"/>
        </w:r>
      </w:hyperlink>
    </w:p>
    <w:p w14:paraId="3E3DC20B" w14:textId="4096F9A5"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81" w:history="1">
        <w:r w:rsidRPr="00DE0035">
          <w:rPr>
            <w:rStyle w:val="Hyperlink"/>
            <w:noProof/>
            <w:lang w:val="en-IN" w:bidi="te-IN"/>
          </w:rPr>
          <w:t>7.5.5</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Show Snort Counters</w:t>
        </w:r>
        <w:r>
          <w:rPr>
            <w:noProof/>
            <w:webHidden/>
          </w:rPr>
          <w:tab/>
        </w:r>
        <w:r>
          <w:rPr>
            <w:noProof/>
            <w:webHidden/>
          </w:rPr>
          <w:fldChar w:fldCharType="begin"/>
        </w:r>
        <w:r>
          <w:rPr>
            <w:noProof/>
            <w:webHidden/>
          </w:rPr>
          <w:instrText xml:space="preserve"> PAGEREF _Toc142917881 \h </w:instrText>
        </w:r>
        <w:r>
          <w:rPr>
            <w:noProof/>
            <w:webHidden/>
          </w:rPr>
        </w:r>
        <w:r>
          <w:rPr>
            <w:noProof/>
            <w:webHidden/>
          </w:rPr>
          <w:fldChar w:fldCharType="separate"/>
        </w:r>
        <w:r>
          <w:rPr>
            <w:noProof/>
            <w:webHidden/>
          </w:rPr>
          <w:t>62</w:t>
        </w:r>
        <w:r>
          <w:rPr>
            <w:noProof/>
            <w:webHidden/>
          </w:rPr>
          <w:fldChar w:fldCharType="end"/>
        </w:r>
      </w:hyperlink>
    </w:p>
    <w:p w14:paraId="6249E96D" w14:textId="2CB44C0E"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82" w:history="1">
        <w:r w:rsidRPr="00DE0035">
          <w:rPr>
            <w:rStyle w:val="Hyperlink"/>
            <w:noProof/>
            <w:lang w:val="en-IN" w:bidi="te-IN"/>
          </w:rPr>
          <w:t>7.5.6</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Show Counters</w:t>
        </w:r>
        <w:r>
          <w:rPr>
            <w:noProof/>
            <w:webHidden/>
          </w:rPr>
          <w:tab/>
        </w:r>
        <w:r>
          <w:rPr>
            <w:noProof/>
            <w:webHidden/>
          </w:rPr>
          <w:fldChar w:fldCharType="begin"/>
        </w:r>
        <w:r>
          <w:rPr>
            <w:noProof/>
            <w:webHidden/>
          </w:rPr>
          <w:instrText xml:space="preserve"> PAGEREF _Toc142917882 \h </w:instrText>
        </w:r>
        <w:r>
          <w:rPr>
            <w:noProof/>
            <w:webHidden/>
          </w:rPr>
        </w:r>
        <w:r>
          <w:rPr>
            <w:noProof/>
            <w:webHidden/>
          </w:rPr>
          <w:fldChar w:fldCharType="separate"/>
        </w:r>
        <w:r>
          <w:rPr>
            <w:noProof/>
            <w:webHidden/>
          </w:rPr>
          <w:t>63</w:t>
        </w:r>
        <w:r>
          <w:rPr>
            <w:noProof/>
            <w:webHidden/>
          </w:rPr>
          <w:fldChar w:fldCharType="end"/>
        </w:r>
      </w:hyperlink>
    </w:p>
    <w:p w14:paraId="488CD4BC" w14:textId="06854503"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83" w:history="1">
        <w:r w:rsidRPr="00DE0035">
          <w:rPr>
            <w:rStyle w:val="Hyperlink"/>
            <w:noProof/>
            <w:lang w:val="en-IN" w:bidi="te-IN"/>
          </w:rPr>
          <w:t>7.6</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lang w:val="en-IN" w:bidi="te-IN"/>
          </w:rPr>
          <w:t>Debug Commands</w:t>
        </w:r>
        <w:r>
          <w:rPr>
            <w:noProof/>
            <w:webHidden/>
          </w:rPr>
          <w:tab/>
        </w:r>
        <w:r>
          <w:rPr>
            <w:noProof/>
            <w:webHidden/>
          </w:rPr>
          <w:fldChar w:fldCharType="begin"/>
        </w:r>
        <w:r>
          <w:rPr>
            <w:noProof/>
            <w:webHidden/>
          </w:rPr>
          <w:instrText xml:space="preserve"> PAGEREF _Toc142917883 \h </w:instrText>
        </w:r>
        <w:r>
          <w:rPr>
            <w:noProof/>
            <w:webHidden/>
          </w:rPr>
        </w:r>
        <w:r>
          <w:rPr>
            <w:noProof/>
            <w:webHidden/>
          </w:rPr>
          <w:fldChar w:fldCharType="separate"/>
        </w:r>
        <w:r>
          <w:rPr>
            <w:noProof/>
            <w:webHidden/>
          </w:rPr>
          <w:t>63</w:t>
        </w:r>
        <w:r>
          <w:rPr>
            <w:noProof/>
            <w:webHidden/>
          </w:rPr>
          <w:fldChar w:fldCharType="end"/>
        </w:r>
      </w:hyperlink>
    </w:p>
    <w:p w14:paraId="5DCA1DD7" w14:textId="349818FD"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84" w:history="1">
        <w:r w:rsidRPr="00DE0035">
          <w:rPr>
            <w:rStyle w:val="Hyperlink"/>
            <w:noProof/>
            <w:lang w:val="en-IN" w:bidi="te-IN"/>
          </w:rPr>
          <w:t>7.6.1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Connection Based Debugs</w:t>
        </w:r>
        <w:r>
          <w:rPr>
            <w:noProof/>
            <w:webHidden/>
          </w:rPr>
          <w:tab/>
        </w:r>
        <w:r>
          <w:rPr>
            <w:noProof/>
            <w:webHidden/>
          </w:rPr>
          <w:fldChar w:fldCharType="begin"/>
        </w:r>
        <w:r>
          <w:rPr>
            <w:noProof/>
            <w:webHidden/>
          </w:rPr>
          <w:instrText xml:space="preserve"> PAGEREF _Toc142917884 \h </w:instrText>
        </w:r>
        <w:r>
          <w:rPr>
            <w:noProof/>
            <w:webHidden/>
          </w:rPr>
        </w:r>
        <w:r>
          <w:rPr>
            <w:noProof/>
            <w:webHidden/>
          </w:rPr>
          <w:fldChar w:fldCharType="separate"/>
        </w:r>
        <w:r>
          <w:rPr>
            <w:noProof/>
            <w:webHidden/>
          </w:rPr>
          <w:t>64</w:t>
        </w:r>
        <w:r>
          <w:rPr>
            <w:noProof/>
            <w:webHidden/>
          </w:rPr>
          <w:fldChar w:fldCharType="end"/>
        </w:r>
      </w:hyperlink>
    </w:p>
    <w:p w14:paraId="2DE7B060" w14:textId="54E8B0E4"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85" w:history="1">
        <w:r w:rsidRPr="00DE0035">
          <w:rPr>
            <w:rStyle w:val="Hyperlink"/>
            <w:noProof/>
            <w:lang w:val="en-IN" w:bidi="te-IN"/>
          </w:rPr>
          <w:t>7.6.2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Non-connection/Config Based Debugs</w:t>
        </w:r>
        <w:r>
          <w:rPr>
            <w:noProof/>
            <w:webHidden/>
          </w:rPr>
          <w:tab/>
        </w:r>
        <w:r>
          <w:rPr>
            <w:noProof/>
            <w:webHidden/>
          </w:rPr>
          <w:fldChar w:fldCharType="begin"/>
        </w:r>
        <w:r>
          <w:rPr>
            <w:noProof/>
            <w:webHidden/>
          </w:rPr>
          <w:instrText xml:space="preserve"> PAGEREF _Toc142917885 \h </w:instrText>
        </w:r>
        <w:r>
          <w:rPr>
            <w:noProof/>
            <w:webHidden/>
          </w:rPr>
        </w:r>
        <w:r>
          <w:rPr>
            <w:noProof/>
            <w:webHidden/>
          </w:rPr>
          <w:fldChar w:fldCharType="separate"/>
        </w:r>
        <w:r>
          <w:rPr>
            <w:noProof/>
            <w:webHidden/>
          </w:rPr>
          <w:t>65</w:t>
        </w:r>
        <w:r>
          <w:rPr>
            <w:noProof/>
            <w:webHidden/>
          </w:rPr>
          <w:fldChar w:fldCharType="end"/>
        </w:r>
      </w:hyperlink>
    </w:p>
    <w:p w14:paraId="2C66229A" w14:textId="406D768B"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86" w:history="1">
        <w:r w:rsidRPr="00DE0035">
          <w:rPr>
            <w:rStyle w:val="Hyperlink"/>
            <w:noProof/>
            <w:lang w:val="en-IN" w:bidi="te-IN"/>
          </w:rPr>
          <w:t>7.6.3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bidi="te-IN"/>
          </w:rPr>
          <w:t>Debug Menu Commands</w:t>
        </w:r>
        <w:r>
          <w:rPr>
            <w:noProof/>
            <w:webHidden/>
          </w:rPr>
          <w:tab/>
        </w:r>
        <w:r>
          <w:rPr>
            <w:noProof/>
            <w:webHidden/>
          </w:rPr>
          <w:fldChar w:fldCharType="begin"/>
        </w:r>
        <w:r>
          <w:rPr>
            <w:noProof/>
            <w:webHidden/>
          </w:rPr>
          <w:instrText xml:space="preserve"> PAGEREF _Toc142917886 \h </w:instrText>
        </w:r>
        <w:r>
          <w:rPr>
            <w:noProof/>
            <w:webHidden/>
          </w:rPr>
        </w:r>
        <w:r>
          <w:rPr>
            <w:noProof/>
            <w:webHidden/>
          </w:rPr>
          <w:fldChar w:fldCharType="separate"/>
        </w:r>
        <w:r>
          <w:rPr>
            <w:noProof/>
            <w:webHidden/>
          </w:rPr>
          <w:t>65</w:t>
        </w:r>
        <w:r>
          <w:rPr>
            <w:noProof/>
            <w:webHidden/>
          </w:rPr>
          <w:fldChar w:fldCharType="end"/>
        </w:r>
      </w:hyperlink>
    </w:p>
    <w:p w14:paraId="654A2B9C" w14:textId="30624E3F"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87" w:history="1">
        <w:r w:rsidRPr="00DE0035">
          <w:rPr>
            <w:rStyle w:val="Hyperlink"/>
            <w:noProof/>
          </w:rPr>
          <w:t>7.7</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Syslog Messages</w:t>
        </w:r>
        <w:r>
          <w:rPr>
            <w:noProof/>
            <w:webHidden/>
          </w:rPr>
          <w:tab/>
        </w:r>
        <w:r>
          <w:rPr>
            <w:noProof/>
            <w:webHidden/>
          </w:rPr>
          <w:fldChar w:fldCharType="begin"/>
        </w:r>
        <w:r>
          <w:rPr>
            <w:noProof/>
            <w:webHidden/>
          </w:rPr>
          <w:instrText xml:space="preserve"> PAGEREF _Toc142917887 \h </w:instrText>
        </w:r>
        <w:r>
          <w:rPr>
            <w:noProof/>
            <w:webHidden/>
          </w:rPr>
        </w:r>
        <w:r>
          <w:rPr>
            <w:noProof/>
            <w:webHidden/>
          </w:rPr>
          <w:fldChar w:fldCharType="separate"/>
        </w:r>
        <w:r>
          <w:rPr>
            <w:noProof/>
            <w:webHidden/>
          </w:rPr>
          <w:t>68</w:t>
        </w:r>
        <w:r>
          <w:rPr>
            <w:noProof/>
            <w:webHidden/>
          </w:rPr>
          <w:fldChar w:fldCharType="end"/>
        </w:r>
      </w:hyperlink>
    </w:p>
    <w:p w14:paraId="6977EC51" w14:textId="5F88AF29"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88" w:history="1">
        <w:r w:rsidRPr="00DE0035">
          <w:rPr>
            <w:rStyle w:val="Hyperlink"/>
            <w:noProof/>
          </w:rPr>
          <w:t>7.8</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Events</w:t>
        </w:r>
        <w:r>
          <w:rPr>
            <w:noProof/>
            <w:webHidden/>
          </w:rPr>
          <w:tab/>
        </w:r>
        <w:r>
          <w:rPr>
            <w:noProof/>
            <w:webHidden/>
          </w:rPr>
          <w:fldChar w:fldCharType="begin"/>
        </w:r>
        <w:r>
          <w:rPr>
            <w:noProof/>
            <w:webHidden/>
          </w:rPr>
          <w:instrText xml:space="preserve"> PAGEREF _Toc142917888 \h </w:instrText>
        </w:r>
        <w:r>
          <w:rPr>
            <w:noProof/>
            <w:webHidden/>
          </w:rPr>
        </w:r>
        <w:r>
          <w:rPr>
            <w:noProof/>
            <w:webHidden/>
          </w:rPr>
          <w:fldChar w:fldCharType="separate"/>
        </w:r>
        <w:r>
          <w:rPr>
            <w:noProof/>
            <w:webHidden/>
          </w:rPr>
          <w:t>68</w:t>
        </w:r>
        <w:r>
          <w:rPr>
            <w:noProof/>
            <w:webHidden/>
          </w:rPr>
          <w:fldChar w:fldCharType="end"/>
        </w:r>
      </w:hyperlink>
    </w:p>
    <w:p w14:paraId="38B1C7CD" w14:textId="79A987B3"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89" w:history="1">
        <w:r w:rsidRPr="00DE0035">
          <w:rPr>
            <w:rStyle w:val="Hyperlink"/>
            <w:noProof/>
            <w:lang w:val="en-IN"/>
          </w:rPr>
          <w:t>7.8.1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rPr>
          <w:t>Connection Events</w:t>
        </w:r>
        <w:r>
          <w:rPr>
            <w:noProof/>
            <w:webHidden/>
          </w:rPr>
          <w:tab/>
        </w:r>
        <w:r>
          <w:rPr>
            <w:noProof/>
            <w:webHidden/>
          </w:rPr>
          <w:fldChar w:fldCharType="begin"/>
        </w:r>
        <w:r>
          <w:rPr>
            <w:noProof/>
            <w:webHidden/>
          </w:rPr>
          <w:instrText xml:space="preserve"> PAGEREF _Toc142917889 \h </w:instrText>
        </w:r>
        <w:r>
          <w:rPr>
            <w:noProof/>
            <w:webHidden/>
          </w:rPr>
        </w:r>
        <w:r>
          <w:rPr>
            <w:noProof/>
            <w:webHidden/>
          </w:rPr>
          <w:fldChar w:fldCharType="separate"/>
        </w:r>
        <w:r>
          <w:rPr>
            <w:noProof/>
            <w:webHidden/>
          </w:rPr>
          <w:t>68</w:t>
        </w:r>
        <w:r>
          <w:rPr>
            <w:noProof/>
            <w:webHidden/>
          </w:rPr>
          <w:fldChar w:fldCharType="end"/>
        </w:r>
      </w:hyperlink>
    </w:p>
    <w:p w14:paraId="174ADE4A" w14:textId="24E8061D"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90" w:history="1">
        <w:r w:rsidRPr="00DE0035">
          <w:rPr>
            <w:rStyle w:val="Hyperlink"/>
            <w:noProof/>
            <w:lang w:val="en-IN"/>
          </w:rPr>
          <w:t>7.8.2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lang w:val="en-IN"/>
          </w:rPr>
          <w:t>Dashboards:</w:t>
        </w:r>
        <w:r>
          <w:rPr>
            <w:noProof/>
            <w:webHidden/>
          </w:rPr>
          <w:tab/>
        </w:r>
        <w:r>
          <w:rPr>
            <w:noProof/>
            <w:webHidden/>
          </w:rPr>
          <w:fldChar w:fldCharType="begin"/>
        </w:r>
        <w:r>
          <w:rPr>
            <w:noProof/>
            <w:webHidden/>
          </w:rPr>
          <w:instrText xml:space="preserve"> PAGEREF _Toc142917890 \h </w:instrText>
        </w:r>
        <w:r>
          <w:rPr>
            <w:noProof/>
            <w:webHidden/>
          </w:rPr>
        </w:r>
        <w:r>
          <w:rPr>
            <w:noProof/>
            <w:webHidden/>
          </w:rPr>
          <w:fldChar w:fldCharType="separate"/>
        </w:r>
        <w:r>
          <w:rPr>
            <w:noProof/>
            <w:webHidden/>
          </w:rPr>
          <w:t>68</w:t>
        </w:r>
        <w:r>
          <w:rPr>
            <w:noProof/>
            <w:webHidden/>
          </w:rPr>
          <w:fldChar w:fldCharType="end"/>
        </w:r>
      </w:hyperlink>
    </w:p>
    <w:p w14:paraId="2E3E760E" w14:textId="026E78F6"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91" w:history="1">
        <w:r w:rsidRPr="00DE0035">
          <w:rPr>
            <w:rStyle w:val="Hyperlink"/>
            <w:noProof/>
          </w:rPr>
          <w:t>7.9</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Configuring through CLISH</w:t>
        </w:r>
        <w:r>
          <w:rPr>
            <w:noProof/>
            <w:webHidden/>
          </w:rPr>
          <w:tab/>
        </w:r>
        <w:r>
          <w:rPr>
            <w:noProof/>
            <w:webHidden/>
          </w:rPr>
          <w:fldChar w:fldCharType="begin"/>
        </w:r>
        <w:r>
          <w:rPr>
            <w:noProof/>
            <w:webHidden/>
          </w:rPr>
          <w:instrText xml:space="preserve"> PAGEREF _Toc142917891 \h </w:instrText>
        </w:r>
        <w:r>
          <w:rPr>
            <w:noProof/>
            <w:webHidden/>
          </w:rPr>
        </w:r>
        <w:r>
          <w:rPr>
            <w:noProof/>
            <w:webHidden/>
          </w:rPr>
          <w:fldChar w:fldCharType="separate"/>
        </w:r>
        <w:r>
          <w:rPr>
            <w:noProof/>
            <w:webHidden/>
          </w:rPr>
          <w:t>69</w:t>
        </w:r>
        <w:r>
          <w:rPr>
            <w:noProof/>
            <w:webHidden/>
          </w:rPr>
          <w:fldChar w:fldCharType="end"/>
        </w:r>
      </w:hyperlink>
    </w:p>
    <w:p w14:paraId="2D43C144" w14:textId="60AAFB73"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92" w:history="1">
        <w:r w:rsidRPr="00DE0035">
          <w:rPr>
            <w:rStyle w:val="Hyperlink"/>
            <w:noProof/>
          </w:rPr>
          <w:t>7.10</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Configuring through FMC</w:t>
        </w:r>
        <w:r>
          <w:rPr>
            <w:noProof/>
            <w:webHidden/>
          </w:rPr>
          <w:tab/>
        </w:r>
        <w:r>
          <w:rPr>
            <w:noProof/>
            <w:webHidden/>
          </w:rPr>
          <w:fldChar w:fldCharType="begin"/>
        </w:r>
        <w:r>
          <w:rPr>
            <w:noProof/>
            <w:webHidden/>
          </w:rPr>
          <w:instrText xml:space="preserve"> PAGEREF _Toc142917892 \h </w:instrText>
        </w:r>
        <w:r>
          <w:rPr>
            <w:noProof/>
            <w:webHidden/>
          </w:rPr>
        </w:r>
        <w:r>
          <w:rPr>
            <w:noProof/>
            <w:webHidden/>
          </w:rPr>
          <w:fldChar w:fldCharType="separate"/>
        </w:r>
        <w:r>
          <w:rPr>
            <w:noProof/>
            <w:webHidden/>
          </w:rPr>
          <w:t>69</w:t>
        </w:r>
        <w:r>
          <w:rPr>
            <w:noProof/>
            <w:webHidden/>
          </w:rPr>
          <w:fldChar w:fldCharType="end"/>
        </w:r>
      </w:hyperlink>
    </w:p>
    <w:p w14:paraId="1B5A20CD" w14:textId="61127F0D"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93" w:history="1">
        <w:r w:rsidRPr="00DE0035">
          <w:rPr>
            <w:rStyle w:val="Hyperlink"/>
            <w:noProof/>
          </w:rPr>
          <w:t>7.10.1</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ZTNA Policy</w:t>
        </w:r>
        <w:r>
          <w:rPr>
            <w:noProof/>
            <w:webHidden/>
          </w:rPr>
          <w:tab/>
        </w:r>
        <w:r>
          <w:rPr>
            <w:noProof/>
            <w:webHidden/>
          </w:rPr>
          <w:fldChar w:fldCharType="begin"/>
        </w:r>
        <w:r>
          <w:rPr>
            <w:noProof/>
            <w:webHidden/>
          </w:rPr>
          <w:instrText xml:space="preserve"> PAGEREF _Toc142917893 \h </w:instrText>
        </w:r>
        <w:r>
          <w:rPr>
            <w:noProof/>
            <w:webHidden/>
          </w:rPr>
        </w:r>
        <w:r>
          <w:rPr>
            <w:noProof/>
            <w:webHidden/>
          </w:rPr>
          <w:fldChar w:fldCharType="separate"/>
        </w:r>
        <w:r>
          <w:rPr>
            <w:noProof/>
            <w:webHidden/>
          </w:rPr>
          <w:t>69</w:t>
        </w:r>
        <w:r>
          <w:rPr>
            <w:noProof/>
            <w:webHidden/>
          </w:rPr>
          <w:fldChar w:fldCharType="end"/>
        </w:r>
      </w:hyperlink>
    </w:p>
    <w:p w14:paraId="6BA91CCE" w14:textId="741A9C71"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94" w:history="1">
        <w:r w:rsidRPr="00DE0035">
          <w:rPr>
            <w:rStyle w:val="Hyperlink"/>
            <w:noProof/>
          </w:rPr>
          <w:t>7.10.2</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HW Modeling</w:t>
        </w:r>
        <w:r>
          <w:rPr>
            <w:noProof/>
            <w:webHidden/>
          </w:rPr>
          <w:tab/>
        </w:r>
        <w:r>
          <w:rPr>
            <w:noProof/>
            <w:webHidden/>
          </w:rPr>
          <w:fldChar w:fldCharType="begin"/>
        </w:r>
        <w:r>
          <w:rPr>
            <w:noProof/>
            <w:webHidden/>
          </w:rPr>
          <w:instrText xml:space="preserve"> PAGEREF _Toc142917894 \h </w:instrText>
        </w:r>
        <w:r>
          <w:rPr>
            <w:noProof/>
            <w:webHidden/>
          </w:rPr>
        </w:r>
        <w:r>
          <w:rPr>
            <w:noProof/>
            <w:webHidden/>
          </w:rPr>
          <w:fldChar w:fldCharType="separate"/>
        </w:r>
        <w:r>
          <w:rPr>
            <w:noProof/>
            <w:webHidden/>
          </w:rPr>
          <w:t>72</w:t>
        </w:r>
        <w:r>
          <w:rPr>
            <w:noProof/>
            <w:webHidden/>
          </w:rPr>
          <w:fldChar w:fldCharType="end"/>
        </w:r>
      </w:hyperlink>
    </w:p>
    <w:p w14:paraId="51C2FDDA" w14:textId="38A2085C"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895" w:history="1">
        <w:r w:rsidRPr="00DE0035">
          <w:rPr>
            <w:rStyle w:val="Hyperlink"/>
            <w:noProof/>
          </w:rPr>
          <w:t>7.10.3</w:t>
        </w:r>
        <w:r>
          <w:rPr>
            <w:rFonts w:eastAsiaTheme="minorEastAsia" w:cstheme="minorBidi"/>
            <w:i w:val="0"/>
            <w:iCs w:val="0"/>
            <w:noProof/>
            <w:snapToGrid/>
            <w:color w:val="auto"/>
            <w:kern w:val="2"/>
            <w:sz w:val="24"/>
            <w:szCs w:val="24"/>
            <w:lang w:val="en-IN" w:eastAsia="en-GB"/>
            <w14:ligatures w14:val="standardContextual"/>
          </w:rPr>
          <w:tab/>
        </w:r>
        <w:r w:rsidRPr="00DE0035">
          <w:rPr>
            <w:rStyle w:val="Hyperlink"/>
            <w:noProof/>
          </w:rPr>
          <w:t>DUO API Integration</w:t>
        </w:r>
        <w:r>
          <w:rPr>
            <w:noProof/>
            <w:webHidden/>
          </w:rPr>
          <w:tab/>
        </w:r>
        <w:r>
          <w:rPr>
            <w:noProof/>
            <w:webHidden/>
          </w:rPr>
          <w:fldChar w:fldCharType="begin"/>
        </w:r>
        <w:r>
          <w:rPr>
            <w:noProof/>
            <w:webHidden/>
          </w:rPr>
          <w:instrText xml:space="preserve"> PAGEREF _Toc142917895 \h </w:instrText>
        </w:r>
        <w:r>
          <w:rPr>
            <w:noProof/>
            <w:webHidden/>
          </w:rPr>
        </w:r>
        <w:r>
          <w:rPr>
            <w:noProof/>
            <w:webHidden/>
          </w:rPr>
          <w:fldChar w:fldCharType="separate"/>
        </w:r>
        <w:r>
          <w:rPr>
            <w:noProof/>
            <w:webHidden/>
          </w:rPr>
          <w:t>73</w:t>
        </w:r>
        <w:r>
          <w:rPr>
            <w:noProof/>
            <w:webHidden/>
          </w:rPr>
          <w:fldChar w:fldCharType="end"/>
        </w:r>
      </w:hyperlink>
    </w:p>
    <w:p w14:paraId="40916724" w14:textId="64BC00B3"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96" w:history="1">
        <w:r w:rsidRPr="00DE0035">
          <w:rPr>
            <w:rStyle w:val="Hyperlink"/>
            <w:noProof/>
          </w:rPr>
          <w:t>7.11</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FMC Deployment</w:t>
        </w:r>
        <w:r>
          <w:rPr>
            <w:noProof/>
            <w:webHidden/>
          </w:rPr>
          <w:tab/>
        </w:r>
        <w:r>
          <w:rPr>
            <w:noProof/>
            <w:webHidden/>
          </w:rPr>
          <w:fldChar w:fldCharType="begin"/>
        </w:r>
        <w:r>
          <w:rPr>
            <w:noProof/>
            <w:webHidden/>
          </w:rPr>
          <w:instrText xml:space="preserve"> PAGEREF _Toc142917896 \h </w:instrText>
        </w:r>
        <w:r>
          <w:rPr>
            <w:noProof/>
            <w:webHidden/>
          </w:rPr>
        </w:r>
        <w:r>
          <w:rPr>
            <w:noProof/>
            <w:webHidden/>
          </w:rPr>
          <w:fldChar w:fldCharType="separate"/>
        </w:r>
        <w:r>
          <w:rPr>
            <w:noProof/>
            <w:webHidden/>
          </w:rPr>
          <w:t>73</w:t>
        </w:r>
        <w:r>
          <w:rPr>
            <w:noProof/>
            <w:webHidden/>
          </w:rPr>
          <w:fldChar w:fldCharType="end"/>
        </w:r>
      </w:hyperlink>
    </w:p>
    <w:p w14:paraId="252EACD7" w14:textId="4CD1B41F"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97" w:history="1">
        <w:r w:rsidRPr="00DE0035">
          <w:rPr>
            <w:rStyle w:val="Hyperlink"/>
            <w:noProof/>
          </w:rPr>
          <w:t>7.12</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Configuring through ASDM/FDM</w:t>
        </w:r>
        <w:r>
          <w:rPr>
            <w:noProof/>
            <w:webHidden/>
          </w:rPr>
          <w:tab/>
        </w:r>
        <w:r>
          <w:rPr>
            <w:noProof/>
            <w:webHidden/>
          </w:rPr>
          <w:fldChar w:fldCharType="begin"/>
        </w:r>
        <w:r>
          <w:rPr>
            <w:noProof/>
            <w:webHidden/>
          </w:rPr>
          <w:instrText xml:space="preserve"> PAGEREF _Toc142917897 \h </w:instrText>
        </w:r>
        <w:r>
          <w:rPr>
            <w:noProof/>
            <w:webHidden/>
          </w:rPr>
        </w:r>
        <w:r>
          <w:rPr>
            <w:noProof/>
            <w:webHidden/>
          </w:rPr>
          <w:fldChar w:fldCharType="separate"/>
        </w:r>
        <w:r>
          <w:rPr>
            <w:noProof/>
            <w:webHidden/>
          </w:rPr>
          <w:t>74</w:t>
        </w:r>
        <w:r>
          <w:rPr>
            <w:noProof/>
            <w:webHidden/>
          </w:rPr>
          <w:fldChar w:fldCharType="end"/>
        </w:r>
      </w:hyperlink>
    </w:p>
    <w:p w14:paraId="0AA98901" w14:textId="359ACBEF"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898" w:history="1">
        <w:r w:rsidRPr="00DE0035">
          <w:rPr>
            <w:rStyle w:val="Hyperlink"/>
            <w:noProof/>
          </w:rPr>
          <w:t>7.13</w:t>
        </w:r>
        <w:r>
          <w:rPr>
            <w:rFonts w:eastAsiaTheme="minorEastAsia" w:cstheme="minorBidi"/>
            <w:smallCaps w:val="0"/>
            <w:noProof/>
            <w:snapToGrid/>
            <w:color w:val="auto"/>
            <w:kern w:val="2"/>
            <w:sz w:val="24"/>
            <w:szCs w:val="24"/>
            <w:lang w:val="en-IN" w:eastAsia="en-GB"/>
            <w14:ligatures w14:val="standardContextual"/>
          </w:rPr>
          <w:tab/>
        </w:r>
        <w:r w:rsidRPr="00DE0035">
          <w:rPr>
            <w:rStyle w:val="Hyperlink"/>
            <w:noProof/>
          </w:rPr>
          <w:t>Rest API Support</w:t>
        </w:r>
        <w:r>
          <w:rPr>
            <w:noProof/>
            <w:webHidden/>
          </w:rPr>
          <w:tab/>
        </w:r>
        <w:r>
          <w:rPr>
            <w:noProof/>
            <w:webHidden/>
          </w:rPr>
          <w:fldChar w:fldCharType="begin"/>
        </w:r>
        <w:r>
          <w:rPr>
            <w:noProof/>
            <w:webHidden/>
          </w:rPr>
          <w:instrText xml:space="preserve"> PAGEREF _Toc142917898 \h </w:instrText>
        </w:r>
        <w:r>
          <w:rPr>
            <w:noProof/>
            <w:webHidden/>
          </w:rPr>
        </w:r>
        <w:r>
          <w:rPr>
            <w:noProof/>
            <w:webHidden/>
          </w:rPr>
          <w:fldChar w:fldCharType="separate"/>
        </w:r>
        <w:r>
          <w:rPr>
            <w:noProof/>
            <w:webHidden/>
          </w:rPr>
          <w:t>74</w:t>
        </w:r>
        <w:r>
          <w:rPr>
            <w:noProof/>
            <w:webHidden/>
          </w:rPr>
          <w:fldChar w:fldCharType="end"/>
        </w:r>
      </w:hyperlink>
    </w:p>
    <w:p w14:paraId="24F99720" w14:textId="7BFCA848"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899" w:history="1">
        <w:r w:rsidRPr="00DE0035">
          <w:rPr>
            <w:rStyle w:val="Hyperlink"/>
            <w:noProof/>
          </w:rPr>
          <w:t>8</w:t>
        </w:r>
        <w:r>
          <w:rPr>
            <w:rFonts w:eastAsiaTheme="minorEastAsia" w:cstheme="minorBidi"/>
            <w:b w:val="0"/>
            <w:bCs w:val="0"/>
            <w:caps w:val="0"/>
            <w:noProof/>
            <w:snapToGrid/>
            <w:color w:val="auto"/>
            <w:kern w:val="2"/>
            <w:sz w:val="24"/>
            <w:szCs w:val="24"/>
            <w:lang w:val="en-IN" w:eastAsia="en-GB"/>
            <w14:ligatures w14:val="standardContextual"/>
          </w:rPr>
          <w:tab/>
        </w:r>
        <w:r w:rsidRPr="00DE0035">
          <w:rPr>
            <w:rStyle w:val="Hyperlink"/>
            <w:noProof/>
          </w:rPr>
          <w:t>Caveats</w:t>
        </w:r>
        <w:r>
          <w:rPr>
            <w:noProof/>
            <w:webHidden/>
          </w:rPr>
          <w:tab/>
        </w:r>
        <w:r>
          <w:rPr>
            <w:noProof/>
            <w:webHidden/>
          </w:rPr>
          <w:fldChar w:fldCharType="begin"/>
        </w:r>
        <w:r>
          <w:rPr>
            <w:noProof/>
            <w:webHidden/>
          </w:rPr>
          <w:instrText xml:space="preserve"> PAGEREF _Toc142917899 \h </w:instrText>
        </w:r>
        <w:r>
          <w:rPr>
            <w:noProof/>
            <w:webHidden/>
          </w:rPr>
        </w:r>
        <w:r>
          <w:rPr>
            <w:noProof/>
            <w:webHidden/>
          </w:rPr>
          <w:fldChar w:fldCharType="separate"/>
        </w:r>
        <w:r>
          <w:rPr>
            <w:noProof/>
            <w:webHidden/>
          </w:rPr>
          <w:t>74</w:t>
        </w:r>
        <w:r>
          <w:rPr>
            <w:noProof/>
            <w:webHidden/>
          </w:rPr>
          <w:fldChar w:fldCharType="end"/>
        </w:r>
      </w:hyperlink>
    </w:p>
    <w:p w14:paraId="16275D1A" w14:textId="20667CBF"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900" w:history="1">
        <w:r w:rsidRPr="00DE0035">
          <w:rPr>
            <w:rStyle w:val="Hyperlink"/>
            <w:noProof/>
          </w:rPr>
          <w:t>9</w:t>
        </w:r>
        <w:r>
          <w:rPr>
            <w:rFonts w:eastAsiaTheme="minorEastAsia" w:cstheme="minorBidi"/>
            <w:b w:val="0"/>
            <w:bCs w:val="0"/>
            <w:caps w:val="0"/>
            <w:noProof/>
            <w:snapToGrid/>
            <w:color w:val="auto"/>
            <w:kern w:val="2"/>
            <w:sz w:val="24"/>
            <w:szCs w:val="24"/>
            <w:lang w:val="en-IN" w:eastAsia="en-GB"/>
            <w14:ligatures w14:val="standardContextual"/>
          </w:rPr>
          <w:tab/>
        </w:r>
        <w:r w:rsidRPr="00DE0035">
          <w:rPr>
            <w:rStyle w:val="Hyperlink"/>
            <w:noProof/>
          </w:rPr>
          <w:t>Testing Considerations</w:t>
        </w:r>
        <w:r>
          <w:rPr>
            <w:noProof/>
            <w:webHidden/>
          </w:rPr>
          <w:tab/>
        </w:r>
        <w:r>
          <w:rPr>
            <w:noProof/>
            <w:webHidden/>
          </w:rPr>
          <w:fldChar w:fldCharType="begin"/>
        </w:r>
        <w:r>
          <w:rPr>
            <w:noProof/>
            <w:webHidden/>
          </w:rPr>
          <w:instrText xml:space="preserve"> PAGEREF _Toc142917900 \h </w:instrText>
        </w:r>
        <w:r>
          <w:rPr>
            <w:noProof/>
            <w:webHidden/>
          </w:rPr>
        </w:r>
        <w:r>
          <w:rPr>
            <w:noProof/>
            <w:webHidden/>
          </w:rPr>
          <w:fldChar w:fldCharType="separate"/>
        </w:r>
        <w:r>
          <w:rPr>
            <w:noProof/>
            <w:webHidden/>
          </w:rPr>
          <w:t>75</w:t>
        </w:r>
        <w:r>
          <w:rPr>
            <w:noProof/>
            <w:webHidden/>
          </w:rPr>
          <w:fldChar w:fldCharType="end"/>
        </w:r>
      </w:hyperlink>
    </w:p>
    <w:p w14:paraId="7F2B63F1" w14:textId="0C92E48F"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901" w:history="1">
        <w:r w:rsidRPr="00DE0035">
          <w:rPr>
            <w:rStyle w:val="Hyperlink"/>
            <w:noProof/>
          </w:rPr>
          <w:t>10 Troubleshooting</w:t>
        </w:r>
        <w:r>
          <w:rPr>
            <w:noProof/>
            <w:webHidden/>
          </w:rPr>
          <w:tab/>
        </w:r>
        <w:r>
          <w:rPr>
            <w:noProof/>
            <w:webHidden/>
          </w:rPr>
          <w:fldChar w:fldCharType="begin"/>
        </w:r>
        <w:r>
          <w:rPr>
            <w:noProof/>
            <w:webHidden/>
          </w:rPr>
          <w:instrText xml:space="preserve"> PAGEREF _Toc142917901 \h </w:instrText>
        </w:r>
        <w:r>
          <w:rPr>
            <w:noProof/>
            <w:webHidden/>
          </w:rPr>
        </w:r>
        <w:r>
          <w:rPr>
            <w:noProof/>
            <w:webHidden/>
          </w:rPr>
          <w:fldChar w:fldCharType="separate"/>
        </w:r>
        <w:r>
          <w:rPr>
            <w:noProof/>
            <w:webHidden/>
          </w:rPr>
          <w:t>75</w:t>
        </w:r>
        <w:r>
          <w:rPr>
            <w:noProof/>
            <w:webHidden/>
          </w:rPr>
          <w:fldChar w:fldCharType="end"/>
        </w:r>
      </w:hyperlink>
    </w:p>
    <w:p w14:paraId="3EA608EA" w14:textId="32F45345"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902" w:history="1">
        <w:r w:rsidRPr="00DE0035">
          <w:rPr>
            <w:rStyle w:val="Hyperlink"/>
            <w:noProof/>
          </w:rPr>
          <w:t>10.1 Troubleshooting on FTD</w:t>
        </w:r>
        <w:r>
          <w:rPr>
            <w:noProof/>
            <w:webHidden/>
          </w:rPr>
          <w:tab/>
        </w:r>
        <w:r>
          <w:rPr>
            <w:noProof/>
            <w:webHidden/>
          </w:rPr>
          <w:fldChar w:fldCharType="begin"/>
        </w:r>
        <w:r>
          <w:rPr>
            <w:noProof/>
            <w:webHidden/>
          </w:rPr>
          <w:instrText xml:space="preserve"> PAGEREF _Toc142917902 \h </w:instrText>
        </w:r>
        <w:r>
          <w:rPr>
            <w:noProof/>
            <w:webHidden/>
          </w:rPr>
        </w:r>
        <w:r>
          <w:rPr>
            <w:noProof/>
            <w:webHidden/>
          </w:rPr>
          <w:fldChar w:fldCharType="separate"/>
        </w:r>
        <w:r>
          <w:rPr>
            <w:noProof/>
            <w:webHidden/>
          </w:rPr>
          <w:t>75</w:t>
        </w:r>
        <w:r>
          <w:rPr>
            <w:noProof/>
            <w:webHidden/>
          </w:rPr>
          <w:fldChar w:fldCharType="end"/>
        </w:r>
      </w:hyperlink>
    </w:p>
    <w:p w14:paraId="02B0D64C" w14:textId="0BE6DC60"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903" w:history="1">
        <w:r w:rsidRPr="00DE0035">
          <w:rPr>
            <w:rStyle w:val="Hyperlink"/>
            <w:noProof/>
          </w:rPr>
          <w:t>10.2 ZTNA Diagnostics</w:t>
        </w:r>
        <w:r>
          <w:rPr>
            <w:noProof/>
            <w:webHidden/>
          </w:rPr>
          <w:tab/>
        </w:r>
        <w:r>
          <w:rPr>
            <w:noProof/>
            <w:webHidden/>
          </w:rPr>
          <w:fldChar w:fldCharType="begin"/>
        </w:r>
        <w:r>
          <w:rPr>
            <w:noProof/>
            <w:webHidden/>
          </w:rPr>
          <w:instrText xml:space="preserve"> PAGEREF _Toc142917903 \h </w:instrText>
        </w:r>
        <w:r>
          <w:rPr>
            <w:noProof/>
            <w:webHidden/>
          </w:rPr>
        </w:r>
        <w:r>
          <w:rPr>
            <w:noProof/>
            <w:webHidden/>
          </w:rPr>
          <w:fldChar w:fldCharType="separate"/>
        </w:r>
        <w:r>
          <w:rPr>
            <w:noProof/>
            <w:webHidden/>
          </w:rPr>
          <w:t>75</w:t>
        </w:r>
        <w:r>
          <w:rPr>
            <w:noProof/>
            <w:webHidden/>
          </w:rPr>
          <w:fldChar w:fldCharType="end"/>
        </w:r>
      </w:hyperlink>
    </w:p>
    <w:p w14:paraId="5519DA8E" w14:textId="548F8E36"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904" w:history="1">
        <w:r w:rsidRPr="00DE0035">
          <w:rPr>
            <w:rStyle w:val="Hyperlink"/>
            <w:noProof/>
          </w:rPr>
          <w:t>10.3 SRC NAT troubleshooting</w:t>
        </w:r>
        <w:r>
          <w:rPr>
            <w:noProof/>
            <w:webHidden/>
          </w:rPr>
          <w:tab/>
        </w:r>
        <w:r>
          <w:rPr>
            <w:noProof/>
            <w:webHidden/>
          </w:rPr>
          <w:fldChar w:fldCharType="begin"/>
        </w:r>
        <w:r>
          <w:rPr>
            <w:noProof/>
            <w:webHidden/>
          </w:rPr>
          <w:instrText xml:space="preserve"> PAGEREF _Toc142917904 \h </w:instrText>
        </w:r>
        <w:r>
          <w:rPr>
            <w:noProof/>
            <w:webHidden/>
          </w:rPr>
        </w:r>
        <w:r>
          <w:rPr>
            <w:noProof/>
            <w:webHidden/>
          </w:rPr>
          <w:fldChar w:fldCharType="separate"/>
        </w:r>
        <w:r>
          <w:rPr>
            <w:noProof/>
            <w:webHidden/>
          </w:rPr>
          <w:t>77</w:t>
        </w:r>
        <w:r>
          <w:rPr>
            <w:noProof/>
            <w:webHidden/>
          </w:rPr>
          <w:fldChar w:fldCharType="end"/>
        </w:r>
      </w:hyperlink>
    </w:p>
    <w:p w14:paraId="5BE25539" w14:textId="6014BD0E"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905" w:history="1">
        <w:r w:rsidRPr="00DE0035">
          <w:rPr>
            <w:rStyle w:val="Hyperlink"/>
            <w:noProof/>
          </w:rPr>
          <w:t>11 Telemetry</w:t>
        </w:r>
        <w:r>
          <w:rPr>
            <w:noProof/>
            <w:webHidden/>
          </w:rPr>
          <w:tab/>
        </w:r>
        <w:r>
          <w:rPr>
            <w:noProof/>
            <w:webHidden/>
          </w:rPr>
          <w:fldChar w:fldCharType="begin"/>
        </w:r>
        <w:r>
          <w:rPr>
            <w:noProof/>
            <w:webHidden/>
          </w:rPr>
          <w:instrText xml:space="preserve"> PAGEREF _Toc142917905 \h </w:instrText>
        </w:r>
        <w:r>
          <w:rPr>
            <w:noProof/>
            <w:webHidden/>
          </w:rPr>
        </w:r>
        <w:r>
          <w:rPr>
            <w:noProof/>
            <w:webHidden/>
          </w:rPr>
          <w:fldChar w:fldCharType="separate"/>
        </w:r>
        <w:r>
          <w:rPr>
            <w:noProof/>
            <w:webHidden/>
          </w:rPr>
          <w:t>78</w:t>
        </w:r>
        <w:r>
          <w:rPr>
            <w:noProof/>
            <w:webHidden/>
          </w:rPr>
          <w:fldChar w:fldCharType="end"/>
        </w:r>
      </w:hyperlink>
    </w:p>
    <w:p w14:paraId="14EC622C" w14:textId="36E3537B"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906" w:history="1">
        <w:r w:rsidRPr="00DE0035">
          <w:rPr>
            <w:rStyle w:val="Hyperlink"/>
            <w:bCs/>
            <w:noProof/>
            <w:lang w:val="en-IN"/>
          </w:rPr>
          <w:t xml:space="preserve">11.1 </w:t>
        </w:r>
        <w:r w:rsidRPr="00DE0035">
          <w:rPr>
            <w:rStyle w:val="Hyperlink"/>
            <w:noProof/>
            <w:lang w:val="en-IN"/>
          </w:rPr>
          <w:t xml:space="preserve">FTD </w:t>
        </w:r>
        <w:r w:rsidRPr="00DE0035">
          <w:rPr>
            <w:rStyle w:val="Hyperlink"/>
            <w:bCs/>
            <w:noProof/>
            <w:lang w:val="en-IN"/>
          </w:rPr>
          <w:t>Telemetry</w:t>
        </w:r>
        <w:r>
          <w:rPr>
            <w:noProof/>
            <w:webHidden/>
          </w:rPr>
          <w:tab/>
        </w:r>
        <w:r>
          <w:rPr>
            <w:noProof/>
            <w:webHidden/>
          </w:rPr>
          <w:fldChar w:fldCharType="begin"/>
        </w:r>
        <w:r>
          <w:rPr>
            <w:noProof/>
            <w:webHidden/>
          </w:rPr>
          <w:instrText xml:space="preserve"> PAGEREF _Toc142917906 \h </w:instrText>
        </w:r>
        <w:r>
          <w:rPr>
            <w:noProof/>
            <w:webHidden/>
          </w:rPr>
        </w:r>
        <w:r>
          <w:rPr>
            <w:noProof/>
            <w:webHidden/>
          </w:rPr>
          <w:fldChar w:fldCharType="separate"/>
        </w:r>
        <w:r>
          <w:rPr>
            <w:noProof/>
            <w:webHidden/>
          </w:rPr>
          <w:t>78</w:t>
        </w:r>
        <w:r>
          <w:rPr>
            <w:noProof/>
            <w:webHidden/>
          </w:rPr>
          <w:fldChar w:fldCharType="end"/>
        </w:r>
      </w:hyperlink>
    </w:p>
    <w:p w14:paraId="4B7EEC21" w14:textId="5CE51465"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907" w:history="1">
        <w:r w:rsidRPr="00DE0035">
          <w:rPr>
            <w:rStyle w:val="Hyperlink"/>
            <w:noProof/>
            <w:lang w:val="en-IN"/>
          </w:rPr>
          <w:t>11.1.1 LINA Telemetry</w:t>
        </w:r>
        <w:r>
          <w:rPr>
            <w:noProof/>
            <w:webHidden/>
          </w:rPr>
          <w:tab/>
        </w:r>
        <w:r>
          <w:rPr>
            <w:noProof/>
            <w:webHidden/>
          </w:rPr>
          <w:fldChar w:fldCharType="begin"/>
        </w:r>
        <w:r>
          <w:rPr>
            <w:noProof/>
            <w:webHidden/>
          </w:rPr>
          <w:instrText xml:space="preserve"> PAGEREF _Toc142917907 \h </w:instrText>
        </w:r>
        <w:r>
          <w:rPr>
            <w:noProof/>
            <w:webHidden/>
          </w:rPr>
        </w:r>
        <w:r>
          <w:rPr>
            <w:noProof/>
            <w:webHidden/>
          </w:rPr>
          <w:fldChar w:fldCharType="separate"/>
        </w:r>
        <w:r>
          <w:rPr>
            <w:noProof/>
            <w:webHidden/>
          </w:rPr>
          <w:t>78</w:t>
        </w:r>
        <w:r>
          <w:rPr>
            <w:noProof/>
            <w:webHidden/>
          </w:rPr>
          <w:fldChar w:fldCharType="end"/>
        </w:r>
      </w:hyperlink>
    </w:p>
    <w:p w14:paraId="5F358607" w14:textId="7BC6E312" w:rsidR="00042696" w:rsidRDefault="00042696">
      <w:pPr>
        <w:pStyle w:val="TOC3"/>
        <w:rPr>
          <w:rFonts w:eastAsiaTheme="minorEastAsia" w:cstheme="minorBidi"/>
          <w:i w:val="0"/>
          <w:iCs w:val="0"/>
          <w:noProof/>
          <w:snapToGrid/>
          <w:color w:val="auto"/>
          <w:kern w:val="2"/>
          <w:sz w:val="24"/>
          <w:szCs w:val="24"/>
          <w:lang w:val="en-IN" w:eastAsia="en-GB"/>
          <w14:ligatures w14:val="standardContextual"/>
        </w:rPr>
      </w:pPr>
      <w:hyperlink w:anchor="_Toc142917908" w:history="1">
        <w:r w:rsidRPr="00DE0035">
          <w:rPr>
            <w:rStyle w:val="Hyperlink"/>
            <w:noProof/>
            <w:lang w:val="en-IN"/>
          </w:rPr>
          <w:t>11.1.2 Snort Telemetry</w:t>
        </w:r>
        <w:r>
          <w:rPr>
            <w:noProof/>
            <w:webHidden/>
          </w:rPr>
          <w:tab/>
        </w:r>
        <w:r>
          <w:rPr>
            <w:noProof/>
            <w:webHidden/>
          </w:rPr>
          <w:fldChar w:fldCharType="begin"/>
        </w:r>
        <w:r>
          <w:rPr>
            <w:noProof/>
            <w:webHidden/>
          </w:rPr>
          <w:instrText xml:space="preserve"> PAGEREF _Toc142917908 \h </w:instrText>
        </w:r>
        <w:r>
          <w:rPr>
            <w:noProof/>
            <w:webHidden/>
          </w:rPr>
        </w:r>
        <w:r>
          <w:rPr>
            <w:noProof/>
            <w:webHidden/>
          </w:rPr>
          <w:fldChar w:fldCharType="separate"/>
        </w:r>
        <w:r>
          <w:rPr>
            <w:noProof/>
            <w:webHidden/>
          </w:rPr>
          <w:t>79</w:t>
        </w:r>
        <w:r>
          <w:rPr>
            <w:noProof/>
            <w:webHidden/>
          </w:rPr>
          <w:fldChar w:fldCharType="end"/>
        </w:r>
      </w:hyperlink>
    </w:p>
    <w:p w14:paraId="2363A4CB" w14:textId="0DD734C6"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909" w:history="1">
        <w:r w:rsidRPr="00DE0035">
          <w:rPr>
            <w:rStyle w:val="Hyperlink"/>
            <w:noProof/>
          </w:rPr>
          <w:t>12 Initiative, Legal, &amp; Regulatory</w:t>
        </w:r>
        <w:r>
          <w:rPr>
            <w:noProof/>
            <w:webHidden/>
          </w:rPr>
          <w:tab/>
        </w:r>
        <w:r>
          <w:rPr>
            <w:noProof/>
            <w:webHidden/>
          </w:rPr>
          <w:fldChar w:fldCharType="begin"/>
        </w:r>
        <w:r>
          <w:rPr>
            <w:noProof/>
            <w:webHidden/>
          </w:rPr>
          <w:instrText xml:space="preserve"> PAGEREF _Toc142917909 \h </w:instrText>
        </w:r>
        <w:r>
          <w:rPr>
            <w:noProof/>
            <w:webHidden/>
          </w:rPr>
        </w:r>
        <w:r>
          <w:rPr>
            <w:noProof/>
            <w:webHidden/>
          </w:rPr>
          <w:fldChar w:fldCharType="separate"/>
        </w:r>
        <w:r>
          <w:rPr>
            <w:noProof/>
            <w:webHidden/>
          </w:rPr>
          <w:t>81</w:t>
        </w:r>
        <w:r>
          <w:rPr>
            <w:noProof/>
            <w:webHidden/>
          </w:rPr>
          <w:fldChar w:fldCharType="end"/>
        </w:r>
      </w:hyperlink>
    </w:p>
    <w:p w14:paraId="40B5C8F4" w14:textId="001F4873"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910" w:history="1">
        <w:r w:rsidRPr="00DE0035">
          <w:rPr>
            <w:rStyle w:val="Hyperlink"/>
            <w:noProof/>
          </w:rPr>
          <w:t>13 Requirements Traceability Considerations</w:t>
        </w:r>
        <w:r>
          <w:rPr>
            <w:noProof/>
            <w:webHidden/>
          </w:rPr>
          <w:tab/>
        </w:r>
        <w:r>
          <w:rPr>
            <w:noProof/>
            <w:webHidden/>
          </w:rPr>
          <w:fldChar w:fldCharType="begin"/>
        </w:r>
        <w:r>
          <w:rPr>
            <w:noProof/>
            <w:webHidden/>
          </w:rPr>
          <w:instrText xml:space="preserve"> PAGEREF _Toc142917910 \h </w:instrText>
        </w:r>
        <w:r>
          <w:rPr>
            <w:noProof/>
            <w:webHidden/>
          </w:rPr>
        </w:r>
        <w:r>
          <w:rPr>
            <w:noProof/>
            <w:webHidden/>
          </w:rPr>
          <w:fldChar w:fldCharType="separate"/>
        </w:r>
        <w:r>
          <w:rPr>
            <w:noProof/>
            <w:webHidden/>
          </w:rPr>
          <w:t>81</w:t>
        </w:r>
        <w:r>
          <w:rPr>
            <w:noProof/>
            <w:webHidden/>
          </w:rPr>
          <w:fldChar w:fldCharType="end"/>
        </w:r>
      </w:hyperlink>
    </w:p>
    <w:p w14:paraId="18EAFDE1" w14:textId="54DC4FC9"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911" w:history="1">
        <w:r w:rsidRPr="00DE0035">
          <w:rPr>
            <w:rStyle w:val="Hyperlink"/>
            <w:noProof/>
          </w:rPr>
          <w:t>14 SReferences</w:t>
        </w:r>
        <w:r>
          <w:rPr>
            <w:noProof/>
            <w:webHidden/>
          </w:rPr>
          <w:tab/>
        </w:r>
        <w:r>
          <w:rPr>
            <w:noProof/>
            <w:webHidden/>
          </w:rPr>
          <w:fldChar w:fldCharType="begin"/>
        </w:r>
        <w:r>
          <w:rPr>
            <w:noProof/>
            <w:webHidden/>
          </w:rPr>
          <w:instrText xml:space="preserve"> PAGEREF _Toc142917911 \h </w:instrText>
        </w:r>
        <w:r>
          <w:rPr>
            <w:noProof/>
            <w:webHidden/>
          </w:rPr>
        </w:r>
        <w:r>
          <w:rPr>
            <w:noProof/>
            <w:webHidden/>
          </w:rPr>
          <w:fldChar w:fldCharType="separate"/>
        </w:r>
        <w:r>
          <w:rPr>
            <w:noProof/>
            <w:webHidden/>
          </w:rPr>
          <w:t>82</w:t>
        </w:r>
        <w:r>
          <w:rPr>
            <w:noProof/>
            <w:webHidden/>
          </w:rPr>
          <w:fldChar w:fldCharType="end"/>
        </w:r>
      </w:hyperlink>
    </w:p>
    <w:p w14:paraId="0A1A4DEC" w14:textId="160FD5FD"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912" w:history="1">
        <w:r w:rsidRPr="00DE0035">
          <w:rPr>
            <w:rStyle w:val="Hyperlink"/>
            <w:noProof/>
          </w:rPr>
          <w:t>15 Glossary</w:t>
        </w:r>
        <w:r>
          <w:rPr>
            <w:noProof/>
            <w:webHidden/>
          </w:rPr>
          <w:tab/>
        </w:r>
        <w:r>
          <w:rPr>
            <w:noProof/>
            <w:webHidden/>
          </w:rPr>
          <w:fldChar w:fldCharType="begin"/>
        </w:r>
        <w:r>
          <w:rPr>
            <w:noProof/>
            <w:webHidden/>
          </w:rPr>
          <w:instrText xml:space="preserve"> PAGEREF _Toc142917912 \h </w:instrText>
        </w:r>
        <w:r>
          <w:rPr>
            <w:noProof/>
            <w:webHidden/>
          </w:rPr>
        </w:r>
        <w:r>
          <w:rPr>
            <w:noProof/>
            <w:webHidden/>
          </w:rPr>
          <w:fldChar w:fldCharType="separate"/>
        </w:r>
        <w:r>
          <w:rPr>
            <w:noProof/>
            <w:webHidden/>
          </w:rPr>
          <w:t>82</w:t>
        </w:r>
        <w:r>
          <w:rPr>
            <w:noProof/>
            <w:webHidden/>
          </w:rPr>
          <w:fldChar w:fldCharType="end"/>
        </w:r>
      </w:hyperlink>
    </w:p>
    <w:p w14:paraId="2E2C1E84" w14:textId="32B7E582" w:rsidR="00042696" w:rsidRDefault="00042696">
      <w:pPr>
        <w:pStyle w:val="TOC1"/>
        <w:rPr>
          <w:rFonts w:eastAsiaTheme="minorEastAsia" w:cstheme="minorBidi"/>
          <w:b w:val="0"/>
          <w:bCs w:val="0"/>
          <w:caps w:val="0"/>
          <w:noProof/>
          <w:snapToGrid/>
          <w:color w:val="auto"/>
          <w:kern w:val="2"/>
          <w:sz w:val="24"/>
          <w:szCs w:val="24"/>
          <w:lang w:val="en-IN" w:eastAsia="en-GB"/>
          <w14:ligatures w14:val="standardContextual"/>
        </w:rPr>
      </w:pPr>
      <w:hyperlink w:anchor="_Toc142917913" w:history="1">
        <w:r w:rsidRPr="00DE0035">
          <w:rPr>
            <w:rStyle w:val="Hyperlink"/>
            <w:noProof/>
          </w:rPr>
          <w:t>16 Attachments</w:t>
        </w:r>
        <w:r>
          <w:rPr>
            <w:noProof/>
            <w:webHidden/>
          </w:rPr>
          <w:tab/>
        </w:r>
        <w:r>
          <w:rPr>
            <w:noProof/>
            <w:webHidden/>
          </w:rPr>
          <w:fldChar w:fldCharType="begin"/>
        </w:r>
        <w:r>
          <w:rPr>
            <w:noProof/>
            <w:webHidden/>
          </w:rPr>
          <w:instrText xml:space="preserve"> PAGEREF _Toc142917913 \h </w:instrText>
        </w:r>
        <w:r>
          <w:rPr>
            <w:noProof/>
            <w:webHidden/>
          </w:rPr>
        </w:r>
        <w:r>
          <w:rPr>
            <w:noProof/>
            <w:webHidden/>
          </w:rPr>
          <w:fldChar w:fldCharType="separate"/>
        </w:r>
        <w:r>
          <w:rPr>
            <w:noProof/>
            <w:webHidden/>
          </w:rPr>
          <w:t>82</w:t>
        </w:r>
        <w:r>
          <w:rPr>
            <w:noProof/>
            <w:webHidden/>
          </w:rPr>
          <w:fldChar w:fldCharType="end"/>
        </w:r>
      </w:hyperlink>
    </w:p>
    <w:p w14:paraId="6D9B883D" w14:textId="0C49BF07" w:rsidR="00042696" w:rsidRDefault="00042696">
      <w:pPr>
        <w:pStyle w:val="TOC2"/>
        <w:rPr>
          <w:rFonts w:eastAsiaTheme="minorEastAsia" w:cstheme="minorBidi"/>
          <w:smallCaps w:val="0"/>
          <w:noProof/>
          <w:snapToGrid/>
          <w:color w:val="auto"/>
          <w:kern w:val="2"/>
          <w:sz w:val="24"/>
          <w:szCs w:val="24"/>
          <w:lang w:val="en-IN" w:eastAsia="en-GB"/>
          <w14:ligatures w14:val="standardContextual"/>
        </w:rPr>
      </w:pPr>
      <w:hyperlink w:anchor="_Toc142917914" w:history="1">
        <w:r w:rsidRPr="00DE0035">
          <w:rPr>
            <w:rStyle w:val="Hyperlink"/>
            <w:noProof/>
          </w:rPr>
          <w:t>16.1 Review Action Items</w:t>
        </w:r>
        <w:r>
          <w:rPr>
            <w:noProof/>
            <w:webHidden/>
          </w:rPr>
          <w:tab/>
        </w:r>
        <w:r>
          <w:rPr>
            <w:noProof/>
            <w:webHidden/>
          </w:rPr>
          <w:fldChar w:fldCharType="begin"/>
        </w:r>
        <w:r>
          <w:rPr>
            <w:noProof/>
            <w:webHidden/>
          </w:rPr>
          <w:instrText xml:space="preserve"> PAGEREF _Toc142917914 \h </w:instrText>
        </w:r>
        <w:r>
          <w:rPr>
            <w:noProof/>
            <w:webHidden/>
          </w:rPr>
        </w:r>
        <w:r>
          <w:rPr>
            <w:noProof/>
            <w:webHidden/>
          </w:rPr>
          <w:fldChar w:fldCharType="separate"/>
        </w:r>
        <w:r>
          <w:rPr>
            <w:noProof/>
            <w:webHidden/>
          </w:rPr>
          <w:t>82</w:t>
        </w:r>
        <w:r>
          <w:rPr>
            <w:noProof/>
            <w:webHidden/>
          </w:rPr>
          <w:fldChar w:fldCharType="end"/>
        </w:r>
      </w:hyperlink>
    </w:p>
    <w:p w14:paraId="72080E82" w14:textId="02C687A5" w:rsidR="00AC2D16" w:rsidRDefault="003007D5" w:rsidP="00EA3C74">
      <w:pPr>
        <w:pStyle w:val="TOC4"/>
        <w:ind w:left="0"/>
      </w:pPr>
      <w:r>
        <w:fldChar w:fldCharType="end"/>
      </w:r>
    </w:p>
    <w:p w14:paraId="3A218225" w14:textId="50CFDAB5" w:rsidR="00AC2D16" w:rsidRPr="005810B1" w:rsidRDefault="002B40F3" w:rsidP="002B40F3">
      <w:pPr>
        <w:pStyle w:val="Heading1"/>
        <w:numPr>
          <w:ilvl w:val="0"/>
          <w:numId w:val="0"/>
        </w:numPr>
      </w:pPr>
      <w:bookmarkStart w:id="32" w:name="_Toc118293399"/>
      <w:bookmarkStart w:id="33" w:name="_Toc440833814"/>
      <w:bookmarkStart w:id="34" w:name="_Toc386358601"/>
      <w:bookmarkStart w:id="35" w:name="_Toc396886563"/>
      <w:bookmarkStart w:id="36" w:name="_Toc396889022"/>
      <w:bookmarkStart w:id="37" w:name="_Toc142917796"/>
      <w:r>
        <w:t xml:space="preserve">1 </w:t>
      </w:r>
      <w:r w:rsidR="00AC2D16">
        <w:t>Problem Definition</w:t>
      </w:r>
      <w:bookmarkEnd w:id="32"/>
      <w:bookmarkEnd w:id="37"/>
    </w:p>
    <w:p w14:paraId="68F902AD" w14:textId="2425E4DA" w:rsidR="00B64F5C" w:rsidRDefault="00B64F5C" w:rsidP="007608A8">
      <w:pPr>
        <w:rPr>
          <w:lang w:val="en-IN"/>
        </w:rPr>
      </w:pPr>
      <w:bookmarkStart w:id="38" w:name="_Toc440833816"/>
      <w:bookmarkStart w:id="39" w:name="_Toc403187354"/>
      <w:bookmarkEnd w:id="33"/>
    </w:p>
    <w:p w14:paraId="61A84A66" w14:textId="77777777" w:rsidR="003E216F" w:rsidRDefault="00C30F71" w:rsidP="001C541B">
      <w:pPr>
        <w:rPr>
          <w:lang w:val="en-IN"/>
        </w:rPr>
      </w:pPr>
      <w:r w:rsidRPr="0A5165EA">
        <w:rPr>
          <w:lang w:val="en-IN"/>
        </w:rPr>
        <w:t xml:space="preserve">ZTNA is a modern way of enabling remote </w:t>
      </w:r>
      <w:r w:rsidR="0078080F" w:rsidRPr="0A5165EA">
        <w:rPr>
          <w:lang w:val="en-IN"/>
        </w:rPr>
        <w:t>and on-prem</w:t>
      </w:r>
      <w:r w:rsidRPr="0A5165EA">
        <w:rPr>
          <w:lang w:val="en-IN"/>
        </w:rPr>
        <w:t xml:space="preserve"> users to securely access internal resources and applications. It hides the network from users and </w:t>
      </w:r>
      <w:r w:rsidR="004868DE" w:rsidRPr="0A5165EA">
        <w:rPr>
          <w:lang w:val="en-IN"/>
        </w:rPr>
        <w:t xml:space="preserve">allows users to only access applications they are authorized for without </w:t>
      </w:r>
      <w:r w:rsidR="00B67E4A" w:rsidRPr="0A5165EA">
        <w:rPr>
          <w:lang w:val="en-IN"/>
        </w:rPr>
        <w:t>assuming that authorization for</w:t>
      </w:r>
      <w:r w:rsidR="00CB2C72" w:rsidRPr="0A5165EA">
        <w:rPr>
          <w:lang w:val="en-IN"/>
        </w:rPr>
        <w:t xml:space="preserve"> one application in the network gives an implicit authorization for other applications on the network</w:t>
      </w:r>
      <w:r w:rsidRPr="0A5165EA">
        <w:rPr>
          <w:lang w:val="en-IN"/>
        </w:rPr>
        <w:t>, thereby reducing the attack surface significantly.</w:t>
      </w:r>
      <w:r w:rsidR="00D4053A" w:rsidRPr="0A5165EA">
        <w:rPr>
          <w:lang w:val="en-IN"/>
        </w:rPr>
        <w:t xml:space="preserve"> In other words, every access to an application has to be explicitly authorized </w:t>
      </w:r>
      <w:r w:rsidR="00CD017A" w:rsidRPr="0A5165EA">
        <w:rPr>
          <w:lang w:val="en-IN"/>
        </w:rPr>
        <w:t>(though explicit authentication may not be essential for every access).</w:t>
      </w:r>
    </w:p>
    <w:p w14:paraId="4673719E" w14:textId="77777777" w:rsidR="00C30F71" w:rsidRDefault="00C30F71" w:rsidP="001C541B">
      <w:pPr>
        <w:rPr>
          <w:lang w:val="en-IN"/>
        </w:rPr>
      </w:pPr>
    </w:p>
    <w:p w14:paraId="44AEE752" w14:textId="1B8DBAEE" w:rsidR="00FF3553" w:rsidRDefault="002F1731" w:rsidP="001C541B">
      <w:pPr>
        <w:rPr>
          <w:lang w:val="en-IN"/>
        </w:rPr>
      </w:pPr>
      <w:r w:rsidRPr="0A5165EA">
        <w:rPr>
          <w:lang w:val="en-IN"/>
        </w:rPr>
        <w:t>With firewalls, t</w:t>
      </w:r>
      <w:r w:rsidR="002377BD" w:rsidRPr="0A5165EA">
        <w:rPr>
          <w:lang w:val="en-IN"/>
        </w:rPr>
        <w:t xml:space="preserve">raditional access control mechanisms have relied on network elements and rules typically allowed or denied access based on source and destination of the traffic. </w:t>
      </w:r>
      <w:r w:rsidR="0042525E" w:rsidRPr="0A5165EA">
        <w:rPr>
          <w:lang w:val="en-IN"/>
        </w:rPr>
        <w:t>However, w</w:t>
      </w:r>
      <w:r w:rsidR="000907DE" w:rsidRPr="0A5165EA">
        <w:rPr>
          <w:lang w:val="en-IN"/>
        </w:rPr>
        <w:t xml:space="preserve">ith ZTNA the access </w:t>
      </w:r>
      <w:r w:rsidR="007759A3" w:rsidRPr="0A5165EA">
        <w:rPr>
          <w:lang w:val="en-IN"/>
        </w:rPr>
        <w:t xml:space="preserve">model changes to </w:t>
      </w:r>
      <w:r w:rsidR="00E65C32" w:rsidRPr="0A5165EA">
        <w:rPr>
          <w:lang w:val="en-IN"/>
        </w:rPr>
        <w:t xml:space="preserve">per app access rather than </w:t>
      </w:r>
      <w:r w:rsidR="00C9187A" w:rsidRPr="0A5165EA">
        <w:rPr>
          <w:lang w:val="en-IN"/>
        </w:rPr>
        <w:t xml:space="preserve">network based access. </w:t>
      </w:r>
      <w:r w:rsidR="00E53931" w:rsidRPr="0A5165EA">
        <w:rPr>
          <w:lang w:val="en-IN"/>
        </w:rPr>
        <w:t xml:space="preserve">Given the </w:t>
      </w:r>
      <w:r w:rsidR="00846C23" w:rsidRPr="0A5165EA">
        <w:rPr>
          <w:lang w:val="en-IN"/>
        </w:rPr>
        <w:t xml:space="preserve">install base of </w:t>
      </w:r>
      <w:r w:rsidR="007B3292" w:rsidRPr="0A5165EA">
        <w:rPr>
          <w:lang w:val="en-IN"/>
        </w:rPr>
        <w:t xml:space="preserve">Cisco’s FTD devices, adding ZTNA functionality </w:t>
      </w:r>
      <w:r w:rsidR="001E243E" w:rsidRPr="0A5165EA">
        <w:rPr>
          <w:lang w:val="en-IN"/>
        </w:rPr>
        <w:t xml:space="preserve">to </w:t>
      </w:r>
      <w:r w:rsidR="00874266" w:rsidRPr="0A5165EA">
        <w:rPr>
          <w:lang w:val="en-IN"/>
        </w:rPr>
        <w:t xml:space="preserve">the FTD </w:t>
      </w:r>
      <w:r w:rsidR="007B3292" w:rsidRPr="0A5165EA">
        <w:rPr>
          <w:lang w:val="en-IN"/>
        </w:rPr>
        <w:t xml:space="preserve">which provides a per app access </w:t>
      </w:r>
      <w:r w:rsidR="00695B1F" w:rsidRPr="0A5165EA">
        <w:rPr>
          <w:lang w:val="en-IN"/>
        </w:rPr>
        <w:t>would allow for easy adoption and migration to a more secure access model</w:t>
      </w:r>
      <w:r w:rsidR="00AA228C" w:rsidRPr="0A5165EA">
        <w:rPr>
          <w:lang w:val="en-IN"/>
        </w:rPr>
        <w:t xml:space="preserve"> without having to install/</w:t>
      </w:r>
      <w:r w:rsidR="00D96E78" w:rsidRPr="0A5165EA">
        <w:rPr>
          <w:lang w:val="en-IN"/>
        </w:rPr>
        <w:t xml:space="preserve">manage </w:t>
      </w:r>
      <w:r w:rsidR="00926E3F" w:rsidRPr="0A5165EA">
        <w:rPr>
          <w:lang w:val="en-IN"/>
        </w:rPr>
        <w:t xml:space="preserve">yet </w:t>
      </w:r>
      <w:r w:rsidR="00D96E78" w:rsidRPr="0A5165EA">
        <w:rPr>
          <w:lang w:val="en-IN"/>
        </w:rPr>
        <w:t xml:space="preserve">another </w:t>
      </w:r>
      <w:r w:rsidR="0020752F" w:rsidRPr="0A5165EA">
        <w:rPr>
          <w:lang w:val="en-IN"/>
        </w:rPr>
        <w:t>device in the network</w:t>
      </w:r>
      <w:r w:rsidR="00AE6478" w:rsidRPr="0A5165EA">
        <w:rPr>
          <w:lang w:val="en-IN"/>
        </w:rPr>
        <w:t>.</w:t>
      </w:r>
      <w:r w:rsidR="00336BA0" w:rsidRPr="0A5165EA">
        <w:rPr>
          <w:lang w:val="en-IN"/>
        </w:rPr>
        <w:t xml:space="preserve"> </w:t>
      </w:r>
      <w:r w:rsidR="00C30F71" w:rsidRPr="0A5165EA">
        <w:rPr>
          <w:lang w:val="en-IN"/>
        </w:rPr>
        <w:t>The ZTNA model described here leverage</w:t>
      </w:r>
      <w:r w:rsidR="00C4445C" w:rsidRPr="0A5165EA">
        <w:rPr>
          <w:lang w:val="en-IN"/>
        </w:rPr>
        <w:t>s</w:t>
      </w:r>
      <w:r w:rsidR="00C30F71" w:rsidRPr="0A5165EA">
        <w:rPr>
          <w:lang w:val="en-IN"/>
        </w:rPr>
        <w:t xml:space="preserve"> our firewalls as enforcement points (gatekeepers to app access).</w:t>
      </w:r>
    </w:p>
    <w:p w14:paraId="33E1BF18" w14:textId="77777777" w:rsidR="003E216F" w:rsidRDefault="003E216F" w:rsidP="001C541B">
      <w:pPr>
        <w:rPr>
          <w:lang w:val="en-IN"/>
        </w:rPr>
      </w:pPr>
    </w:p>
    <w:p w14:paraId="76798379" w14:textId="2748EE11" w:rsidR="00C30F71" w:rsidRPr="00AC4905" w:rsidRDefault="00C30F71" w:rsidP="001C541B">
      <w:pPr>
        <w:rPr>
          <w:lang w:val="en-IN"/>
        </w:rPr>
      </w:pPr>
      <w:r w:rsidRPr="0A5165EA">
        <w:rPr>
          <w:lang w:val="en-IN"/>
        </w:rPr>
        <w:t>Since a firewall already does access control and inspection, adding a directed access to the application for the user is logical extension to cater to the ZTNA principles.</w:t>
      </w:r>
    </w:p>
    <w:p w14:paraId="0BBB5529" w14:textId="35DF7FE8" w:rsidR="00C30F71" w:rsidRPr="00AC4905" w:rsidRDefault="00C30F71" w:rsidP="001C541B">
      <w:pPr>
        <w:rPr>
          <w:lang w:val="en-IN"/>
        </w:rPr>
      </w:pPr>
      <w:r w:rsidRPr="0A5165EA">
        <w:rPr>
          <w:lang w:val="en-IN"/>
        </w:rPr>
        <w:t xml:space="preserve">The added advantage of leveraging the data path is that </w:t>
      </w:r>
      <w:r w:rsidR="006A1D6C" w:rsidRPr="0A5165EA">
        <w:rPr>
          <w:lang w:val="en-IN"/>
        </w:rPr>
        <w:t xml:space="preserve">the </w:t>
      </w:r>
      <w:r w:rsidRPr="0A5165EA">
        <w:rPr>
          <w:lang w:val="en-IN"/>
        </w:rPr>
        <w:t>entire resource</w:t>
      </w:r>
      <w:r w:rsidR="00610ECE" w:rsidRPr="0A5165EA">
        <w:rPr>
          <w:lang w:val="en-IN"/>
        </w:rPr>
        <w:t>s</w:t>
      </w:r>
      <w:r w:rsidRPr="0A5165EA">
        <w:rPr>
          <w:lang w:val="en-IN"/>
        </w:rPr>
        <w:t xml:space="preserve"> of the data path </w:t>
      </w:r>
      <w:r w:rsidR="00530CD3" w:rsidRPr="0A5165EA">
        <w:rPr>
          <w:lang w:val="en-IN"/>
        </w:rPr>
        <w:t xml:space="preserve">are </w:t>
      </w:r>
      <w:r w:rsidRPr="0A5165EA">
        <w:rPr>
          <w:lang w:val="en-IN"/>
        </w:rPr>
        <w:t>available for providing the access and so the performance would be much better with negligible costs overhead. </w:t>
      </w:r>
    </w:p>
    <w:p w14:paraId="46699638" w14:textId="77777777" w:rsidR="003E216F" w:rsidRDefault="003E216F" w:rsidP="001C541B">
      <w:pPr>
        <w:rPr>
          <w:lang w:val="en-IN"/>
        </w:rPr>
      </w:pPr>
    </w:p>
    <w:p w14:paraId="78DB61CB" w14:textId="766CC90B" w:rsidR="5D600DC5" w:rsidRDefault="5D600DC5" w:rsidP="001C541B">
      <w:pPr>
        <w:rPr>
          <w:lang w:val="en-IN"/>
        </w:rPr>
      </w:pPr>
      <w:r w:rsidRPr="0A5165EA">
        <w:rPr>
          <w:lang w:val="en-IN"/>
        </w:rPr>
        <w:t xml:space="preserve">Some of our competitors </w:t>
      </w:r>
      <w:r w:rsidR="00793703" w:rsidRPr="0A5165EA">
        <w:rPr>
          <w:lang w:val="en-IN"/>
        </w:rPr>
        <w:t xml:space="preserve">like Fortinet </w:t>
      </w:r>
      <w:r w:rsidRPr="0A5165EA">
        <w:rPr>
          <w:lang w:val="en-IN"/>
        </w:rPr>
        <w:t xml:space="preserve">have </w:t>
      </w:r>
      <w:r w:rsidR="00793703" w:rsidRPr="0A5165EA">
        <w:rPr>
          <w:lang w:val="en-IN"/>
        </w:rPr>
        <w:t xml:space="preserve">already </w:t>
      </w:r>
      <w:r w:rsidRPr="0A5165EA">
        <w:rPr>
          <w:lang w:val="en-IN"/>
        </w:rPr>
        <w:t>adopted this model successfully to create user↔application micro segmentation using object based firewall rules.</w:t>
      </w:r>
    </w:p>
    <w:p w14:paraId="422E0CFF" w14:textId="77777777" w:rsidR="00296839" w:rsidRPr="00390ACC" w:rsidRDefault="00296839" w:rsidP="000129FE"/>
    <w:p w14:paraId="4789AB30" w14:textId="6B182B89" w:rsidR="0080462B" w:rsidRDefault="0080462B" w:rsidP="005D7591">
      <w:pPr>
        <w:pStyle w:val="Heading2"/>
        <w:rPr>
          <w:lang w:val="en-IN"/>
        </w:rPr>
      </w:pPr>
      <w:bookmarkStart w:id="40" w:name="_Toc118293400"/>
      <w:bookmarkStart w:id="41" w:name="_Toc142917797"/>
      <w:r w:rsidRPr="0080462B">
        <w:rPr>
          <w:lang w:val="en-IN"/>
        </w:rPr>
        <w:t>ZTNA</w:t>
      </w:r>
      <w:r>
        <w:rPr>
          <w:lang w:val="en-IN"/>
        </w:rPr>
        <w:t xml:space="preserve"> Modes of Access</w:t>
      </w:r>
      <w:bookmarkEnd w:id="40"/>
      <w:bookmarkEnd w:id="41"/>
    </w:p>
    <w:p w14:paraId="056971E5" w14:textId="47019772" w:rsidR="00DD3875" w:rsidRPr="003E216F" w:rsidRDefault="00DD3875" w:rsidP="00137B90">
      <w:pPr>
        <w:rPr>
          <w:lang w:val="en-IN"/>
        </w:rPr>
      </w:pPr>
      <w:r w:rsidRPr="003E216F">
        <w:rPr>
          <w:lang w:val="en-IN"/>
        </w:rPr>
        <w:t>There are 2 major access modes considered under ZTNA</w:t>
      </w:r>
    </w:p>
    <w:p w14:paraId="7A31080B" w14:textId="014D9026" w:rsidR="00DD3875" w:rsidRPr="00060836" w:rsidRDefault="00DD3875" w:rsidP="005D7591">
      <w:pPr>
        <w:pStyle w:val="BlockLabel"/>
        <w:numPr>
          <w:ilvl w:val="0"/>
          <w:numId w:val="11"/>
        </w:numPr>
      </w:pPr>
      <w:r w:rsidRPr="00060836">
        <w:t>Clientless access</w:t>
      </w:r>
      <w:r w:rsidR="00624EC4">
        <w:t>:</w:t>
      </w:r>
    </w:p>
    <w:p w14:paraId="23E940F9" w14:textId="00E49F7D" w:rsidR="00DD3875" w:rsidRDefault="00DD3875" w:rsidP="004D4FD7">
      <w:pPr>
        <w:ind w:left="720"/>
        <w:rPr>
          <w:lang w:val="en-IN"/>
        </w:rPr>
      </w:pPr>
      <w:r w:rsidRPr="003E216F">
        <w:rPr>
          <w:lang w:val="en-IN"/>
        </w:rPr>
        <w:t xml:space="preserve">Here the access to the protected resource is done over a web browser. </w:t>
      </w:r>
      <w:r w:rsidR="00BF476B" w:rsidRPr="003E216F">
        <w:rPr>
          <w:lang w:val="en-IN"/>
        </w:rPr>
        <w:t>This mode can support only HTTP</w:t>
      </w:r>
      <w:r w:rsidR="00411097" w:rsidRPr="003E216F">
        <w:rPr>
          <w:lang w:val="en-IN"/>
        </w:rPr>
        <w:t>/HTTPS</w:t>
      </w:r>
      <w:r w:rsidR="00BF476B" w:rsidRPr="003E216F">
        <w:rPr>
          <w:lang w:val="en-IN"/>
        </w:rPr>
        <w:t xml:space="preserve"> content</w:t>
      </w:r>
      <w:r w:rsidR="005E45AA" w:rsidRPr="003E216F">
        <w:rPr>
          <w:lang w:val="en-IN"/>
        </w:rPr>
        <w:t xml:space="preserve"> and no </w:t>
      </w:r>
      <w:r w:rsidR="00971BDC" w:rsidRPr="003E216F">
        <w:rPr>
          <w:lang w:val="en-IN"/>
        </w:rPr>
        <w:t xml:space="preserve">client/agent is installed on the endpoint </w:t>
      </w:r>
      <w:r w:rsidR="001A69B6" w:rsidRPr="003E216F">
        <w:rPr>
          <w:lang w:val="en-IN"/>
        </w:rPr>
        <w:t>for secure access</w:t>
      </w:r>
      <w:r w:rsidR="00BF476B" w:rsidRPr="003E216F">
        <w:rPr>
          <w:lang w:val="en-IN"/>
        </w:rPr>
        <w:t xml:space="preserve">. </w:t>
      </w:r>
      <w:r w:rsidR="005E45AA" w:rsidRPr="003E216F">
        <w:rPr>
          <w:lang w:val="en-IN"/>
        </w:rPr>
        <w:t xml:space="preserve">As there </w:t>
      </w:r>
      <w:r w:rsidR="001A69B6" w:rsidRPr="003E216F">
        <w:rPr>
          <w:lang w:val="en-IN"/>
        </w:rPr>
        <w:t xml:space="preserve">is no client, </w:t>
      </w:r>
      <w:r w:rsidR="00967145" w:rsidRPr="003E216F">
        <w:rPr>
          <w:lang w:val="en-IN"/>
        </w:rPr>
        <w:t>non-HTTP</w:t>
      </w:r>
      <w:r w:rsidR="00452D35" w:rsidRPr="003E216F">
        <w:rPr>
          <w:lang w:val="en-IN"/>
        </w:rPr>
        <w:t>(s)</w:t>
      </w:r>
      <w:r w:rsidR="00967145" w:rsidRPr="003E216F">
        <w:rPr>
          <w:lang w:val="en-IN"/>
        </w:rPr>
        <w:t xml:space="preserve"> </w:t>
      </w:r>
      <w:r w:rsidR="00F072DE" w:rsidRPr="003E216F">
        <w:rPr>
          <w:lang w:val="en-IN"/>
        </w:rPr>
        <w:t xml:space="preserve">applications cannot be supported. Also </w:t>
      </w:r>
      <w:r w:rsidR="00A571E5" w:rsidRPr="003E216F">
        <w:rPr>
          <w:lang w:val="en-IN"/>
        </w:rPr>
        <w:t xml:space="preserve">this mode requires access </w:t>
      </w:r>
      <w:r w:rsidR="00596F3F" w:rsidRPr="003E216F">
        <w:rPr>
          <w:lang w:val="en-IN"/>
        </w:rPr>
        <w:t xml:space="preserve">to the DNS entries of the </w:t>
      </w:r>
      <w:r w:rsidR="005B26D3" w:rsidRPr="003E216F">
        <w:rPr>
          <w:lang w:val="en-IN"/>
        </w:rPr>
        <w:t xml:space="preserve">protected </w:t>
      </w:r>
      <w:r w:rsidR="00596F3F" w:rsidRPr="003E216F">
        <w:rPr>
          <w:lang w:val="en-IN"/>
        </w:rPr>
        <w:t xml:space="preserve">services </w:t>
      </w:r>
      <w:r w:rsidR="00FD0E56" w:rsidRPr="003E216F">
        <w:rPr>
          <w:lang w:val="en-IN"/>
        </w:rPr>
        <w:t>which implies that the internal services are published on the public DNS servers.</w:t>
      </w:r>
    </w:p>
    <w:p w14:paraId="5DC736FB" w14:textId="77777777" w:rsidR="00887BCF" w:rsidRPr="003E216F" w:rsidRDefault="00887BCF" w:rsidP="004D4FD7">
      <w:pPr>
        <w:ind w:left="720"/>
        <w:rPr>
          <w:lang w:val="en-IN"/>
        </w:rPr>
      </w:pPr>
    </w:p>
    <w:p w14:paraId="608E58C5" w14:textId="63792E28" w:rsidR="00DD3875" w:rsidRDefault="00DD3875" w:rsidP="005D7591">
      <w:pPr>
        <w:pStyle w:val="BlockLabel"/>
        <w:numPr>
          <w:ilvl w:val="0"/>
          <w:numId w:val="11"/>
        </w:numPr>
      </w:pPr>
      <w:r w:rsidRPr="00060836">
        <w:t>Client based / Agent based model</w:t>
      </w:r>
      <w:r w:rsidR="00624EC4">
        <w:t>:</w:t>
      </w:r>
    </w:p>
    <w:p w14:paraId="3AECA88F" w14:textId="7C913B9A" w:rsidR="00624EC4" w:rsidRPr="003E216F" w:rsidRDefault="004A05EB" w:rsidP="005646E2">
      <w:pPr>
        <w:ind w:left="720"/>
        <w:rPr>
          <w:lang w:val="en-IN"/>
        </w:rPr>
      </w:pPr>
      <w:r w:rsidRPr="003E216F">
        <w:rPr>
          <w:lang w:val="en-IN"/>
        </w:rPr>
        <w:t xml:space="preserve">In </w:t>
      </w:r>
      <w:r w:rsidR="000D43DE" w:rsidRPr="003E216F">
        <w:rPr>
          <w:lang w:val="en-IN"/>
        </w:rPr>
        <w:t>this model, an agent or client is needed on the endpoint for primarily 3 purposes:</w:t>
      </w:r>
    </w:p>
    <w:p w14:paraId="5CD624E5" w14:textId="70FB5D69" w:rsidR="000D43DE" w:rsidRDefault="00452D35" w:rsidP="005D7591">
      <w:pPr>
        <w:pStyle w:val="ListParagraph"/>
        <w:numPr>
          <w:ilvl w:val="0"/>
          <w:numId w:val="15"/>
        </w:numPr>
        <w:rPr>
          <w:lang w:val="en-IN"/>
        </w:rPr>
      </w:pPr>
      <w:r w:rsidRPr="005646E2">
        <w:rPr>
          <w:lang w:val="en-IN"/>
        </w:rPr>
        <w:t>Device posture</w:t>
      </w:r>
      <w:r w:rsidR="00CA5C16" w:rsidRPr="005646E2">
        <w:rPr>
          <w:lang w:val="en-IN"/>
        </w:rPr>
        <w:t xml:space="preserve">: The posture of the device is evaluated and </w:t>
      </w:r>
      <w:r w:rsidR="006A6B3C" w:rsidRPr="005646E2">
        <w:rPr>
          <w:lang w:val="en-IN"/>
        </w:rPr>
        <w:t>based on policy access to an application is granted.</w:t>
      </w:r>
    </w:p>
    <w:p w14:paraId="6608CB83" w14:textId="77777777" w:rsidR="005646E2" w:rsidRDefault="00452D35" w:rsidP="005D7591">
      <w:pPr>
        <w:pStyle w:val="ListParagraph"/>
        <w:numPr>
          <w:ilvl w:val="0"/>
          <w:numId w:val="15"/>
        </w:numPr>
        <w:rPr>
          <w:lang w:val="en-IN"/>
        </w:rPr>
      </w:pPr>
      <w:r w:rsidRPr="005646E2">
        <w:rPr>
          <w:lang w:val="en-IN"/>
        </w:rPr>
        <w:t>Support for non-HTTP(s) application traffic</w:t>
      </w:r>
      <w:r w:rsidR="006A6B3C" w:rsidRPr="005646E2">
        <w:rPr>
          <w:lang w:val="en-IN"/>
        </w:rPr>
        <w:t>.</w:t>
      </w:r>
    </w:p>
    <w:p w14:paraId="062D4428" w14:textId="6B924909" w:rsidR="00452D35" w:rsidRPr="005646E2" w:rsidRDefault="00CA5C16" w:rsidP="005D7591">
      <w:pPr>
        <w:pStyle w:val="ListParagraph"/>
        <w:numPr>
          <w:ilvl w:val="0"/>
          <w:numId w:val="15"/>
        </w:numPr>
        <w:rPr>
          <w:lang w:val="en-IN"/>
        </w:rPr>
      </w:pPr>
      <w:r w:rsidRPr="005646E2">
        <w:rPr>
          <w:lang w:val="en-IN"/>
        </w:rPr>
        <w:t>Prevent exposure of internal resources on the public DNS.</w:t>
      </w:r>
    </w:p>
    <w:p w14:paraId="2EFB59AA" w14:textId="77777777" w:rsidR="0080462B" w:rsidRPr="003E216F" w:rsidRDefault="0080462B" w:rsidP="00BF50E2">
      <w:pPr>
        <w:rPr>
          <w:lang w:val="en-IN"/>
        </w:rPr>
      </w:pPr>
    </w:p>
    <w:p w14:paraId="7A45F388" w14:textId="04785405" w:rsidR="00296839" w:rsidRPr="003E216F" w:rsidRDefault="002045A9" w:rsidP="0009360E">
      <w:pPr>
        <w:rPr>
          <w:lang w:val="en-IN"/>
        </w:rPr>
      </w:pPr>
      <w:r>
        <w:rPr>
          <w:lang w:val="en-IN"/>
        </w:rPr>
        <w:t xml:space="preserve">Only </w:t>
      </w:r>
      <w:r w:rsidR="00876E13" w:rsidRPr="003E216F">
        <w:rPr>
          <w:lang w:val="en-IN"/>
        </w:rPr>
        <w:t xml:space="preserve">the </w:t>
      </w:r>
      <w:r w:rsidR="00296839" w:rsidRPr="003E216F">
        <w:rPr>
          <w:lang w:val="en-IN"/>
        </w:rPr>
        <w:t xml:space="preserve"> </w:t>
      </w:r>
      <w:r w:rsidR="00876E13" w:rsidRPr="003E216F">
        <w:rPr>
          <w:lang w:val="en-IN"/>
        </w:rPr>
        <w:t xml:space="preserve">clientless </w:t>
      </w:r>
      <w:r w:rsidR="00825C30">
        <w:rPr>
          <w:lang w:val="en-IN"/>
        </w:rPr>
        <w:t>mode of</w:t>
      </w:r>
      <w:r w:rsidR="00296839" w:rsidRPr="003E216F">
        <w:rPr>
          <w:lang w:val="en-IN"/>
        </w:rPr>
        <w:t xml:space="preserve"> ZTNA </w:t>
      </w:r>
      <w:r w:rsidR="00825C30">
        <w:rPr>
          <w:lang w:val="en-IN"/>
        </w:rPr>
        <w:t xml:space="preserve">would be </w:t>
      </w:r>
      <w:r w:rsidR="00876E13" w:rsidRPr="003E216F">
        <w:rPr>
          <w:lang w:val="en-IN"/>
        </w:rPr>
        <w:t>cover</w:t>
      </w:r>
      <w:r w:rsidR="00825C30">
        <w:rPr>
          <w:lang w:val="en-IN"/>
        </w:rPr>
        <w:t xml:space="preserve">ed </w:t>
      </w:r>
      <w:r w:rsidR="001D448E">
        <w:rPr>
          <w:lang w:val="en-IN"/>
        </w:rPr>
        <w:t>as part of this initiative</w:t>
      </w:r>
      <w:r w:rsidR="006A6B3C" w:rsidRPr="003E216F">
        <w:rPr>
          <w:lang w:val="en-IN"/>
        </w:rPr>
        <w:t xml:space="preserve"> for </w:t>
      </w:r>
      <w:r w:rsidR="001D448E">
        <w:rPr>
          <w:lang w:val="en-IN"/>
        </w:rPr>
        <w:t xml:space="preserve">FTD 7.4 </w:t>
      </w:r>
      <w:r w:rsidR="00A12896">
        <w:rPr>
          <w:lang w:val="en-IN"/>
        </w:rPr>
        <w:t xml:space="preserve">release and </w:t>
      </w:r>
      <w:r w:rsidR="006A6B3C" w:rsidRPr="003E216F">
        <w:rPr>
          <w:lang w:val="en-IN"/>
        </w:rPr>
        <w:t xml:space="preserve">only </w:t>
      </w:r>
      <w:r w:rsidR="00A12896">
        <w:rPr>
          <w:lang w:val="en-IN"/>
        </w:rPr>
        <w:t>handle</w:t>
      </w:r>
      <w:r w:rsidR="006A6B3C" w:rsidRPr="003E216F">
        <w:rPr>
          <w:lang w:val="en-IN"/>
        </w:rPr>
        <w:t xml:space="preserve"> HTTPs traffic</w:t>
      </w:r>
      <w:r w:rsidR="00F45069" w:rsidRPr="003E216F">
        <w:rPr>
          <w:lang w:val="en-IN"/>
        </w:rPr>
        <w:t>.</w:t>
      </w:r>
      <w:r w:rsidR="004E3373" w:rsidRPr="003E216F">
        <w:rPr>
          <w:lang w:val="en-IN"/>
        </w:rPr>
        <w:t xml:space="preserve"> Supporting HTTP traffic requires active termination of </w:t>
      </w:r>
      <w:r w:rsidR="00093B26" w:rsidRPr="003E216F">
        <w:rPr>
          <w:lang w:val="en-IN"/>
        </w:rPr>
        <w:t>HTTPs</w:t>
      </w:r>
      <w:r w:rsidR="004E3373" w:rsidRPr="003E216F">
        <w:rPr>
          <w:lang w:val="en-IN"/>
        </w:rPr>
        <w:t xml:space="preserve"> traffic on the client facing side and </w:t>
      </w:r>
      <w:r w:rsidR="00093B26" w:rsidRPr="003E216F">
        <w:rPr>
          <w:lang w:val="en-IN"/>
        </w:rPr>
        <w:t xml:space="preserve">creating a HTTP traffic on the server facing side. This capability requires </w:t>
      </w:r>
      <w:r w:rsidR="008D3860" w:rsidRPr="003E216F">
        <w:rPr>
          <w:lang w:val="en-IN"/>
        </w:rPr>
        <w:t xml:space="preserve">enhancements to the proxy stack and </w:t>
      </w:r>
      <w:r w:rsidR="00EB5EE3" w:rsidRPr="003E216F">
        <w:rPr>
          <w:lang w:val="en-IN"/>
        </w:rPr>
        <w:t xml:space="preserve">will be taken up in subsequent releases. </w:t>
      </w:r>
    </w:p>
    <w:p w14:paraId="632A2A71" w14:textId="58D77C89" w:rsidR="006F7F5A" w:rsidRDefault="48DE0852" w:rsidP="005D7591">
      <w:pPr>
        <w:pStyle w:val="Heading2"/>
        <w:rPr>
          <w:lang w:val="en-IN"/>
        </w:rPr>
      </w:pPr>
      <w:bookmarkStart w:id="42" w:name="_Toc118293401"/>
      <w:bookmarkStart w:id="43" w:name="_Toc142917798"/>
      <w:r w:rsidRPr="742BFD99">
        <w:rPr>
          <w:lang w:val="en-IN"/>
        </w:rPr>
        <w:t>Use Cases</w:t>
      </w:r>
      <w:bookmarkEnd w:id="42"/>
      <w:bookmarkEnd w:id="43"/>
    </w:p>
    <w:p w14:paraId="534FDD72" w14:textId="639183CE" w:rsidR="0E0A95B8" w:rsidRPr="0009360E" w:rsidRDefault="0E0A95B8" w:rsidP="005D7591">
      <w:pPr>
        <w:pStyle w:val="ListParagraph"/>
        <w:numPr>
          <w:ilvl w:val="0"/>
          <w:numId w:val="16"/>
        </w:numPr>
        <w:rPr>
          <w:lang w:val="en-IN"/>
        </w:rPr>
      </w:pPr>
      <w:r w:rsidRPr="003E216F">
        <w:t>HTTP</w:t>
      </w:r>
      <w:r w:rsidR="006A6B3C" w:rsidRPr="003E216F">
        <w:t>s</w:t>
      </w:r>
      <w:r w:rsidRPr="003E216F">
        <w:t xml:space="preserve"> application support</w:t>
      </w:r>
    </w:p>
    <w:p w14:paraId="30034E44" w14:textId="28433EE9" w:rsidR="00186B19" w:rsidRPr="0009360E" w:rsidRDefault="00186B19" w:rsidP="005D7591">
      <w:pPr>
        <w:pStyle w:val="ListParagraph"/>
        <w:numPr>
          <w:ilvl w:val="1"/>
          <w:numId w:val="16"/>
        </w:numPr>
        <w:rPr>
          <w:lang w:val="en-IN"/>
        </w:rPr>
      </w:pPr>
      <w:r w:rsidRPr="003E216F">
        <w:t>Authentication of Web Applications</w:t>
      </w:r>
      <w:r w:rsidR="00156FB4" w:rsidRPr="003E216F">
        <w:t>,</w:t>
      </w:r>
      <w:r w:rsidRPr="003E216F">
        <w:t xml:space="preserve"> </w:t>
      </w:r>
      <w:r w:rsidR="007E40B2" w:rsidRPr="003E216F">
        <w:t>which are accessed using browser</w:t>
      </w:r>
    </w:p>
    <w:p w14:paraId="3525C91D" w14:textId="692F9CAF" w:rsidR="006848E7" w:rsidRPr="0009360E" w:rsidRDefault="00C06746" w:rsidP="005D7591">
      <w:pPr>
        <w:pStyle w:val="ListParagraph"/>
        <w:numPr>
          <w:ilvl w:val="1"/>
          <w:numId w:val="16"/>
        </w:numPr>
        <w:rPr>
          <w:lang w:val="en-IN"/>
        </w:rPr>
      </w:pPr>
      <w:r w:rsidRPr="0009360E">
        <w:rPr>
          <w:lang w:val="en-IN"/>
        </w:rPr>
        <w:t>Veri</w:t>
      </w:r>
      <w:r w:rsidR="0029462B" w:rsidRPr="0009360E">
        <w:rPr>
          <w:lang w:val="en-IN"/>
        </w:rPr>
        <w:t xml:space="preserve">fying if an incoming connection from </w:t>
      </w:r>
      <w:r w:rsidR="00FF5977" w:rsidRPr="0009360E">
        <w:rPr>
          <w:lang w:val="en-IN"/>
        </w:rPr>
        <w:t>user is authenticated. Redirect user to auth</w:t>
      </w:r>
      <w:r w:rsidR="006848E7" w:rsidRPr="0009360E">
        <w:rPr>
          <w:lang w:val="en-IN"/>
        </w:rPr>
        <w:t>enticate if needed.</w:t>
      </w:r>
    </w:p>
    <w:p w14:paraId="22DBA0A2" w14:textId="35CFA74F" w:rsidR="00885A5F" w:rsidRPr="0009360E" w:rsidRDefault="00885A5F" w:rsidP="005D7591">
      <w:pPr>
        <w:pStyle w:val="ListParagraph"/>
        <w:numPr>
          <w:ilvl w:val="0"/>
          <w:numId w:val="16"/>
        </w:numPr>
        <w:rPr>
          <w:lang w:val="en-IN"/>
        </w:rPr>
      </w:pPr>
      <w:r w:rsidRPr="0009360E">
        <w:rPr>
          <w:lang w:val="en-IN"/>
        </w:rPr>
        <w:t>Multiple App</w:t>
      </w:r>
      <w:r w:rsidR="00AF7D1E" w:rsidRPr="0009360E">
        <w:rPr>
          <w:lang w:val="en-IN"/>
        </w:rPr>
        <w:t>lication</w:t>
      </w:r>
      <w:r w:rsidRPr="0009360E">
        <w:rPr>
          <w:lang w:val="en-IN"/>
        </w:rPr>
        <w:t xml:space="preserve"> Support</w:t>
      </w:r>
    </w:p>
    <w:p w14:paraId="16B42ACC" w14:textId="68BAAD33" w:rsidR="00885A5F" w:rsidRPr="0009360E" w:rsidRDefault="00885A5F" w:rsidP="005D7591">
      <w:pPr>
        <w:pStyle w:val="ListParagraph"/>
        <w:numPr>
          <w:ilvl w:val="0"/>
          <w:numId w:val="16"/>
        </w:numPr>
        <w:rPr>
          <w:lang w:val="en-IN"/>
        </w:rPr>
      </w:pPr>
      <w:r w:rsidRPr="0009360E">
        <w:rPr>
          <w:lang w:val="en-IN"/>
        </w:rPr>
        <w:t>Multiple IdP Support</w:t>
      </w:r>
    </w:p>
    <w:p w14:paraId="1D2F2FF1" w14:textId="2FE48A5F" w:rsidR="00885A5F" w:rsidRPr="0009360E" w:rsidRDefault="00196821" w:rsidP="005D7591">
      <w:pPr>
        <w:pStyle w:val="ListParagraph"/>
        <w:numPr>
          <w:ilvl w:val="0"/>
          <w:numId w:val="16"/>
        </w:numPr>
        <w:rPr>
          <w:lang w:val="en-IN"/>
        </w:rPr>
      </w:pPr>
      <w:r w:rsidRPr="0009360E">
        <w:rPr>
          <w:lang w:val="en-IN"/>
        </w:rPr>
        <w:t>Support Application groups with single IdP</w:t>
      </w:r>
      <w:r w:rsidR="00451A08" w:rsidRPr="0009360E">
        <w:rPr>
          <w:lang w:val="en-IN"/>
        </w:rPr>
        <w:fldChar w:fldCharType="begin"/>
      </w:r>
      <w:r w:rsidR="00451A08" w:rsidRPr="003E216F">
        <w:instrText xml:space="preserve"> TA \l "</w:instrText>
      </w:r>
      <w:r w:rsidR="00451A08" w:rsidRPr="0009360E">
        <w:rPr>
          <w:lang w:val="en-IN"/>
        </w:rPr>
        <w:instrText>IdP</w:instrText>
      </w:r>
      <w:r w:rsidR="00451A08" w:rsidRPr="003E216F">
        <w:instrText xml:space="preserve">" \s "Identity Provider" \c 1 </w:instrText>
      </w:r>
      <w:r w:rsidR="00451A08" w:rsidRPr="0009360E">
        <w:rPr>
          <w:lang w:val="en-IN"/>
        </w:rPr>
        <w:fldChar w:fldCharType="end"/>
      </w:r>
      <w:r w:rsidRPr="0009360E">
        <w:rPr>
          <w:lang w:val="en-IN"/>
        </w:rPr>
        <w:t xml:space="preserve"> authentication</w:t>
      </w:r>
    </w:p>
    <w:p w14:paraId="63C23DD0" w14:textId="21215478" w:rsidR="00153946" w:rsidRPr="00153946" w:rsidRDefault="6331B635" w:rsidP="005D7591">
      <w:pPr>
        <w:pStyle w:val="Heading2"/>
        <w:rPr>
          <w:lang w:val="en-IN"/>
        </w:rPr>
      </w:pPr>
      <w:bookmarkStart w:id="44" w:name="_Toc118293402"/>
      <w:bookmarkStart w:id="45" w:name="_Toc142917799"/>
      <w:r w:rsidRPr="742BFD99">
        <w:rPr>
          <w:lang w:val="en-IN"/>
        </w:rPr>
        <w:t xml:space="preserve">Deployment </w:t>
      </w:r>
      <w:r w:rsidR="204BEDA7" w:rsidRPr="742BFD99">
        <w:rPr>
          <w:lang w:val="en-IN"/>
        </w:rPr>
        <w:t>Models/</w:t>
      </w:r>
      <w:r w:rsidRPr="742BFD99">
        <w:rPr>
          <w:lang w:val="en-IN"/>
        </w:rPr>
        <w:t>Scenarios</w:t>
      </w:r>
      <w:bookmarkEnd w:id="44"/>
      <w:bookmarkEnd w:id="45"/>
      <w:r w:rsidR="002E0A95">
        <w:rPr>
          <w:lang w:val="en-IN"/>
        </w:rPr>
        <w:t xml:space="preserve"> </w:t>
      </w:r>
    </w:p>
    <w:p w14:paraId="7F1B8807" w14:textId="2F53CFEB" w:rsidR="0091255D" w:rsidRPr="003E216F" w:rsidRDefault="00B45707" w:rsidP="0009360E">
      <w:r w:rsidRPr="003E216F">
        <w:t>C</w:t>
      </w:r>
      <w:r w:rsidR="004A787D" w:rsidRPr="003E216F">
        <w:t xml:space="preserve">ustomers deploy </w:t>
      </w:r>
      <w:r w:rsidR="00034874" w:rsidRPr="003E216F">
        <w:t xml:space="preserve">FTD devices both at the edge as well as </w:t>
      </w:r>
      <w:r w:rsidR="00491210" w:rsidRPr="003E216F">
        <w:t>at</w:t>
      </w:r>
      <w:r w:rsidR="004A787D" w:rsidRPr="003E216F">
        <w:t xml:space="preserve"> internal network boundaries.</w:t>
      </w:r>
      <w:r w:rsidRPr="003E216F">
        <w:t xml:space="preserve"> </w:t>
      </w:r>
      <w:r w:rsidR="00255ADD">
        <w:t>T</w:t>
      </w:r>
      <w:r w:rsidR="009312D1">
        <w:t xml:space="preserve">he FTD masquerades as the </w:t>
      </w:r>
      <w:r w:rsidR="006A7C7F">
        <w:t xml:space="preserve">application </w:t>
      </w:r>
      <w:r w:rsidR="0098431B">
        <w:t xml:space="preserve">and intercepts the connection </w:t>
      </w:r>
      <w:r w:rsidR="00E24D66">
        <w:t>until the user has been authenticated</w:t>
      </w:r>
      <w:r w:rsidR="006A7C7F">
        <w:t xml:space="preserve">, </w:t>
      </w:r>
      <w:r w:rsidR="0098431B">
        <w:t xml:space="preserve">so </w:t>
      </w:r>
      <w:r w:rsidR="006A7C7F">
        <w:t xml:space="preserve">the FTD should be deployed only in routed mode. </w:t>
      </w:r>
      <w:r w:rsidR="004C4737" w:rsidRPr="003E216F">
        <w:t xml:space="preserve">The </w:t>
      </w:r>
      <w:r w:rsidR="004C4737">
        <w:t xml:space="preserve">possible </w:t>
      </w:r>
      <w:r w:rsidR="002476D1">
        <w:t>scenarios</w:t>
      </w:r>
      <w:r w:rsidR="00825169" w:rsidRPr="003E216F">
        <w:t xml:space="preserve"> of deployment are discussed below.</w:t>
      </w:r>
    </w:p>
    <w:p w14:paraId="5397781E" w14:textId="204EA468" w:rsidR="0091255D" w:rsidRDefault="0091255D" w:rsidP="005D7591">
      <w:pPr>
        <w:pStyle w:val="Heading3"/>
      </w:pPr>
      <w:bookmarkStart w:id="46" w:name="_Toc118293403"/>
      <w:bookmarkStart w:id="47" w:name="_Toc142917800"/>
      <w:r>
        <w:t>Remote Access Deployments</w:t>
      </w:r>
      <w:bookmarkEnd w:id="46"/>
      <w:bookmarkEnd w:id="47"/>
      <w:r>
        <w:t xml:space="preserve"> </w:t>
      </w:r>
    </w:p>
    <w:p w14:paraId="76BD9C20" w14:textId="3F3CAD67" w:rsidR="29389636" w:rsidRPr="003E216F" w:rsidRDefault="00B45707" w:rsidP="0009360E">
      <w:r w:rsidRPr="003E216F">
        <w:t xml:space="preserve">For access </w:t>
      </w:r>
      <w:r w:rsidR="00491210" w:rsidRPr="003E216F">
        <w:t xml:space="preserve">enabling access to internal applications to remote users, the application </w:t>
      </w:r>
      <w:r w:rsidR="00956783" w:rsidRPr="003E216F">
        <w:t xml:space="preserve">server should be at the DMZ. </w:t>
      </w:r>
      <w:r w:rsidR="00930199" w:rsidRPr="003E216F">
        <w:t>The IP of the external interface of the FTD should be published as the application</w:t>
      </w:r>
      <w:r w:rsidR="001152CE" w:rsidRPr="003E216F">
        <w:t xml:space="preserve"> server’s IP on the public DNS. This can be done by adding a CNAME record pointing to the FTD’s external interface IP. </w:t>
      </w:r>
      <w:r w:rsidR="00940C25" w:rsidRPr="003E216F">
        <w:t xml:space="preserve">Each </w:t>
      </w:r>
      <w:r w:rsidR="00E05399" w:rsidRPr="003E216F">
        <w:t xml:space="preserve">FTD could be protecting multiple applications </w:t>
      </w:r>
      <w:r w:rsidR="00940C25" w:rsidRPr="003E216F">
        <w:t xml:space="preserve">and there may be multiple sites </w:t>
      </w:r>
      <w:r w:rsidR="00F5620E" w:rsidRPr="003E216F">
        <w:t xml:space="preserve">protecting multiple applications and </w:t>
      </w:r>
      <w:r w:rsidR="00883E08" w:rsidRPr="003E216F">
        <w:t xml:space="preserve">customers would like to </w:t>
      </w:r>
      <w:r w:rsidR="00BA052B" w:rsidRPr="003E216F">
        <w:t xml:space="preserve">access all allowed </w:t>
      </w:r>
      <w:r w:rsidR="00BA052B" w:rsidRPr="003E216F">
        <w:lastRenderedPageBreak/>
        <w:t>applications at the same time</w:t>
      </w:r>
      <w:r w:rsidR="00670982" w:rsidRPr="003E216F">
        <w:t xml:space="preserve"> without having to rely on site</w:t>
      </w:r>
      <w:r w:rsidR="003E216F" w:rsidRPr="003E216F">
        <w:t>-</w:t>
      </w:r>
      <w:r w:rsidR="00670982" w:rsidRPr="003E216F">
        <w:t>to</w:t>
      </w:r>
      <w:r w:rsidR="003E216F" w:rsidRPr="003E216F">
        <w:t>-</w:t>
      </w:r>
      <w:r w:rsidR="00670982" w:rsidRPr="003E216F">
        <w:t xml:space="preserve">site connectivity between the sites hosting the </w:t>
      </w:r>
      <w:r w:rsidR="0048093F" w:rsidRPr="003E216F">
        <w:t>applications.</w:t>
      </w:r>
    </w:p>
    <w:p w14:paraId="35677EE0" w14:textId="5E7B2A3F" w:rsidR="00E97C7D" w:rsidRDefault="00E97C7D" w:rsidP="0009360E"/>
    <w:p w14:paraId="250E89EF" w14:textId="0F8B6E22" w:rsidR="007A34DD" w:rsidRDefault="007A34DD" w:rsidP="007A34DD">
      <w:pPr>
        <w:pStyle w:val="Caption"/>
        <w:keepNext/>
      </w:pPr>
      <w:r>
        <w:t xml:space="preserve">Figure </w:t>
      </w:r>
      <w:r>
        <w:fldChar w:fldCharType="begin"/>
      </w:r>
      <w:r>
        <w:instrText>SEQ Figure \* ARABIC</w:instrText>
      </w:r>
      <w:r>
        <w:fldChar w:fldCharType="separate"/>
      </w:r>
      <w:r w:rsidR="00B53EF8">
        <w:rPr>
          <w:noProof/>
        </w:rPr>
        <w:t>1</w:t>
      </w:r>
      <w:r>
        <w:fldChar w:fldCharType="end"/>
      </w:r>
      <w:r>
        <w:t xml:space="preserve">: Remote </w:t>
      </w:r>
      <w:r w:rsidR="000A0EF7">
        <w:t xml:space="preserve">Access </w:t>
      </w:r>
      <w:r>
        <w:t>Deployment</w:t>
      </w:r>
    </w:p>
    <w:p w14:paraId="361088AE" w14:textId="3A86836E" w:rsidR="00E97C7D" w:rsidRDefault="006C3209" w:rsidP="007608A8">
      <w:r w:rsidRPr="001F68F3">
        <w:rPr>
          <w:noProof/>
        </w:rPr>
        <w:drawing>
          <wp:inline distT="0" distB="0" distL="0" distR="0" wp14:anchorId="0CB990E0" wp14:editId="45F79527">
            <wp:extent cx="5573949" cy="3899382"/>
            <wp:effectExtent l="0" t="0" r="190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stretch>
                      <a:fillRect/>
                    </a:stretch>
                  </pic:blipFill>
                  <pic:spPr>
                    <a:xfrm>
                      <a:off x="0" y="0"/>
                      <a:ext cx="5578155" cy="3902324"/>
                    </a:xfrm>
                    <a:prstGeom prst="rect">
                      <a:avLst/>
                    </a:prstGeom>
                  </pic:spPr>
                </pic:pic>
              </a:graphicData>
            </a:graphic>
          </wp:inline>
        </w:drawing>
      </w:r>
    </w:p>
    <w:p w14:paraId="5D85FDB3" w14:textId="77777777" w:rsidR="00E97C7D" w:rsidRDefault="00E97C7D" w:rsidP="007608A8"/>
    <w:p w14:paraId="6FE93FF0" w14:textId="08748506" w:rsidR="0091255D" w:rsidRDefault="0091255D" w:rsidP="005D7591">
      <w:pPr>
        <w:pStyle w:val="Heading3"/>
      </w:pPr>
      <w:bookmarkStart w:id="48" w:name="_Toc118293404"/>
      <w:bookmarkStart w:id="49" w:name="_Toc142917801"/>
      <w:r>
        <w:t>Internal Access Deployments</w:t>
      </w:r>
      <w:bookmarkEnd w:id="48"/>
      <w:bookmarkEnd w:id="49"/>
    </w:p>
    <w:p w14:paraId="0B25EC46" w14:textId="5EB33CAA" w:rsidR="00585A52" w:rsidRPr="003E216F" w:rsidRDefault="00D03918" w:rsidP="0009360E">
      <w:r w:rsidRPr="003E216F">
        <w:t>A f</w:t>
      </w:r>
      <w:r w:rsidR="000A17C2" w:rsidRPr="003E216F">
        <w:t xml:space="preserve">ew </w:t>
      </w:r>
      <w:r w:rsidRPr="003E216F">
        <w:t>major customers of FTD also require u</w:t>
      </w:r>
      <w:r w:rsidR="00012832" w:rsidRPr="003E216F">
        <w:t>sers on premise</w:t>
      </w:r>
      <w:r w:rsidRPr="003E216F">
        <w:t xml:space="preserve"> to </w:t>
      </w:r>
      <w:r w:rsidR="00031244" w:rsidRPr="003E216F">
        <w:t xml:space="preserve">access applications </w:t>
      </w:r>
      <w:r w:rsidR="009D489F" w:rsidRPr="003E216F">
        <w:t xml:space="preserve">using ZTNA. In such </w:t>
      </w:r>
      <w:r w:rsidR="00892757" w:rsidRPr="003E216F">
        <w:t>scenarios, multiple</w:t>
      </w:r>
      <w:r w:rsidR="00F71143" w:rsidRPr="003E216F">
        <w:t xml:space="preserve"> on premise</w:t>
      </w:r>
      <w:r w:rsidR="00892757" w:rsidRPr="003E216F">
        <w:t xml:space="preserve"> FTDs </w:t>
      </w:r>
      <w:r w:rsidR="00355A4C" w:rsidRPr="003E216F">
        <w:t>c</w:t>
      </w:r>
      <w:r w:rsidR="00892757" w:rsidRPr="003E216F">
        <w:t xml:space="preserve">ould be </w:t>
      </w:r>
      <w:r w:rsidR="00D85229" w:rsidRPr="003E216F">
        <w:t>protecting multiple applications</w:t>
      </w:r>
      <w:r w:rsidR="00F71143" w:rsidRPr="003E216F">
        <w:t xml:space="preserve"> and</w:t>
      </w:r>
      <w:r w:rsidR="00BB2103" w:rsidRPr="003E216F">
        <w:t xml:space="preserve"> all such protected applications should be accessible simultaneously.</w:t>
      </w:r>
      <w:r w:rsidR="00BA3466" w:rsidRPr="003E216F">
        <w:t xml:space="preserve"> </w:t>
      </w:r>
      <w:r w:rsidR="00313B70" w:rsidRPr="003E216F">
        <w:t>W</w:t>
      </w:r>
      <w:r w:rsidR="004C332E" w:rsidRPr="003E216F">
        <w:t>hen any DNS query is made for the application server</w:t>
      </w:r>
      <w:r w:rsidR="00313B70" w:rsidRPr="003E216F">
        <w:t xml:space="preserve">, the FTD will intercept the DNS queries and rewrite the response with the corresponding FTD IP </w:t>
      </w:r>
      <w:r w:rsidR="00BB3951" w:rsidRPr="003E216F">
        <w:t xml:space="preserve">as the application server’s IP. </w:t>
      </w:r>
    </w:p>
    <w:p w14:paraId="7E719B3A" w14:textId="675D090A" w:rsidR="00BF4E39" w:rsidRDefault="00BF4E39" w:rsidP="007608A8"/>
    <w:p w14:paraId="079DD40C" w14:textId="6C9D8EA8" w:rsidR="000A0EF7" w:rsidRDefault="000A0EF7" w:rsidP="000A0EF7">
      <w:pPr>
        <w:pStyle w:val="Caption"/>
        <w:keepNext/>
      </w:pPr>
      <w:r>
        <w:lastRenderedPageBreak/>
        <w:t xml:space="preserve">Figure </w:t>
      </w:r>
      <w:r>
        <w:fldChar w:fldCharType="begin"/>
      </w:r>
      <w:r>
        <w:instrText>SEQ Figure \* ARABIC</w:instrText>
      </w:r>
      <w:r>
        <w:fldChar w:fldCharType="separate"/>
      </w:r>
      <w:r w:rsidR="00B53EF8">
        <w:rPr>
          <w:noProof/>
        </w:rPr>
        <w:t>2</w:t>
      </w:r>
      <w:r>
        <w:fldChar w:fldCharType="end"/>
      </w:r>
      <w:r>
        <w:t>: Internal Access Deployment</w:t>
      </w:r>
    </w:p>
    <w:p w14:paraId="77309FF8" w14:textId="556CECCD" w:rsidR="00BF4E39" w:rsidRPr="00585A52" w:rsidRDefault="006C3209" w:rsidP="007608A8">
      <w:r w:rsidRPr="002D2F23">
        <w:rPr>
          <w:noProof/>
        </w:rPr>
        <w:drawing>
          <wp:inline distT="0" distB="0" distL="0" distR="0" wp14:anchorId="4621C05A" wp14:editId="17DD059A">
            <wp:extent cx="5943600" cy="458597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943600" cy="4585970"/>
                    </a:xfrm>
                    <a:prstGeom prst="rect">
                      <a:avLst/>
                    </a:prstGeom>
                  </pic:spPr>
                </pic:pic>
              </a:graphicData>
            </a:graphic>
          </wp:inline>
        </w:drawing>
      </w:r>
    </w:p>
    <w:p w14:paraId="6763044D" w14:textId="77777777" w:rsidR="00DB61A8" w:rsidRPr="00285BB2" w:rsidRDefault="00DB61A8" w:rsidP="005D7591">
      <w:pPr>
        <w:pStyle w:val="Heading3"/>
      </w:pPr>
      <w:bookmarkStart w:id="50" w:name="_Toc118293405"/>
      <w:bookmarkStart w:id="51" w:name="_Toc142917802"/>
      <w:r>
        <w:t>High Availability deployments</w:t>
      </w:r>
      <w:bookmarkEnd w:id="50"/>
      <w:bookmarkEnd w:id="51"/>
    </w:p>
    <w:p w14:paraId="35D27F1B" w14:textId="6D0060EC" w:rsidR="00DB61A8" w:rsidRPr="003E216F" w:rsidRDefault="00D31167" w:rsidP="0009360E">
      <w:r w:rsidRPr="003E216F">
        <w:t>FTD</w:t>
      </w:r>
      <w:r w:rsidR="0043522E" w:rsidRPr="003E216F">
        <w:t xml:space="preserve"> devices protecting applications can be hosted in High Availab</w:t>
      </w:r>
      <w:r w:rsidR="00731F51" w:rsidRPr="003E216F">
        <w:t>i</w:t>
      </w:r>
      <w:r w:rsidR="0043522E" w:rsidRPr="003E216F">
        <w:t xml:space="preserve">lity mode. </w:t>
      </w:r>
      <w:r w:rsidR="00731F51" w:rsidRPr="003E216F">
        <w:t>In such cases the DNS entr</w:t>
      </w:r>
      <w:r w:rsidR="00E51989" w:rsidRPr="003E216F">
        <w:t>ies of the applications protected by the HA setup</w:t>
      </w:r>
      <w:r w:rsidR="00731F51" w:rsidRPr="003E216F">
        <w:t xml:space="preserve"> </w:t>
      </w:r>
      <w:r w:rsidR="00C61E82" w:rsidRPr="003E216F">
        <w:t xml:space="preserve">should point to the </w:t>
      </w:r>
      <w:r w:rsidR="00AA479B" w:rsidRPr="003E216F">
        <w:t>Active</w:t>
      </w:r>
      <w:r w:rsidR="00C61E82" w:rsidRPr="003E216F">
        <w:t xml:space="preserve"> IP of the </w:t>
      </w:r>
      <w:r w:rsidR="0059259B" w:rsidRPr="003E216F">
        <w:t>HA</w:t>
      </w:r>
      <w:r w:rsidR="005C7DFC" w:rsidRPr="003E216F">
        <w:t xml:space="preserve"> setup. </w:t>
      </w:r>
    </w:p>
    <w:p w14:paraId="362A00E6" w14:textId="625423B8" w:rsidR="742BFD99" w:rsidRPr="00384A34" w:rsidRDefault="00285BB2" w:rsidP="005D7591">
      <w:pPr>
        <w:pStyle w:val="Heading3"/>
      </w:pPr>
      <w:bookmarkStart w:id="52" w:name="_Toc118293406"/>
      <w:bookmarkStart w:id="53" w:name="_Toc142917803"/>
      <w:r>
        <w:t>Cluster Deployments</w:t>
      </w:r>
      <w:bookmarkEnd w:id="52"/>
      <w:bookmarkEnd w:id="53"/>
    </w:p>
    <w:p w14:paraId="63A9DEC3" w14:textId="126F3B25" w:rsidR="00481591" w:rsidRPr="003E216F" w:rsidRDefault="00481591" w:rsidP="0009360E">
      <w:r w:rsidRPr="003E216F">
        <w:t xml:space="preserve">FTD devices protecting applications can also </w:t>
      </w:r>
      <w:r w:rsidR="000B7036">
        <w:t>b</w:t>
      </w:r>
      <w:r w:rsidRPr="003E216F">
        <w:t>e hosted in a cluster setup. In such cases the DNS entr</w:t>
      </w:r>
      <w:r w:rsidR="00E51989" w:rsidRPr="003E216F">
        <w:t>ies of the applications</w:t>
      </w:r>
      <w:r w:rsidRPr="003E216F">
        <w:t xml:space="preserve"> </w:t>
      </w:r>
      <w:r w:rsidR="00E51989" w:rsidRPr="003E216F">
        <w:t xml:space="preserve">protected by </w:t>
      </w:r>
      <w:r w:rsidRPr="003E216F">
        <w:t xml:space="preserve">should point to the Virtual IP of the cluster. </w:t>
      </w:r>
      <w:r w:rsidR="004F2564" w:rsidRPr="003E216F">
        <w:t>In a cluster setup, the node that services the</w:t>
      </w:r>
      <w:r w:rsidR="004F526B" w:rsidRPr="003E216F">
        <w:t xml:space="preserve"> initial</w:t>
      </w:r>
      <w:r w:rsidR="004F2564" w:rsidRPr="003E216F">
        <w:t xml:space="preserve"> </w:t>
      </w:r>
      <w:r w:rsidR="00C96AE3">
        <w:t>A</w:t>
      </w:r>
      <w:r w:rsidR="004F2564" w:rsidRPr="003E216F">
        <w:t xml:space="preserve">uthN request </w:t>
      </w:r>
      <w:r w:rsidR="004F526B" w:rsidRPr="003E216F">
        <w:t xml:space="preserve">for a connection for SAML </w:t>
      </w:r>
      <w:r w:rsidR="0040768C" w:rsidRPr="003E216F">
        <w:t xml:space="preserve">initiation </w:t>
      </w:r>
      <w:r w:rsidR="004F2564" w:rsidRPr="003E216F">
        <w:t xml:space="preserve">may not be the </w:t>
      </w:r>
      <w:r w:rsidR="0040768C" w:rsidRPr="003E216F">
        <w:t xml:space="preserve">node that receives the SAML response. So appropriate state sharing would be done within the nodes in the cluster for proper authentication. This is discussed in more detail in later sections. </w:t>
      </w:r>
    </w:p>
    <w:p w14:paraId="45F3E472" w14:textId="0B958033" w:rsidR="005F65CF" w:rsidRPr="003E216F" w:rsidRDefault="005F65CF" w:rsidP="007608A8"/>
    <w:p w14:paraId="071FFC6F" w14:textId="2E6E867D" w:rsidR="00AC2D16" w:rsidRDefault="79C25EAA" w:rsidP="005D7591">
      <w:pPr>
        <w:pStyle w:val="Heading1"/>
        <w:spacing w:after="0"/>
      </w:pPr>
      <w:bookmarkStart w:id="54" w:name="_Toc118293407"/>
      <w:bookmarkStart w:id="55" w:name="_Toc142917804"/>
      <w:r>
        <w:lastRenderedPageBreak/>
        <w:t>Software Architecture</w:t>
      </w:r>
      <w:bookmarkEnd w:id="54"/>
      <w:bookmarkEnd w:id="55"/>
    </w:p>
    <w:p w14:paraId="200EA477" w14:textId="3FC9DAED" w:rsidR="001731A9" w:rsidRDefault="00D875A7" w:rsidP="005D7591">
      <w:pPr>
        <w:pStyle w:val="Heading2"/>
      </w:pPr>
      <w:bookmarkStart w:id="56" w:name="_Toc118293408"/>
      <w:bookmarkStart w:id="57" w:name="_Toc142917805"/>
      <w:r>
        <w:t>Design Considerations</w:t>
      </w:r>
      <w:bookmarkEnd w:id="56"/>
      <w:bookmarkEnd w:id="57"/>
    </w:p>
    <w:p w14:paraId="45357AF6" w14:textId="67D1980D" w:rsidR="00954EBF" w:rsidRDefault="00954EBF" w:rsidP="005D7591">
      <w:pPr>
        <w:pStyle w:val="Heading3"/>
      </w:pPr>
      <w:bookmarkStart w:id="58" w:name="_Toc118293409"/>
      <w:bookmarkStart w:id="59" w:name="_Toc142917806"/>
      <w:r w:rsidRPr="00A92110">
        <w:t xml:space="preserve">High level </w:t>
      </w:r>
      <w:r w:rsidR="00FC2000" w:rsidRPr="00A92110">
        <w:t>deployment model</w:t>
      </w:r>
      <w:bookmarkEnd w:id="58"/>
      <w:bookmarkEnd w:id="59"/>
    </w:p>
    <w:p w14:paraId="6EC3138B" w14:textId="496FDAEB" w:rsidR="007B6930" w:rsidRDefault="00054793" w:rsidP="007608A8">
      <w:pPr>
        <w:rPr>
          <w:lang w:val="en-IN"/>
        </w:rPr>
      </w:pPr>
      <w:r>
        <w:rPr>
          <w:lang w:val="en-IN"/>
        </w:rPr>
        <w:t>Using a</w:t>
      </w:r>
      <w:r w:rsidR="007B6930" w:rsidRPr="003E216F">
        <w:rPr>
          <w:lang w:val="en-IN"/>
        </w:rPr>
        <w:t xml:space="preserve"> browser, </w:t>
      </w:r>
      <w:r w:rsidR="00BD5E38">
        <w:rPr>
          <w:lang w:val="en-IN"/>
        </w:rPr>
        <w:t>a</w:t>
      </w:r>
      <w:r w:rsidR="007B6930" w:rsidRPr="003E216F">
        <w:rPr>
          <w:lang w:val="en-IN"/>
        </w:rPr>
        <w:t xml:space="preserve"> user </w:t>
      </w:r>
      <w:r w:rsidR="0093664D">
        <w:rPr>
          <w:lang w:val="en-IN"/>
        </w:rPr>
        <w:t>attempts</w:t>
      </w:r>
      <w:r w:rsidR="007B6930" w:rsidRPr="003E216F">
        <w:rPr>
          <w:lang w:val="en-IN"/>
        </w:rPr>
        <w:t xml:space="preserve"> to connect to </w:t>
      </w:r>
      <w:r w:rsidR="00BD5E38">
        <w:rPr>
          <w:lang w:val="en-IN"/>
        </w:rPr>
        <w:t>an</w:t>
      </w:r>
      <w:r w:rsidR="009E3E08">
        <w:rPr>
          <w:lang w:val="en-IN"/>
        </w:rPr>
        <w:t xml:space="preserve"> application</w:t>
      </w:r>
      <w:r w:rsidR="00BD5E38">
        <w:rPr>
          <w:lang w:val="en-IN"/>
        </w:rPr>
        <w:t>. This connection</w:t>
      </w:r>
      <w:r w:rsidR="009E3E08">
        <w:rPr>
          <w:lang w:val="en-IN"/>
        </w:rPr>
        <w:t xml:space="preserve"> is intercepted by </w:t>
      </w:r>
      <w:r w:rsidR="007B6930" w:rsidRPr="003E216F">
        <w:rPr>
          <w:lang w:val="en-IN"/>
        </w:rPr>
        <w:t xml:space="preserve">the </w:t>
      </w:r>
      <w:r w:rsidR="00DD7458">
        <w:rPr>
          <w:lang w:val="en-IN"/>
        </w:rPr>
        <w:t>f</w:t>
      </w:r>
      <w:r w:rsidR="007B6930" w:rsidRPr="003E216F">
        <w:rPr>
          <w:lang w:val="en-IN"/>
        </w:rPr>
        <w:t xml:space="preserve">irewall that protects the application. Firewall redirects the user to </w:t>
      </w:r>
      <w:r w:rsidR="00BD5E38">
        <w:rPr>
          <w:lang w:val="en-IN"/>
        </w:rPr>
        <w:t xml:space="preserve">application’s configured </w:t>
      </w:r>
      <w:r w:rsidR="007B6930" w:rsidRPr="003E216F">
        <w:rPr>
          <w:lang w:val="en-IN"/>
        </w:rPr>
        <w:t>IdP</w:t>
      </w:r>
      <w:r w:rsidR="00921A62">
        <w:rPr>
          <w:lang w:val="en-IN"/>
        </w:rPr>
        <w:t xml:space="preserve"> for auth</w:t>
      </w:r>
      <w:r w:rsidR="006F5207">
        <w:rPr>
          <w:lang w:val="en-IN"/>
        </w:rPr>
        <w:t xml:space="preserve">entication </w:t>
      </w:r>
      <w:r w:rsidR="00D804E8">
        <w:rPr>
          <w:lang w:val="en-IN"/>
        </w:rPr>
        <w:t>and once</w:t>
      </w:r>
      <w:r w:rsidR="007B6930" w:rsidRPr="003E216F">
        <w:rPr>
          <w:lang w:val="en-IN"/>
        </w:rPr>
        <w:t xml:space="preserve"> authenticat</w:t>
      </w:r>
      <w:r w:rsidR="00D804E8">
        <w:rPr>
          <w:lang w:val="en-IN"/>
        </w:rPr>
        <w:t>ed</w:t>
      </w:r>
      <w:r w:rsidR="007B6930" w:rsidRPr="003E216F">
        <w:rPr>
          <w:lang w:val="en-IN"/>
        </w:rPr>
        <w:t xml:space="preserve">, </w:t>
      </w:r>
      <w:r w:rsidR="00DD7458">
        <w:rPr>
          <w:lang w:val="en-IN"/>
        </w:rPr>
        <w:t>the</w:t>
      </w:r>
      <w:r w:rsidR="007B6930" w:rsidRPr="003E216F">
        <w:rPr>
          <w:lang w:val="en-IN"/>
        </w:rPr>
        <w:t xml:space="preserve"> firewall allows user to access the application. </w:t>
      </w:r>
      <w:r w:rsidR="006A5F7E">
        <w:rPr>
          <w:lang w:val="en-IN"/>
        </w:rPr>
        <w:t>This model</w:t>
      </w:r>
      <w:r w:rsidR="007B6930" w:rsidRPr="003E216F">
        <w:rPr>
          <w:lang w:val="en-IN"/>
        </w:rPr>
        <w:t xml:space="preserve"> </w:t>
      </w:r>
      <w:r w:rsidR="006A5F7E">
        <w:rPr>
          <w:lang w:val="en-IN"/>
        </w:rPr>
        <w:t xml:space="preserve">does not </w:t>
      </w:r>
      <w:r w:rsidR="007B6930" w:rsidRPr="003E216F">
        <w:rPr>
          <w:lang w:val="en-IN"/>
        </w:rPr>
        <w:t>require</w:t>
      </w:r>
      <w:r w:rsidR="006A5F7E">
        <w:rPr>
          <w:lang w:val="en-IN"/>
        </w:rPr>
        <w:t xml:space="preserve"> a</w:t>
      </w:r>
      <w:r w:rsidR="007B6930" w:rsidRPr="003E216F">
        <w:rPr>
          <w:lang w:val="en-IN"/>
        </w:rPr>
        <w:t xml:space="preserve"> site-to-site VPN. Each firewall protects a set of web applications and user can directly authenticate and access apps behind respective firewall</w:t>
      </w:r>
      <w:r w:rsidR="004368AF">
        <w:rPr>
          <w:lang w:val="en-IN"/>
        </w:rPr>
        <w:t>.</w:t>
      </w:r>
    </w:p>
    <w:p w14:paraId="05EF367D" w14:textId="77777777" w:rsidR="00BC2E4F" w:rsidRPr="007B6930" w:rsidRDefault="00BC2E4F" w:rsidP="007608A8"/>
    <w:p w14:paraId="4026424A" w14:textId="1A376FC9" w:rsidR="007B6930" w:rsidRDefault="007B6930" w:rsidP="007B6930">
      <w:pPr>
        <w:pStyle w:val="Caption"/>
        <w:keepNext/>
      </w:pPr>
      <w:r>
        <w:t xml:space="preserve">Figure </w:t>
      </w:r>
      <w:r>
        <w:fldChar w:fldCharType="begin"/>
      </w:r>
      <w:r>
        <w:instrText>SEQ Figure \* ARABIC</w:instrText>
      </w:r>
      <w:r>
        <w:fldChar w:fldCharType="separate"/>
      </w:r>
      <w:r w:rsidR="00B53EF8">
        <w:rPr>
          <w:noProof/>
        </w:rPr>
        <w:t>3</w:t>
      </w:r>
      <w:r>
        <w:fldChar w:fldCharType="end"/>
      </w:r>
      <w:r>
        <w:t>: FTD deployment for Clientless ZTNA</w:t>
      </w:r>
    </w:p>
    <w:p w14:paraId="4255F01D" w14:textId="4EC54625" w:rsidR="00FC2000" w:rsidRDefault="006C3209" w:rsidP="007608A8">
      <w:r>
        <w:rPr>
          <w:noProof/>
          <w:lang w:val="en-IN"/>
        </w:rPr>
        <w:drawing>
          <wp:inline distT="0" distB="0" distL="0" distR="0" wp14:anchorId="152CB4AC" wp14:editId="6F1BE826">
            <wp:extent cx="5943600" cy="40614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inline>
        </w:drawing>
      </w:r>
    </w:p>
    <w:p w14:paraId="43F15AA4" w14:textId="71947822" w:rsidR="00076988" w:rsidRPr="003E216F" w:rsidRDefault="00DF060D" w:rsidP="0009360E">
      <w:pPr>
        <w:rPr>
          <w:lang w:val="en-IN"/>
        </w:rPr>
      </w:pPr>
      <w:r w:rsidRPr="003E216F">
        <w:rPr>
          <w:lang w:val="en-IN"/>
        </w:rPr>
        <w:t>.</w:t>
      </w:r>
    </w:p>
    <w:p w14:paraId="57B3D2E0" w14:textId="407A26A3" w:rsidR="001731A9" w:rsidRPr="00F56EE1" w:rsidRDefault="005D7591" w:rsidP="005D7591">
      <w:pPr>
        <w:pStyle w:val="Heading3"/>
      </w:pPr>
      <w:r>
        <w:t xml:space="preserve"> </w:t>
      </w:r>
      <w:bookmarkStart w:id="60" w:name="_Toc118293410"/>
      <w:bookmarkStart w:id="61" w:name="_Toc142917807"/>
      <w:r w:rsidR="00076988">
        <w:t>High</w:t>
      </w:r>
      <w:r w:rsidR="00D93CD3">
        <w:t xml:space="preserve"> Level Workflow</w:t>
      </w:r>
      <w:bookmarkEnd w:id="60"/>
      <w:bookmarkEnd w:id="61"/>
    </w:p>
    <w:p w14:paraId="22D3C1DC" w14:textId="2D7C9F74" w:rsidR="00D93CD3" w:rsidRDefault="00C70719" w:rsidP="007608A8">
      <w:r>
        <w:t xml:space="preserve">At a high level the </w:t>
      </w:r>
      <w:r w:rsidR="00DE1E20">
        <w:t>workflow consists of the following steps</w:t>
      </w:r>
    </w:p>
    <w:p w14:paraId="20FDFB89" w14:textId="324135B8" w:rsidR="00FC5FDF" w:rsidRDefault="00FC5FDF" w:rsidP="007608A8">
      <w:pPr>
        <w:numPr>
          <w:ilvl w:val="0"/>
          <w:numId w:val="18"/>
        </w:numPr>
      </w:pPr>
      <w:r>
        <w:t>Configuration</w:t>
      </w:r>
    </w:p>
    <w:p w14:paraId="0AB6B1F5" w14:textId="16ADDDBB" w:rsidR="00FC5FDF" w:rsidRDefault="00973266" w:rsidP="007608A8">
      <w:pPr>
        <w:numPr>
          <w:ilvl w:val="1"/>
          <w:numId w:val="18"/>
        </w:numPr>
      </w:pPr>
      <w:r>
        <w:t>Port Assignment</w:t>
      </w:r>
    </w:p>
    <w:p w14:paraId="272010A6" w14:textId="49C9349D" w:rsidR="00973266" w:rsidRDefault="00973266" w:rsidP="007608A8">
      <w:pPr>
        <w:numPr>
          <w:ilvl w:val="1"/>
          <w:numId w:val="18"/>
        </w:numPr>
      </w:pPr>
      <w:r>
        <w:t>DNS Publishing</w:t>
      </w:r>
    </w:p>
    <w:p w14:paraId="5D472CE3" w14:textId="2F8DF7EC" w:rsidR="00DE1E20" w:rsidRDefault="00DE1E20" w:rsidP="007608A8">
      <w:pPr>
        <w:numPr>
          <w:ilvl w:val="0"/>
          <w:numId w:val="18"/>
        </w:numPr>
      </w:pPr>
      <w:r>
        <w:t>Pre-Authentication</w:t>
      </w:r>
    </w:p>
    <w:p w14:paraId="746CE7C8" w14:textId="53F8C9D5" w:rsidR="00DE1E20" w:rsidRDefault="00DE1E20" w:rsidP="007608A8">
      <w:pPr>
        <w:numPr>
          <w:ilvl w:val="0"/>
          <w:numId w:val="18"/>
        </w:numPr>
      </w:pPr>
      <w:r>
        <w:t>Authenti</w:t>
      </w:r>
      <w:r w:rsidR="00A40DD1">
        <w:t>cation</w:t>
      </w:r>
    </w:p>
    <w:p w14:paraId="0A63D815" w14:textId="373376AA" w:rsidR="00A40DD1" w:rsidRDefault="00A40DD1" w:rsidP="007608A8">
      <w:pPr>
        <w:numPr>
          <w:ilvl w:val="0"/>
          <w:numId w:val="18"/>
        </w:numPr>
      </w:pPr>
      <w:r>
        <w:t>Post-Authentication</w:t>
      </w:r>
      <w:r w:rsidR="00BD3DC3">
        <w:t xml:space="preserve"> and Application Access</w:t>
      </w:r>
    </w:p>
    <w:p w14:paraId="279027BF" w14:textId="1FD102AB" w:rsidR="00A40DD1" w:rsidRDefault="00DD561F" w:rsidP="007608A8">
      <w:r>
        <w:lastRenderedPageBreak/>
        <w:t xml:space="preserve">A brief overview of the above is given </w:t>
      </w:r>
      <w:r w:rsidR="00214A4E">
        <w:t xml:space="preserve">in this section along with the sequence </w:t>
      </w:r>
      <w:r w:rsidR="00A97F7C">
        <w:t>diagram</w:t>
      </w:r>
      <w:r>
        <w:t xml:space="preserve">. More </w:t>
      </w:r>
      <w:r w:rsidR="00A57D09">
        <w:t xml:space="preserve">granular details are listed in the latter sections of this document. </w:t>
      </w:r>
    </w:p>
    <w:p w14:paraId="35E2B597" w14:textId="5B332FCF" w:rsidR="005D7591" w:rsidRDefault="0044021C" w:rsidP="00047D62">
      <w:pPr>
        <w:pStyle w:val="Heading4"/>
      </w:pPr>
      <w:bookmarkStart w:id="62" w:name="_Ref117164343"/>
      <w:r w:rsidRPr="00047D62">
        <w:t>Configuration</w:t>
      </w:r>
      <w:bookmarkEnd w:id="62"/>
      <w:r w:rsidR="00F37D74">
        <w:t xml:space="preserve"> </w:t>
      </w:r>
    </w:p>
    <w:p w14:paraId="77C502AC" w14:textId="51B767FA" w:rsidR="00166691" w:rsidRDefault="00CD3751" w:rsidP="005D7591">
      <w:r>
        <w:t xml:space="preserve">Each application </w:t>
      </w:r>
      <w:r w:rsidR="00B26982">
        <w:t xml:space="preserve">(in essence an URL) that needs to be exposed </w:t>
      </w:r>
      <w:r w:rsidR="00916882">
        <w:t xml:space="preserve">as a ZTNA application, needs to be assigned a </w:t>
      </w:r>
      <w:r w:rsidR="0049278C">
        <w:t xml:space="preserve">port on the firewall which will </w:t>
      </w:r>
      <w:r w:rsidR="00A328E0">
        <w:t xml:space="preserve">used to </w:t>
      </w:r>
      <w:r w:rsidR="004340AA">
        <w:t xml:space="preserve">allow </w:t>
      </w:r>
      <w:r w:rsidR="00AC246A">
        <w:t xml:space="preserve">the browser to reach the application. </w:t>
      </w:r>
      <w:r w:rsidR="00F93608">
        <w:t xml:space="preserve">This application also needs to be published on the DNS with the </w:t>
      </w:r>
      <w:r w:rsidR="00EC7D07">
        <w:t xml:space="preserve">destination IP of the FTD protecting it. </w:t>
      </w:r>
      <w:r w:rsidR="004A4F8B">
        <w:t xml:space="preserve">Essentially, the FTD masquerades as the </w:t>
      </w:r>
      <w:r w:rsidR="00825BFF">
        <w:t>application</w:t>
      </w:r>
      <w:r w:rsidR="00C953D1">
        <w:t xml:space="preserve"> so that when the browser attempts to reach the application via its FQDN, </w:t>
      </w:r>
      <w:r w:rsidR="00E9251D">
        <w:t>the request comes to the FTD protecting that application.</w:t>
      </w:r>
    </w:p>
    <w:p w14:paraId="6E7E088D" w14:textId="77777777" w:rsidR="00050BE8" w:rsidRDefault="00050BE8" w:rsidP="00701009"/>
    <w:p w14:paraId="554287EE" w14:textId="222F6D29" w:rsidR="005D7591" w:rsidRDefault="00166691" w:rsidP="00701009">
      <w:r w:rsidRPr="009F1D2F">
        <w:rPr>
          <w:rStyle w:val="Strong"/>
        </w:rPr>
        <w:t>Note</w:t>
      </w:r>
      <w:r w:rsidRPr="00701009">
        <w:t xml:space="preserve">: </w:t>
      </w:r>
      <w:r w:rsidR="002511D0">
        <w:t xml:space="preserve">For the FTD to masquerade </w:t>
      </w:r>
      <w:r w:rsidR="007B2C6B">
        <w:t xml:space="preserve">for all the applications that it protects, </w:t>
      </w:r>
      <w:r w:rsidR="0060312E">
        <w:t xml:space="preserve">the </w:t>
      </w:r>
      <w:r w:rsidR="00B56709">
        <w:t xml:space="preserve">TLS certificate presented </w:t>
      </w:r>
      <w:r w:rsidR="00F17A39">
        <w:t xml:space="preserve">during the initial connection should either be a wildcard domain certificate or the </w:t>
      </w:r>
      <w:r w:rsidR="00952680">
        <w:t xml:space="preserve">Subject Alternate Name in the certificate </w:t>
      </w:r>
      <w:r w:rsidR="0040799D">
        <w:t>should</w:t>
      </w:r>
      <w:r w:rsidR="00952680">
        <w:t xml:space="preserve"> have the list of applications. </w:t>
      </w:r>
    </w:p>
    <w:p w14:paraId="30B617FC" w14:textId="1CBF163B" w:rsidR="005D7591" w:rsidRDefault="005D7591" w:rsidP="00047D62">
      <w:pPr>
        <w:pStyle w:val="Heading4"/>
      </w:pPr>
      <w:bookmarkStart w:id="63" w:name="_Ref117853591"/>
      <w:r w:rsidRPr="00C3668E">
        <w:t>Pre</w:t>
      </w:r>
      <w:r>
        <w:t>-Authentication</w:t>
      </w:r>
      <w:bookmarkEnd w:id="63"/>
    </w:p>
    <w:p w14:paraId="40FD4168" w14:textId="7517A533" w:rsidR="00CD3751" w:rsidRDefault="002F7B20" w:rsidP="005D7591">
      <w:r>
        <w:t xml:space="preserve">An Authentication Proxy service on the </w:t>
      </w:r>
      <w:r w:rsidR="00711D7C">
        <w:t>FTD</w:t>
      </w:r>
      <w:r>
        <w:t xml:space="preserve"> </w:t>
      </w:r>
      <w:r w:rsidR="00D43B38">
        <w:t xml:space="preserve">listening on port 443 </w:t>
      </w:r>
      <w:r w:rsidR="0059081C">
        <w:t xml:space="preserve">intercepts </w:t>
      </w:r>
      <w:r w:rsidR="001265F7">
        <w:t xml:space="preserve">the flow based on the </w:t>
      </w:r>
      <w:r w:rsidR="0088287C">
        <w:t>H</w:t>
      </w:r>
      <w:r w:rsidR="001265F7">
        <w:t xml:space="preserve">ost header </w:t>
      </w:r>
      <w:r w:rsidR="0088287C">
        <w:t xml:space="preserve">in the HTTP traffic and determines if the application </w:t>
      </w:r>
      <w:r w:rsidR="00A940E0">
        <w:t>is one of it</w:t>
      </w:r>
      <w:r w:rsidR="00D53DEF">
        <w:t>s</w:t>
      </w:r>
      <w:r w:rsidR="00A940E0">
        <w:t xml:space="preserve"> protected applications. If it is, </w:t>
      </w:r>
      <w:r w:rsidR="00B03390">
        <w:t xml:space="preserve">a SAML </w:t>
      </w:r>
      <w:r w:rsidR="00365C75">
        <w:t xml:space="preserve">Request </w:t>
      </w:r>
      <w:r w:rsidR="00B03390">
        <w:t xml:space="preserve">Assertion is created for </w:t>
      </w:r>
      <w:r w:rsidR="002D1FBE">
        <w:t xml:space="preserve">the application’s </w:t>
      </w:r>
      <w:r w:rsidR="00A940E0">
        <w:t xml:space="preserve">Identity Provider (IdP) </w:t>
      </w:r>
      <w:r w:rsidR="00B03390">
        <w:t>and the traffic is redirected for Authentication.</w:t>
      </w:r>
    </w:p>
    <w:p w14:paraId="3B42C633" w14:textId="30714B23" w:rsidR="00983BA5" w:rsidRDefault="00983BA5" w:rsidP="00047D62">
      <w:pPr>
        <w:pStyle w:val="Heading4"/>
      </w:pPr>
      <w:r>
        <w:t>Authentication</w:t>
      </w:r>
    </w:p>
    <w:p w14:paraId="581FE4D3" w14:textId="1F392BEB" w:rsidR="00681C22" w:rsidRDefault="00B64210" w:rsidP="007608A8">
      <w:r>
        <w:t xml:space="preserve">The IdP (or the IdP Broker) is the place where the user and application and posture policy  are associated. </w:t>
      </w:r>
      <w:r w:rsidR="006305FC">
        <w:t xml:space="preserve">In this step the </w:t>
      </w:r>
      <w:r w:rsidR="00BD44B2">
        <w:t>IdP authenticates the user for the application and depending on policy may do a</w:t>
      </w:r>
      <w:r w:rsidR="00A72AA0">
        <w:t xml:space="preserve"> </w:t>
      </w:r>
      <w:r w:rsidR="00365C75">
        <w:t xml:space="preserve">two-factor and posture assessment before generating an SAML Response Assertion for the FTD. </w:t>
      </w:r>
    </w:p>
    <w:p w14:paraId="6C516C90" w14:textId="152528CF" w:rsidR="00681C22" w:rsidRDefault="00681C22" w:rsidP="00047D62">
      <w:pPr>
        <w:pStyle w:val="Heading4"/>
      </w:pPr>
      <w:r>
        <w:t>Post-Authentication</w:t>
      </w:r>
      <w:r w:rsidR="00BD3DC3">
        <w:t xml:space="preserve"> and Application Access</w:t>
      </w:r>
    </w:p>
    <w:p w14:paraId="01BBA913" w14:textId="28FA034F" w:rsidR="00CD3022" w:rsidRDefault="00CD3022" w:rsidP="007608A8">
      <w:r>
        <w:t xml:space="preserve">The post authentication is a </w:t>
      </w:r>
      <w:r w:rsidR="00F36A38">
        <w:t>two-part</w:t>
      </w:r>
      <w:r>
        <w:t xml:space="preserve"> flow. In the first part, the SAML Response generated by the IdP is validated and </w:t>
      </w:r>
      <w:r w:rsidR="00F43191">
        <w:t xml:space="preserve">cookie is generated for the </w:t>
      </w:r>
      <w:r w:rsidR="004A4F8B">
        <w:t xml:space="preserve">Application Host domain. </w:t>
      </w:r>
      <w:r w:rsidR="006E37B4">
        <w:t xml:space="preserve">The FTD then issues a HTTP redirect </w:t>
      </w:r>
      <w:r w:rsidR="00CC7314">
        <w:t xml:space="preserve">for the application to </w:t>
      </w:r>
      <w:r w:rsidR="00051DA8">
        <w:t xml:space="preserve">access the service on the port assigned </w:t>
      </w:r>
      <w:r w:rsidR="00705414">
        <w:fldChar w:fldCharType="begin"/>
      </w:r>
      <w:r w:rsidR="00705414">
        <w:instrText xml:space="preserve"> REF _Ref117164343 \r \h </w:instrText>
      </w:r>
      <w:r w:rsidR="00705414">
        <w:fldChar w:fldCharType="separate"/>
      </w:r>
      <w:r w:rsidR="00B53EF8">
        <w:t>2.1.2.1</w:t>
      </w:r>
      <w:r w:rsidR="00705414">
        <w:fldChar w:fldCharType="end"/>
      </w:r>
    </w:p>
    <w:p w14:paraId="196FF4EE" w14:textId="3BC6DD81" w:rsidR="00E12BF7" w:rsidRPr="00CD3022" w:rsidRDefault="00E12BF7" w:rsidP="007608A8">
      <w:r>
        <w:t xml:space="preserve">In the second part, </w:t>
      </w:r>
      <w:r w:rsidR="009B6C48">
        <w:t xml:space="preserve">when the traffic from the browser hits the </w:t>
      </w:r>
      <w:r w:rsidR="00B03A26">
        <w:t xml:space="preserve">application specific port on the FTD, the </w:t>
      </w:r>
      <w:r w:rsidR="00A052C3">
        <w:t xml:space="preserve">IP of the client (4-tuple) </w:t>
      </w:r>
      <w:r w:rsidR="006244AC">
        <w:t xml:space="preserve">is validated in Lina and the cookie is validated in Snort. If either of these check fails, the traffic is redirected to the port 443 where the Authentication Proxy </w:t>
      </w:r>
      <w:r w:rsidR="00D34D4D">
        <w:t xml:space="preserve">will </w:t>
      </w:r>
      <w:r w:rsidR="000A641C">
        <w:t xml:space="preserve">start the </w:t>
      </w:r>
      <w:r w:rsidR="005E1D20">
        <w:t xml:space="preserve">authentication process. </w:t>
      </w:r>
      <w:r w:rsidR="006504A0">
        <w:t xml:space="preserve"> If the checks pass, then the traffic is NATed to the application and traffic inspected as per the application’s polic</w:t>
      </w:r>
      <w:r w:rsidR="009709DA">
        <w:t xml:space="preserve">y. </w:t>
      </w:r>
    </w:p>
    <w:p w14:paraId="16EF4183" w14:textId="73AD1826" w:rsidR="002231DF" w:rsidRDefault="002231DF" w:rsidP="002231DF">
      <w:pPr>
        <w:pStyle w:val="Caption"/>
        <w:keepNext/>
      </w:pPr>
      <w:r>
        <w:lastRenderedPageBreak/>
        <w:t xml:space="preserve">Figure </w:t>
      </w:r>
      <w:r>
        <w:fldChar w:fldCharType="begin"/>
      </w:r>
      <w:r>
        <w:instrText>SEQ Figure \* ARABIC</w:instrText>
      </w:r>
      <w:r>
        <w:fldChar w:fldCharType="separate"/>
      </w:r>
      <w:r w:rsidR="00B53EF8">
        <w:rPr>
          <w:noProof/>
        </w:rPr>
        <w:t>4</w:t>
      </w:r>
      <w:r>
        <w:fldChar w:fldCharType="end"/>
      </w:r>
      <w:r>
        <w:t>: End-to-End Workflow</w:t>
      </w:r>
    </w:p>
    <w:p w14:paraId="2C25BDA9" w14:textId="77777777" w:rsidR="00A57D09" w:rsidRDefault="006C3209" w:rsidP="00390ACC">
      <w:r>
        <w:rPr>
          <w:noProof/>
        </w:rPr>
        <w:drawing>
          <wp:inline distT="0" distB="0" distL="0" distR="0" wp14:anchorId="1CA5E674" wp14:editId="507B941C">
            <wp:extent cx="6342380" cy="7737676"/>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5574" cy="7790372"/>
                    </a:xfrm>
                    <a:prstGeom prst="rect">
                      <a:avLst/>
                    </a:prstGeom>
                  </pic:spPr>
                </pic:pic>
              </a:graphicData>
            </a:graphic>
          </wp:inline>
        </w:drawing>
      </w:r>
    </w:p>
    <w:p w14:paraId="23AD082C" w14:textId="21AC01F5" w:rsidR="00A92063" w:rsidRDefault="00CE55CE" w:rsidP="005D7591">
      <w:pPr>
        <w:pStyle w:val="Heading3"/>
      </w:pPr>
      <w:bookmarkStart w:id="64" w:name="_Toc118293411"/>
      <w:bookmarkStart w:id="65" w:name="_Toc142917808"/>
      <w:r w:rsidRPr="00CE55CE">
        <w:lastRenderedPageBreak/>
        <w:t>Components of clientless ZTNA on FTD</w:t>
      </w:r>
      <w:bookmarkEnd w:id="64"/>
      <w:bookmarkEnd w:id="65"/>
    </w:p>
    <w:p w14:paraId="50D612FC" w14:textId="77777777" w:rsidR="00D330CC" w:rsidRPr="00D330CC" w:rsidRDefault="00D330CC" w:rsidP="007608A8"/>
    <w:p w14:paraId="3B36D943" w14:textId="65E3C926" w:rsidR="002231DF" w:rsidRDefault="002231DF" w:rsidP="002231DF">
      <w:pPr>
        <w:pStyle w:val="Caption"/>
        <w:keepNext/>
      </w:pPr>
      <w:r>
        <w:t xml:space="preserve">Figure </w:t>
      </w:r>
      <w:r>
        <w:fldChar w:fldCharType="begin"/>
      </w:r>
      <w:r>
        <w:instrText>SEQ Figure \* ARABIC</w:instrText>
      </w:r>
      <w:r>
        <w:fldChar w:fldCharType="separate"/>
      </w:r>
      <w:r w:rsidR="00B53EF8">
        <w:rPr>
          <w:noProof/>
        </w:rPr>
        <w:t>5</w:t>
      </w:r>
      <w:r>
        <w:fldChar w:fldCharType="end"/>
      </w:r>
      <w:r>
        <w:t>: Components Diagram</w:t>
      </w:r>
    </w:p>
    <w:p w14:paraId="7020446C" w14:textId="6345039A" w:rsidR="00A40B1D" w:rsidRPr="00A40B1D" w:rsidRDefault="006C3209" w:rsidP="007608A8">
      <w:r>
        <w:rPr>
          <w:noProof/>
        </w:rPr>
        <w:drawing>
          <wp:inline distT="0" distB="0" distL="0" distR="0" wp14:anchorId="01731CBA" wp14:editId="3821BC80">
            <wp:extent cx="5636302" cy="5138910"/>
            <wp:effectExtent l="0" t="0" r="254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0737" cy="5142953"/>
                    </a:xfrm>
                    <a:prstGeom prst="rect">
                      <a:avLst/>
                    </a:prstGeom>
                  </pic:spPr>
                </pic:pic>
              </a:graphicData>
            </a:graphic>
          </wp:inline>
        </w:drawing>
      </w:r>
    </w:p>
    <w:p w14:paraId="0738C22C" w14:textId="65C625EF" w:rsidR="3304A553" w:rsidRDefault="3304A553" w:rsidP="007608A8"/>
    <w:p w14:paraId="4FE3EDCE" w14:textId="5ED3DD48" w:rsidR="00736AAF" w:rsidRPr="007A0D4F" w:rsidRDefault="00193C29" w:rsidP="00047D62">
      <w:pPr>
        <w:pStyle w:val="Heading4"/>
      </w:pPr>
      <w:r w:rsidRPr="333E9CEE">
        <w:t>FTD</w:t>
      </w:r>
    </w:p>
    <w:p w14:paraId="33BF9DFB" w14:textId="244ACCE5" w:rsidR="00193C29" w:rsidRDefault="00193C29" w:rsidP="005D7591">
      <w:pPr>
        <w:numPr>
          <w:ilvl w:val="0"/>
          <w:numId w:val="6"/>
        </w:numPr>
        <w:spacing w:before="100" w:beforeAutospacing="1" w:after="100" w:afterAutospacing="1"/>
        <w:rPr>
          <w:color w:val="000000" w:themeColor="text1"/>
        </w:rPr>
      </w:pPr>
      <w:r w:rsidRPr="76945DBD">
        <w:rPr>
          <w:color w:val="000000" w:themeColor="text1"/>
        </w:rPr>
        <w:t>FTD is an enforcer, which will actually protect applications hosted behind it. </w:t>
      </w:r>
    </w:p>
    <w:p w14:paraId="591C6978" w14:textId="11160139" w:rsidR="00193C29" w:rsidRDefault="00193C29" w:rsidP="005D7591">
      <w:pPr>
        <w:numPr>
          <w:ilvl w:val="0"/>
          <w:numId w:val="6"/>
        </w:numPr>
        <w:spacing w:before="100" w:beforeAutospacing="1" w:after="100" w:afterAutospacing="1"/>
        <w:rPr>
          <w:color w:val="000000" w:themeColor="text1"/>
        </w:rPr>
      </w:pPr>
      <w:r w:rsidRPr="76945DBD">
        <w:rPr>
          <w:color w:val="000000" w:themeColor="text1"/>
        </w:rPr>
        <w:t xml:space="preserve">It acts as authentication gateway and </w:t>
      </w:r>
      <w:r w:rsidR="003A000E" w:rsidRPr="76945DBD">
        <w:rPr>
          <w:color w:val="000000" w:themeColor="text1"/>
        </w:rPr>
        <w:t xml:space="preserve">redirects users to authenticate </w:t>
      </w:r>
      <w:r w:rsidR="00F402B8" w:rsidRPr="76945DBD">
        <w:rPr>
          <w:color w:val="000000" w:themeColor="text1"/>
        </w:rPr>
        <w:t>with configured IdP</w:t>
      </w:r>
      <w:r w:rsidR="06206C6C" w:rsidRPr="76945DBD">
        <w:rPr>
          <w:color w:val="000000" w:themeColor="text1"/>
        </w:rPr>
        <w:t>.</w:t>
      </w:r>
    </w:p>
    <w:p w14:paraId="3206FEC8" w14:textId="159CE6BE" w:rsidR="00193C29" w:rsidRDefault="00674185" w:rsidP="005D7591">
      <w:pPr>
        <w:numPr>
          <w:ilvl w:val="0"/>
          <w:numId w:val="6"/>
        </w:numPr>
        <w:spacing w:before="100" w:beforeAutospacing="1" w:after="100" w:afterAutospacing="1"/>
        <w:rPr>
          <w:color w:val="000000" w:themeColor="text1"/>
        </w:rPr>
      </w:pPr>
      <w:r w:rsidRPr="76945DBD">
        <w:rPr>
          <w:color w:val="000000" w:themeColor="text1"/>
        </w:rPr>
        <w:t xml:space="preserve">On successful auth, it allows the user to access application and </w:t>
      </w:r>
      <w:r w:rsidR="00020CB3" w:rsidRPr="76945DBD">
        <w:rPr>
          <w:color w:val="000000" w:themeColor="text1"/>
        </w:rPr>
        <w:t>inspects the traffic according to policy configured</w:t>
      </w:r>
      <w:r w:rsidR="4F1EDC1F" w:rsidRPr="76945DBD">
        <w:rPr>
          <w:color w:val="000000" w:themeColor="text1"/>
        </w:rPr>
        <w:t>.</w:t>
      </w:r>
    </w:p>
    <w:p w14:paraId="4DC7B38E" w14:textId="024F0F93" w:rsidR="00F637B0" w:rsidRPr="00390ACC" w:rsidRDefault="00766F7E" w:rsidP="00047D62">
      <w:pPr>
        <w:pStyle w:val="Heading4"/>
      </w:pPr>
      <w:r>
        <w:t xml:space="preserve"> </w:t>
      </w:r>
      <w:r w:rsidR="00F637B0" w:rsidRPr="00390ACC">
        <w:t xml:space="preserve">SAML </w:t>
      </w:r>
      <w:r w:rsidR="00F45076">
        <w:t>A</w:t>
      </w:r>
      <w:r w:rsidR="00F637B0" w:rsidRPr="00390ACC">
        <w:t>uth Service</w:t>
      </w:r>
    </w:p>
    <w:p w14:paraId="01403145" w14:textId="19F9C1BD" w:rsidR="00F637B0" w:rsidRPr="003E216F" w:rsidRDefault="00F637B0" w:rsidP="0009360E">
      <w:pPr>
        <w:rPr>
          <w:lang w:val="en-IN"/>
        </w:rPr>
      </w:pPr>
      <w:r w:rsidRPr="003E216F">
        <w:rPr>
          <w:lang w:val="en-IN"/>
        </w:rPr>
        <w:t xml:space="preserve">WebVPN already supports SAML authentication and </w:t>
      </w:r>
      <w:r w:rsidR="04DFF647" w:rsidRPr="003E216F">
        <w:rPr>
          <w:lang w:val="en-IN"/>
        </w:rPr>
        <w:t xml:space="preserve">the </w:t>
      </w:r>
      <w:r w:rsidRPr="003E216F">
        <w:rPr>
          <w:lang w:val="en-IN"/>
        </w:rPr>
        <w:t>same is being used by AnyConnect VPN for authentication. This service is part of Lina and handles the user authentication in the control plane.</w:t>
      </w:r>
    </w:p>
    <w:p w14:paraId="16AEE003" w14:textId="77777777" w:rsidR="00F637B0" w:rsidRPr="003E216F" w:rsidRDefault="00F637B0" w:rsidP="005D7591">
      <w:pPr>
        <w:pStyle w:val="ListParagraph"/>
        <w:numPr>
          <w:ilvl w:val="0"/>
          <w:numId w:val="17"/>
        </w:numPr>
      </w:pPr>
      <w:r w:rsidRPr="003E216F">
        <w:lastRenderedPageBreak/>
        <w:t>It listens on To the Box traffic on 443 and terminates TLS connections from user</w:t>
      </w:r>
    </w:p>
    <w:p w14:paraId="4DD4928E" w14:textId="77777777" w:rsidR="00F637B0" w:rsidRPr="003E216F" w:rsidRDefault="00F637B0" w:rsidP="005D7591">
      <w:pPr>
        <w:pStyle w:val="ListParagraph"/>
        <w:numPr>
          <w:ilvl w:val="0"/>
          <w:numId w:val="17"/>
        </w:numPr>
      </w:pPr>
      <w:r w:rsidRPr="003E216F">
        <w:t>It redirects user to IdP for SAML authentication and verifies SAML assertion coming from IdP</w:t>
      </w:r>
    </w:p>
    <w:p w14:paraId="6F073128" w14:textId="77777777" w:rsidR="00F637B0" w:rsidRPr="003E216F" w:rsidRDefault="00F637B0" w:rsidP="005D7591">
      <w:pPr>
        <w:pStyle w:val="ListParagraph"/>
        <w:numPr>
          <w:ilvl w:val="0"/>
          <w:numId w:val="17"/>
        </w:numPr>
      </w:pPr>
      <w:r w:rsidRPr="003E216F">
        <w:t>After successful SAML authentication, it updates the Auth DB and redirects the user to service configured on a mapped port (PAT).</w:t>
      </w:r>
    </w:p>
    <w:p w14:paraId="1C4DAFEE" w14:textId="035000EC" w:rsidR="00020CB3" w:rsidRPr="007A0D4F" w:rsidRDefault="008944EB" w:rsidP="00047D62">
      <w:pPr>
        <w:pStyle w:val="Heading4"/>
      </w:pPr>
      <w:r w:rsidRPr="333E9CEE">
        <w:t>D</w:t>
      </w:r>
      <w:r w:rsidR="006E1ECD">
        <w:t>UO</w:t>
      </w:r>
      <w:r w:rsidR="00E45A89">
        <w:t xml:space="preserve"> / IdP</w:t>
      </w:r>
    </w:p>
    <w:p w14:paraId="11C60850" w14:textId="0AF27C23" w:rsidR="008944EB" w:rsidRDefault="008944EB" w:rsidP="007608A8">
      <w:pPr>
        <w:rPr>
          <w:lang w:val="en-IN"/>
        </w:rPr>
      </w:pPr>
      <w:r w:rsidRPr="003E216F">
        <w:rPr>
          <w:lang w:val="en-IN"/>
        </w:rPr>
        <w:t>D</w:t>
      </w:r>
      <w:r w:rsidR="006E1ECD">
        <w:rPr>
          <w:lang w:val="en-IN"/>
        </w:rPr>
        <w:t>UO</w:t>
      </w:r>
      <w:r w:rsidRPr="003E216F">
        <w:rPr>
          <w:lang w:val="en-IN"/>
        </w:rPr>
        <w:t xml:space="preserve"> </w:t>
      </w:r>
      <w:r w:rsidR="00E45A89">
        <w:rPr>
          <w:lang w:val="en-IN"/>
        </w:rPr>
        <w:t xml:space="preserve">or any other IdP </w:t>
      </w:r>
      <w:r w:rsidRPr="003E216F">
        <w:rPr>
          <w:lang w:val="en-IN"/>
        </w:rPr>
        <w:t>is used as a MFA and policy engine. Duo will provide configuration such as which user can access which application.  It also provides multi factor authentication service by integrating with IdP such as Microsoft.</w:t>
      </w:r>
    </w:p>
    <w:p w14:paraId="6C878B69" w14:textId="77777777" w:rsidR="003E216F" w:rsidRPr="003E216F" w:rsidRDefault="003E216F" w:rsidP="007608A8">
      <w:pPr>
        <w:rPr>
          <w:lang w:val="en-IN"/>
        </w:rPr>
      </w:pPr>
    </w:p>
    <w:p w14:paraId="4A068C3D" w14:textId="364D9EF9" w:rsidR="002D1661" w:rsidRPr="003E216F" w:rsidRDefault="008944EB" w:rsidP="007608A8">
      <w:pPr>
        <w:rPr>
          <w:lang w:val="en-IN"/>
        </w:rPr>
      </w:pPr>
      <w:r w:rsidRPr="003E216F">
        <w:rPr>
          <w:lang w:val="en-IN"/>
        </w:rPr>
        <w:t>Additionally, Duo provides the client device posture, which helps to assess client's health.</w:t>
      </w:r>
    </w:p>
    <w:p w14:paraId="1CF01781" w14:textId="1C1EBAED" w:rsidR="0069080F" w:rsidRPr="003E216F" w:rsidRDefault="00D552E7" w:rsidP="007608A8">
      <w:pPr>
        <w:rPr>
          <w:lang w:val="en-IN"/>
        </w:rPr>
      </w:pPr>
      <w:r w:rsidRPr="003E216F">
        <w:rPr>
          <w:lang w:val="en-IN"/>
        </w:rPr>
        <w:t>C</w:t>
      </w:r>
      <w:r w:rsidR="0005235D" w:rsidRPr="003E216F">
        <w:rPr>
          <w:lang w:val="en-IN"/>
        </w:rPr>
        <w:t>ustomers who already have a</w:t>
      </w:r>
      <w:r w:rsidR="00F304D9" w:rsidRPr="003E216F">
        <w:rPr>
          <w:lang w:val="en-IN"/>
        </w:rPr>
        <w:t xml:space="preserve"> different</w:t>
      </w:r>
      <w:r w:rsidR="0005235D" w:rsidRPr="003E216F">
        <w:rPr>
          <w:lang w:val="en-IN"/>
        </w:rPr>
        <w:t xml:space="preserve"> </w:t>
      </w:r>
      <w:r w:rsidR="00577662" w:rsidRPr="003E216F">
        <w:rPr>
          <w:lang w:val="en-IN"/>
        </w:rPr>
        <w:t>IdP and MFA</w:t>
      </w:r>
      <w:r w:rsidR="00F304D9" w:rsidRPr="003E216F">
        <w:rPr>
          <w:lang w:val="en-IN"/>
        </w:rPr>
        <w:t xml:space="preserve"> (</w:t>
      </w:r>
      <w:r w:rsidR="001C2EA7">
        <w:rPr>
          <w:lang w:val="en-IN"/>
        </w:rPr>
        <w:t>s</w:t>
      </w:r>
      <w:r w:rsidR="00F304D9" w:rsidRPr="003E216F">
        <w:rPr>
          <w:lang w:val="en-IN"/>
        </w:rPr>
        <w:t>uch as Okta)</w:t>
      </w:r>
      <w:r w:rsidR="002137D7" w:rsidRPr="003E216F">
        <w:rPr>
          <w:lang w:val="en-IN"/>
        </w:rPr>
        <w:t xml:space="preserve">, </w:t>
      </w:r>
      <w:r w:rsidRPr="003E216F">
        <w:rPr>
          <w:lang w:val="en-IN"/>
        </w:rPr>
        <w:t>can c</w:t>
      </w:r>
      <w:r w:rsidR="002A5E05" w:rsidRPr="003E216F">
        <w:rPr>
          <w:lang w:val="en-IN"/>
        </w:rPr>
        <w:t xml:space="preserve">ontinue to use </w:t>
      </w:r>
      <w:r w:rsidR="001B5E2D" w:rsidRPr="003E216F">
        <w:rPr>
          <w:lang w:val="en-IN"/>
        </w:rPr>
        <w:t>same for authentication.</w:t>
      </w:r>
    </w:p>
    <w:p w14:paraId="32874965" w14:textId="7AA022EB" w:rsidR="002D1661" w:rsidRPr="007A0D4F" w:rsidRDefault="00122F28" w:rsidP="00047D62">
      <w:pPr>
        <w:pStyle w:val="Heading4"/>
      </w:pPr>
      <w:r>
        <w:t xml:space="preserve">  </w:t>
      </w:r>
      <w:r w:rsidR="002D1661" w:rsidRPr="333E9CEE">
        <w:t>Snort</w:t>
      </w:r>
    </w:p>
    <w:p w14:paraId="2D2BF686" w14:textId="6CC5DCF4" w:rsidR="00D620BD" w:rsidRPr="003E216F" w:rsidRDefault="0042538C" w:rsidP="007608A8">
      <w:pPr>
        <w:rPr>
          <w:lang w:val="en-IN"/>
        </w:rPr>
      </w:pPr>
      <w:r w:rsidRPr="003E216F">
        <w:rPr>
          <w:lang w:val="en-IN"/>
        </w:rPr>
        <w:t>After successful authentication, a cookie is generate</w:t>
      </w:r>
      <w:r w:rsidR="00883E11" w:rsidRPr="003E216F">
        <w:rPr>
          <w:lang w:val="en-IN"/>
        </w:rPr>
        <w:t xml:space="preserve">d in stored in Auth DB. Same cookie is </w:t>
      </w:r>
      <w:r w:rsidR="005E5110" w:rsidRPr="003E216F">
        <w:rPr>
          <w:lang w:val="en-IN"/>
        </w:rPr>
        <w:t xml:space="preserve">shared with </w:t>
      </w:r>
      <w:r w:rsidR="004E690B" w:rsidRPr="003E216F">
        <w:rPr>
          <w:lang w:val="en-IN"/>
        </w:rPr>
        <w:t xml:space="preserve">user </w:t>
      </w:r>
      <w:r w:rsidR="00E36C87" w:rsidRPr="003E216F">
        <w:rPr>
          <w:lang w:val="en-IN"/>
        </w:rPr>
        <w:t>browser</w:t>
      </w:r>
      <w:r w:rsidR="004E690B" w:rsidRPr="003E216F">
        <w:rPr>
          <w:lang w:val="en-IN"/>
        </w:rPr>
        <w:t xml:space="preserve"> </w:t>
      </w:r>
      <w:r w:rsidR="003679DA" w:rsidRPr="003E216F">
        <w:rPr>
          <w:lang w:val="en-IN"/>
        </w:rPr>
        <w:t xml:space="preserve">on HTTP redirect to mapped port. </w:t>
      </w:r>
      <w:r w:rsidR="0007707A" w:rsidRPr="003E216F">
        <w:rPr>
          <w:lang w:val="en-IN"/>
        </w:rPr>
        <w:t xml:space="preserve">Snort </w:t>
      </w:r>
      <w:r w:rsidR="00B16827" w:rsidRPr="003E216F">
        <w:rPr>
          <w:lang w:val="en-IN"/>
        </w:rPr>
        <w:t xml:space="preserve">gets a copy of </w:t>
      </w:r>
      <w:r w:rsidR="00085214" w:rsidRPr="003E216F">
        <w:rPr>
          <w:lang w:val="en-IN"/>
        </w:rPr>
        <w:t xml:space="preserve">cookie from Auth DB and verifies </w:t>
      </w:r>
      <w:r w:rsidR="00F06AD4" w:rsidRPr="003E216F">
        <w:rPr>
          <w:lang w:val="en-IN"/>
        </w:rPr>
        <w:t>cookie user is sending on every</w:t>
      </w:r>
      <w:r w:rsidR="00085214" w:rsidRPr="003E216F">
        <w:rPr>
          <w:lang w:val="en-IN"/>
        </w:rPr>
        <w:t xml:space="preserve"> HTTP request</w:t>
      </w:r>
      <w:r w:rsidR="00F06AD4" w:rsidRPr="003E216F">
        <w:rPr>
          <w:lang w:val="en-IN"/>
        </w:rPr>
        <w:t>. If cookie validation fails, Snort drops the connection and redirects user to authentication again.</w:t>
      </w:r>
      <w:r w:rsidR="00DA09BC">
        <w:rPr>
          <w:lang w:val="en-IN"/>
        </w:rPr>
        <w:t xml:space="preserve"> Only Snort 3 will be enhanced for this </w:t>
      </w:r>
      <w:r w:rsidR="008466CA">
        <w:rPr>
          <w:lang w:val="en-IN"/>
        </w:rPr>
        <w:t xml:space="preserve">validation and devices running Snort 2 will not be able to support this feature. </w:t>
      </w:r>
    </w:p>
    <w:p w14:paraId="6CCD0F04" w14:textId="782B0AF2" w:rsidR="008944EB" w:rsidRDefault="00122F28" w:rsidP="00047D62">
      <w:pPr>
        <w:pStyle w:val="Heading4"/>
      </w:pPr>
      <w:r>
        <w:t xml:space="preserve"> </w:t>
      </w:r>
      <w:r w:rsidR="0028026A" w:rsidRPr="333E9CEE">
        <w:t>Auth checks and Auth DB</w:t>
      </w:r>
    </w:p>
    <w:p w14:paraId="45594A6C" w14:textId="21E3696B" w:rsidR="00BC6837" w:rsidRDefault="00136395" w:rsidP="007608A8">
      <w:pPr>
        <w:rPr>
          <w:lang w:val="en-IN"/>
        </w:rPr>
      </w:pPr>
      <w:r w:rsidRPr="003E216F">
        <w:rPr>
          <w:lang w:val="en-IN"/>
        </w:rPr>
        <w:t>Auth DB resides in Lina and keeps track of authenticated clients</w:t>
      </w:r>
      <w:r w:rsidR="001A53D5" w:rsidRPr="003E216F">
        <w:rPr>
          <w:lang w:val="en-IN"/>
        </w:rPr>
        <w:t xml:space="preserve"> (for each app). </w:t>
      </w:r>
      <w:r w:rsidR="00711E08" w:rsidRPr="003E216F">
        <w:rPr>
          <w:lang w:val="en-IN"/>
        </w:rPr>
        <w:t xml:space="preserve">After successful client authentication, </w:t>
      </w:r>
      <w:r w:rsidR="00CB2B9D" w:rsidRPr="003E216F">
        <w:rPr>
          <w:lang w:val="en-IN"/>
        </w:rPr>
        <w:t xml:space="preserve">Auth DB will be updated with </w:t>
      </w:r>
      <w:r w:rsidR="0014483D" w:rsidRPr="003E216F">
        <w:rPr>
          <w:lang w:val="en-IN"/>
        </w:rPr>
        <w:t xml:space="preserve">client </w:t>
      </w:r>
      <w:r w:rsidR="00AC2210" w:rsidRPr="003E216F">
        <w:rPr>
          <w:lang w:val="en-IN"/>
        </w:rPr>
        <w:t xml:space="preserve">IP </w:t>
      </w:r>
      <w:r w:rsidR="006E4AB7" w:rsidRPr="003E216F">
        <w:rPr>
          <w:lang w:val="en-IN"/>
        </w:rPr>
        <w:t xml:space="preserve">and app it has authenticated for. When client connects to app, </w:t>
      </w:r>
      <w:r w:rsidR="00BD1042" w:rsidRPr="003E216F">
        <w:rPr>
          <w:lang w:val="en-IN"/>
        </w:rPr>
        <w:t>conne</w:t>
      </w:r>
      <w:r w:rsidR="004A7DC0" w:rsidRPr="003E216F">
        <w:rPr>
          <w:lang w:val="en-IN"/>
        </w:rPr>
        <w:t>ction will be validated against this DB.</w:t>
      </w:r>
      <w:r w:rsidR="00E858F8" w:rsidRPr="003E216F">
        <w:rPr>
          <w:lang w:val="en-IN"/>
        </w:rPr>
        <w:t xml:space="preserve"> </w:t>
      </w:r>
      <w:r w:rsidR="00A10191" w:rsidRPr="003E216F">
        <w:rPr>
          <w:lang w:val="en-IN"/>
        </w:rPr>
        <w:t xml:space="preserve"> If</w:t>
      </w:r>
      <w:r w:rsidR="00FB036C" w:rsidRPr="003E216F">
        <w:rPr>
          <w:lang w:val="en-IN"/>
        </w:rPr>
        <w:t xml:space="preserve"> Auth check fails, </w:t>
      </w:r>
      <w:r w:rsidR="00BC6837" w:rsidRPr="003E216F">
        <w:rPr>
          <w:lang w:val="en-IN"/>
        </w:rPr>
        <w:t>client will be redirected to authenticate to the app.</w:t>
      </w:r>
      <w:r w:rsidR="00F146AF" w:rsidRPr="003E216F">
        <w:rPr>
          <w:lang w:val="en-IN"/>
        </w:rPr>
        <w:t xml:space="preserve"> Auth DB also contains information like Cookies</w:t>
      </w:r>
      <w:r w:rsidR="00061F71" w:rsidRPr="003E216F">
        <w:rPr>
          <w:lang w:val="en-IN"/>
        </w:rPr>
        <w:t xml:space="preserve"> and Redirect-URL if </w:t>
      </w:r>
      <w:r w:rsidR="00B8767C" w:rsidRPr="003E216F">
        <w:rPr>
          <w:lang w:val="en-IN"/>
        </w:rPr>
        <w:t>access fails.</w:t>
      </w:r>
    </w:p>
    <w:p w14:paraId="32477C11" w14:textId="77777777" w:rsidR="003E216F" w:rsidRPr="003E216F" w:rsidRDefault="003E216F" w:rsidP="007608A8">
      <w:pPr>
        <w:rPr>
          <w:lang w:val="en-IN"/>
        </w:rPr>
      </w:pPr>
    </w:p>
    <w:p w14:paraId="05047A83" w14:textId="4296616B" w:rsidR="00D620BD" w:rsidRPr="003E216F" w:rsidRDefault="00427063" w:rsidP="007608A8">
      <w:pPr>
        <w:rPr>
          <w:lang w:val="en-IN"/>
        </w:rPr>
      </w:pPr>
      <w:r w:rsidRPr="003E216F">
        <w:rPr>
          <w:lang w:val="en-IN"/>
        </w:rPr>
        <w:t>This Auth check in Lina</w:t>
      </w:r>
      <w:r w:rsidR="00E858F8" w:rsidRPr="003E216F">
        <w:rPr>
          <w:lang w:val="en-IN"/>
        </w:rPr>
        <w:t xml:space="preserve"> will serve as first level of </w:t>
      </w:r>
      <w:r w:rsidR="00C76485" w:rsidRPr="003E216F">
        <w:rPr>
          <w:lang w:val="en-IN"/>
        </w:rPr>
        <w:t>verification</w:t>
      </w:r>
      <w:r w:rsidR="0037126F" w:rsidRPr="003E216F">
        <w:rPr>
          <w:lang w:val="en-IN"/>
        </w:rPr>
        <w:t xml:space="preserve">, which </w:t>
      </w:r>
      <w:r w:rsidR="00FA1298" w:rsidRPr="003E216F">
        <w:rPr>
          <w:lang w:val="en-IN"/>
        </w:rPr>
        <w:t xml:space="preserve">prevents </w:t>
      </w:r>
      <w:r w:rsidR="00F43A16" w:rsidRPr="003E216F">
        <w:rPr>
          <w:lang w:val="en-IN"/>
        </w:rPr>
        <w:t>un-authenticated clients from</w:t>
      </w:r>
      <w:r w:rsidR="00BC6837" w:rsidRPr="003E216F">
        <w:rPr>
          <w:lang w:val="en-IN"/>
        </w:rPr>
        <w:t xml:space="preserve"> </w:t>
      </w:r>
      <w:r w:rsidR="004879B7" w:rsidRPr="003E216F">
        <w:rPr>
          <w:lang w:val="en-IN"/>
        </w:rPr>
        <w:t>accessing the app</w:t>
      </w:r>
      <w:r w:rsidR="00307162" w:rsidRPr="003E216F">
        <w:rPr>
          <w:lang w:val="en-IN"/>
        </w:rPr>
        <w:t xml:space="preserve">. Second level </w:t>
      </w:r>
      <w:r w:rsidR="00871FFA" w:rsidRPr="003E216F">
        <w:rPr>
          <w:lang w:val="en-IN"/>
        </w:rPr>
        <w:t xml:space="preserve">Cookie </w:t>
      </w:r>
      <w:r w:rsidR="00307162" w:rsidRPr="003E216F">
        <w:rPr>
          <w:lang w:val="en-IN"/>
        </w:rPr>
        <w:t>verification will be done by Snort</w:t>
      </w:r>
      <w:r w:rsidR="00155CA4" w:rsidRPr="003E216F">
        <w:rPr>
          <w:lang w:val="en-IN"/>
        </w:rPr>
        <w:t>.</w:t>
      </w:r>
    </w:p>
    <w:p w14:paraId="52795027" w14:textId="42244654" w:rsidR="007A7B6D" w:rsidRDefault="00122F28" w:rsidP="00047D62">
      <w:pPr>
        <w:pStyle w:val="Heading4"/>
      </w:pPr>
      <w:r>
        <w:t xml:space="preserve"> </w:t>
      </w:r>
      <w:r w:rsidR="007A7B6D" w:rsidRPr="333E9CEE">
        <w:t>Polic</w:t>
      </w:r>
      <w:r w:rsidR="00F5331E" w:rsidRPr="333E9CEE">
        <w:t>y and configuration</w:t>
      </w:r>
    </w:p>
    <w:p w14:paraId="7A3BEE1A" w14:textId="77777777" w:rsidR="00766A8A" w:rsidRPr="00D8790A" w:rsidRDefault="009C6C02" w:rsidP="007608A8">
      <w:pPr>
        <w:rPr>
          <w:lang w:val="en-IN"/>
        </w:rPr>
      </w:pPr>
      <w:r w:rsidRPr="00D8790A">
        <w:rPr>
          <w:lang w:val="en-IN"/>
        </w:rPr>
        <w:t xml:space="preserve">FMC configures </w:t>
      </w:r>
      <w:r w:rsidR="00015EED" w:rsidRPr="00D8790A">
        <w:rPr>
          <w:lang w:val="en-IN"/>
        </w:rPr>
        <w:t>application</w:t>
      </w:r>
      <w:r w:rsidR="00C0650F" w:rsidRPr="00D8790A">
        <w:rPr>
          <w:lang w:val="en-IN"/>
        </w:rPr>
        <w:t>s</w:t>
      </w:r>
      <w:r w:rsidR="007207AB" w:rsidRPr="00D8790A">
        <w:rPr>
          <w:lang w:val="en-IN"/>
        </w:rPr>
        <w:t xml:space="preserve"> protected</w:t>
      </w:r>
      <w:r w:rsidR="00FC1C5A" w:rsidRPr="00D8790A">
        <w:rPr>
          <w:lang w:val="en-IN"/>
        </w:rPr>
        <w:t xml:space="preserve">, with details such as </w:t>
      </w:r>
      <w:r w:rsidR="007100AE" w:rsidRPr="00D8790A">
        <w:rPr>
          <w:lang w:val="en-IN"/>
        </w:rPr>
        <w:t xml:space="preserve">internal </w:t>
      </w:r>
      <w:r w:rsidR="000307DE" w:rsidRPr="00D8790A">
        <w:rPr>
          <w:lang w:val="en-IN"/>
        </w:rPr>
        <w:t xml:space="preserve">FQDN for application and IdP </w:t>
      </w:r>
      <w:r w:rsidR="00ED4ED4" w:rsidRPr="00D8790A">
        <w:rPr>
          <w:lang w:val="en-IN"/>
        </w:rPr>
        <w:t>to be used for authentication.</w:t>
      </w:r>
    </w:p>
    <w:p w14:paraId="052E7E8C" w14:textId="3C69ACC3" w:rsidR="00235829" w:rsidRPr="00D8790A" w:rsidRDefault="00AB5032" w:rsidP="007608A8">
      <w:pPr>
        <w:rPr>
          <w:color w:val="000000" w:themeColor="text1"/>
        </w:rPr>
      </w:pPr>
      <w:r w:rsidRPr="00D8790A">
        <w:rPr>
          <w:lang w:val="en-IN"/>
        </w:rPr>
        <w:t>User access and posture polices will be outside FMC</w:t>
      </w:r>
      <w:r w:rsidR="00F41F20" w:rsidRPr="00D8790A">
        <w:rPr>
          <w:lang w:val="en-IN"/>
        </w:rPr>
        <w:t xml:space="preserve">. </w:t>
      </w:r>
      <w:r w:rsidR="00CA3C6A" w:rsidRPr="00D8790A">
        <w:rPr>
          <w:lang w:val="en-IN"/>
        </w:rPr>
        <w:t>This basically defines which user/group has access to which application</w:t>
      </w:r>
      <w:r w:rsidR="007E4665" w:rsidRPr="00D8790A">
        <w:rPr>
          <w:lang w:val="en-IN"/>
        </w:rPr>
        <w:t xml:space="preserve">, </w:t>
      </w:r>
      <w:r w:rsidR="001A19A6" w:rsidRPr="00D8790A">
        <w:rPr>
          <w:lang w:val="en-IN"/>
        </w:rPr>
        <w:t xml:space="preserve">MFA policies, </w:t>
      </w:r>
      <w:r w:rsidR="0073686B" w:rsidRPr="00D8790A">
        <w:rPr>
          <w:lang w:val="en-IN"/>
        </w:rPr>
        <w:t>p</w:t>
      </w:r>
      <w:r w:rsidR="001A4C74" w:rsidRPr="00D8790A">
        <w:rPr>
          <w:lang w:val="en-IN"/>
        </w:rPr>
        <w:t>osture requirements of client device etc</w:t>
      </w:r>
      <w:r w:rsidR="00CA3C6A" w:rsidRPr="00D8790A">
        <w:rPr>
          <w:lang w:val="en-IN"/>
        </w:rPr>
        <w:t xml:space="preserve">. </w:t>
      </w:r>
      <w:r w:rsidR="00F41F20" w:rsidRPr="00D8790A">
        <w:rPr>
          <w:lang w:val="en-IN"/>
        </w:rPr>
        <w:t>If Duo</w:t>
      </w:r>
      <w:r w:rsidR="005A59E5" w:rsidRPr="00D8790A">
        <w:rPr>
          <w:lang w:val="en-IN"/>
        </w:rPr>
        <w:t xml:space="preserve"> </w:t>
      </w:r>
      <w:r w:rsidR="00FF7C0D" w:rsidRPr="00D8790A">
        <w:rPr>
          <w:lang w:val="en-IN"/>
        </w:rPr>
        <w:t xml:space="preserve">is used for authentication, </w:t>
      </w:r>
      <w:r w:rsidR="00EC6609" w:rsidRPr="00D8790A">
        <w:rPr>
          <w:lang w:val="en-IN"/>
        </w:rPr>
        <w:t>then these</w:t>
      </w:r>
      <w:r w:rsidR="0073686B" w:rsidRPr="00D8790A">
        <w:rPr>
          <w:lang w:val="en-IN"/>
        </w:rPr>
        <w:t xml:space="preserve"> policies are configured and managed at Duo policy engine</w:t>
      </w:r>
      <w:r w:rsidR="0073686B" w:rsidRPr="00D8790A">
        <w:rPr>
          <w:color w:val="000000" w:themeColor="text1"/>
        </w:rPr>
        <w:t>.</w:t>
      </w:r>
    </w:p>
    <w:p w14:paraId="26981739" w14:textId="77777777" w:rsidR="00193C29" w:rsidRPr="00193C29" w:rsidRDefault="00193C29" w:rsidP="00047D62">
      <w:pPr>
        <w:pStyle w:val="Heading4"/>
        <w:numPr>
          <w:ilvl w:val="0"/>
          <w:numId w:val="0"/>
        </w:numPr>
      </w:pPr>
    </w:p>
    <w:p w14:paraId="7B2CD58D" w14:textId="10586CC1" w:rsidR="00F54628" w:rsidDel="00AB2E9E" w:rsidRDefault="29CFABE5" w:rsidP="005D7591">
      <w:pPr>
        <w:pStyle w:val="Heading2"/>
        <w:rPr>
          <w:del w:id="66" w:author="George Koikara (gkoikara)" w:date="2022-11-05T10:26:00Z"/>
        </w:rPr>
      </w:pPr>
      <w:bookmarkStart w:id="67" w:name="_Toc118293412"/>
      <w:del w:id="68" w:author="George Koikara (gkoikara)" w:date="2022-11-05T10:26:00Z">
        <w:r w:rsidDel="00AB2E9E">
          <w:delText>Design Considerations</w:delText>
        </w:r>
        <w:bookmarkStart w:id="69" w:name="_Toc118536493"/>
        <w:bookmarkStart w:id="70" w:name="_Toc118536702"/>
        <w:bookmarkStart w:id="71" w:name="_Toc124513754"/>
        <w:bookmarkStart w:id="72" w:name="_Toc124515141"/>
        <w:bookmarkStart w:id="73" w:name="_Toc140790516"/>
        <w:bookmarkStart w:id="74" w:name="_Toc142916183"/>
        <w:bookmarkStart w:id="75" w:name="_Toc142916297"/>
        <w:bookmarkStart w:id="76" w:name="_Toc142916411"/>
        <w:bookmarkStart w:id="77" w:name="_Toc142917210"/>
        <w:bookmarkStart w:id="78" w:name="_Toc142917328"/>
        <w:bookmarkStart w:id="79" w:name="_Toc142917450"/>
        <w:bookmarkStart w:id="80" w:name="_Toc142917569"/>
        <w:bookmarkStart w:id="81" w:name="_Toc142917689"/>
        <w:bookmarkStart w:id="82" w:name="_Toc142917809"/>
        <w:bookmarkEnd w:id="67"/>
        <w:bookmarkEnd w:id="69"/>
        <w:bookmarkEnd w:id="70"/>
        <w:bookmarkEnd w:id="71"/>
        <w:bookmarkEnd w:id="72"/>
        <w:bookmarkEnd w:id="73"/>
        <w:bookmarkEnd w:id="74"/>
        <w:bookmarkEnd w:id="75"/>
        <w:bookmarkEnd w:id="76"/>
        <w:bookmarkEnd w:id="77"/>
        <w:bookmarkEnd w:id="78"/>
        <w:bookmarkEnd w:id="79"/>
        <w:bookmarkEnd w:id="80"/>
        <w:bookmarkEnd w:id="81"/>
        <w:bookmarkEnd w:id="82"/>
      </w:del>
    </w:p>
    <w:p w14:paraId="212D14FA" w14:textId="3D9AFEF1" w:rsidR="00E42F74" w:rsidRDefault="73631758" w:rsidP="00390ACC">
      <w:pPr>
        <w:pStyle w:val="Heading3"/>
      </w:pPr>
      <w:bookmarkStart w:id="83" w:name="_Toc118293413"/>
      <w:bookmarkStart w:id="84" w:name="_Toc142917810"/>
      <w:r>
        <w:t>ZTNA Policy</w:t>
      </w:r>
      <w:bookmarkEnd w:id="83"/>
      <w:bookmarkEnd w:id="84"/>
    </w:p>
    <w:p w14:paraId="325795DE" w14:textId="465B4574" w:rsidR="00564417" w:rsidRDefault="00564417" w:rsidP="007608A8">
      <w:pPr>
        <w:rPr>
          <w:lang w:val="en-IN"/>
        </w:rPr>
      </w:pPr>
      <w:r>
        <w:rPr>
          <w:lang w:val="en-IN"/>
        </w:rPr>
        <w:t>A ZTNA policy typically has 3 components</w:t>
      </w:r>
    </w:p>
    <w:p w14:paraId="0E365797" w14:textId="2C1B2971" w:rsidR="00564417" w:rsidRDefault="0075477D" w:rsidP="007608A8">
      <w:pPr>
        <w:numPr>
          <w:ilvl w:val="0"/>
          <w:numId w:val="14"/>
        </w:numPr>
        <w:rPr>
          <w:lang w:val="en-IN"/>
        </w:rPr>
      </w:pPr>
      <w:r>
        <w:rPr>
          <w:lang w:val="en-IN"/>
        </w:rPr>
        <w:t>User and Groups</w:t>
      </w:r>
      <w:r w:rsidR="009922C7">
        <w:rPr>
          <w:lang w:val="en-IN"/>
        </w:rPr>
        <w:t xml:space="preserve"> definition</w:t>
      </w:r>
    </w:p>
    <w:p w14:paraId="64947FB8" w14:textId="4C60D323" w:rsidR="00947BA0" w:rsidRPr="00947BA0" w:rsidRDefault="00947BA0" w:rsidP="007608A8">
      <w:pPr>
        <w:numPr>
          <w:ilvl w:val="0"/>
          <w:numId w:val="14"/>
        </w:numPr>
        <w:rPr>
          <w:lang w:val="en-IN"/>
        </w:rPr>
      </w:pPr>
      <w:r>
        <w:rPr>
          <w:lang w:val="en-IN"/>
        </w:rPr>
        <w:t>User’s device posture policy</w:t>
      </w:r>
    </w:p>
    <w:p w14:paraId="766A3130" w14:textId="6A9155C6" w:rsidR="0075477D" w:rsidRDefault="0075477D" w:rsidP="007608A8">
      <w:pPr>
        <w:numPr>
          <w:ilvl w:val="0"/>
          <w:numId w:val="14"/>
        </w:numPr>
        <w:rPr>
          <w:lang w:val="en-IN"/>
        </w:rPr>
      </w:pPr>
      <w:r>
        <w:rPr>
          <w:lang w:val="en-IN"/>
        </w:rPr>
        <w:t>Application definition</w:t>
      </w:r>
    </w:p>
    <w:p w14:paraId="63A5AB95" w14:textId="78B5F27D" w:rsidR="00717AF7" w:rsidRDefault="00717AF7" w:rsidP="007608A8">
      <w:pPr>
        <w:rPr>
          <w:lang w:val="en-IN"/>
        </w:rPr>
      </w:pPr>
      <w:r>
        <w:rPr>
          <w:lang w:val="en-IN"/>
        </w:rPr>
        <w:lastRenderedPageBreak/>
        <w:t xml:space="preserve">The policy </w:t>
      </w:r>
      <w:r w:rsidR="009A2AE6">
        <w:rPr>
          <w:lang w:val="en-IN"/>
        </w:rPr>
        <w:t xml:space="preserve">intent can be expressed as </w:t>
      </w:r>
      <w:r w:rsidR="007B7C62">
        <w:rPr>
          <w:lang w:val="en-IN"/>
        </w:rPr>
        <w:t>user or group of users h</w:t>
      </w:r>
      <w:r w:rsidR="00503BB0">
        <w:rPr>
          <w:lang w:val="en-IN"/>
        </w:rPr>
        <w:t xml:space="preserve">aving </w:t>
      </w:r>
      <w:r w:rsidR="00B42076">
        <w:rPr>
          <w:lang w:val="en-IN"/>
        </w:rPr>
        <w:t>D</w:t>
      </w:r>
      <w:r w:rsidR="005A096F">
        <w:rPr>
          <w:lang w:val="en-IN"/>
        </w:rPr>
        <w:t>iscretionary</w:t>
      </w:r>
      <w:r w:rsidR="00B42076">
        <w:rPr>
          <w:lang w:val="en-IN"/>
        </w:rPr>
        <w:t xml:space="preserve"> A</w:t>
      </w:r>
      <w:r w:rsidR="00503BB0">
        <w:rPr>
          <w:lang w:val="en-IN"/>
        </w:rPr>
        <w:t>ccess to an application where</w:t>
      </w:r>
      <w:r w:rsidR="001C7323">
        <w:rPr>
          <w:lang w:val="en-IN"/>
        </w:rPr>
        <w:t>in</w:t>
      </w:r>
      <w:r w:rsidR="00503BB0">
        <w:rPr>
          <w:lang w:val="en-IN"/>
        </w:rPr>
        <w:t xml:space="preserve"> the access is based on the</w:t>
      </w:r>
      <w:r w:rsidR="00FD6A96">
        <w:rPr>
          <w:lang w:val="en-IN"/>
        </w:rPr>
        <w:t xml:space="preserve"> </w:t>
      </w:r>
      <w:r w:rsidR="00241A94">
        <w:rPr>
          <w:lang w:val="en-IN"/>
        </w:rPr>
        <w:t xml:space="preserve">posture of </w:t>
      </w:r>
      <w:r w:rsidR="00700ADE">
        <w:rPr>
          <w:lang w:val="en-IN"/>
        </w:rPr>
        <w:t xml:space="preserve">user’s </w:t>
      </w:r>
      <w:r w:rsidR="00FD6A96">
        <w:rPr>
          <w:lang w:val="en-IN"/>
        </w:rPr>
        <w:t>device</w:t>
      </w:r>
      <w:r w:rsidR="00700ADE">
        <w:rPr>
          <w:lang w:val="en-IN"/>
        </w:rPr>
        <w:t xml:space="preserve"> </w:t>
      </w:r>
      <w:r w:rsidR="00241A94">
        <w:rPr>
          <w:lang w:val="en-IN"/>
        </w:rPr>
        <w:t>being used to access the application.</w:t>
      </w:r>
    </w:p>
    <w:p w14:paraId="540F07A8" w14:textId="77777777" w:rsidR="00241A94" w:rsidRDefault="00241A94" w:rsidP="007608A8">
      <w:pPr>
        <w:rPr>
          <w:lang w:val="en-IN"/>
        </w:rPr>
      </w:pPr>
    </w:p>
    <w:p w14:paraId="7E92303D" w14:textId="77E25884" w:rsidR="00801F2C" w:rsidRDefault="00801F2C" w:rsidP="007608A8">
      <w:pPr>
        <w:rPr>
          <w:lang w:val="en-IN"/>
        </w:rPr>
      </w:pPr>
      <w:r>
        <w:rPr>
          <w:lang w:val="en-IN"/>
        </w:rPr>
        <w:t xml:space="preserve">In the </w:t>
      </w:r>
      <w:r w:rsidR="00870E57">
        <w:rPr>
          <w:lang w:val="en-IN"/>
        </w:rPr>
        <w:t>FTD</w:t>
      </w:r>
      <w:r>
        <w:rPr>
          <w:lang w:val="en-IN"/>
        </w:rPr>
        <w:t xml:space="preserve">, </w:t>
      </w:r>
      <w:r w:rsidR="00870E57">
        <w:rPr>
          <w:lang w:val="en-IN"/>
        </w:rPr>
        <w:t>i</w:t>
      </w:r>
      <w:r>
        <w:rPr>
          <w:lang w:val="en-IN"/>
        </w:rPr>
        <w:t>dentity of the users are captured either by mechanism</w:t>
      </w:r>
      <w:r w:rsidR="00E30376">
        <w:rPr>
          <w:lang w:val="en-IN"/>
        </w:rPr>
        <w:t>s</w:t>
      </w:r>
      <w:r>
        <w:rPr>
          <w:lang w:val="en-IN"/>
        </w:rPr>
        <w:t xml:space="preserve"> like Captive Portal or </w:t>
      </w:r>
      <w:r w:rsidR="00232ACC">
        <w:rPr>
          <w:lang w:val="en-IN"/>
        </w:rPr>
        <w:t xml:space="preserve">Cisco’s ISE. </w:t>
      </w:r>
      <w:r w:rsidR="00FC2BFD">
        <w:rPr>
          <w:lang w:val="en-IN"/>
        </w:rPr>
        <w:t xml:space="preserve">In either of these approaches the identity is tied to </w:t>
      </w:r>
      <w:r w:rsidR="000D3D48">
        <w:rPr>
          <w:lang w:val="en-IN"/>
        </w:rPr>
        <w:t xml:space="preserve">the </w:t>
      </w:r>
      <w:r w:rsidR="00D74F7C">
        <w:rPr>
          <w:lang w:val="en-IN"/>
        </w:rPr>
        <w:t xml:space="preserve">IP </w:t>
      </w:r>
      <w:r w:rsidR="000D3D48">
        <w:rPr>
          <w:lang w:val="en-IN"/>
        </w:rPr>
        <w:t xml:space="preserve">of user’s device. </w:t>
      </w:r>
      <w:r w:rsidR="0098120A">
        <w:rPr>
          <w:lang w:val="en-IN"/>
        </w:rPr>
        <w:t>When a user switches networks</w:t>
      </w:r>
      <w:r w:rsidR="002F68B1">
        <w:rPr>
          <w:lang w:val="en-IN"/>
        </w:rPr>
        <w:t xml:space="preserve"> </w:t>
      </w:r>
      <w:r w:rsidR="00CE5319">
        <w:rPr>
          <w:lang w:val="en-IN"/>
        </w:rPr>
        <w:t xml:space="preserve">or the IP of the device changes, </w:t>
      </w:r>
      <w:r w:rsidR="002F68B1">
        <w:rPr>
          <w:lang w:val="en-IN"/>
        </w:rPr>
        <w:t>there is a period of interval</w:t>
      </w:r>
      <w:r w:rsidR="00E366D3">
        <w:rPr>
          <w:lang w:val="en-IN"/>
        </w:rPr>
        <w:t xml:space="preserve">, though brief, </w:t>
      </w:r>
      <w:r w:rsidR="002F68B1">
        <w:rPr>
          <w:lang w:val="en-IN"/>
        </w:rPr>
        <w:t xml:space="preserve">where the </w:t>
      </w:r>
      <w:r w:rsidR="005D4397">
        <w:rPr>
          <w:lang w:val="en-IN"/>
        </w:rPr>
        <w:t xml:space="preserve">authorized </w:t>
      </w:r>
      <w:r w:rsidR="00252F80">
        <w:rPr>
          <w:lang w:val="en-IN"/>
        </w:rPr>
        <w:t xml:space="preserve">IP could be </w:t>
      </w:r>
      <w:r w:rsidR="00555D9E">
        <w:rPr>
          <w:lang w:val="en-IN"/>
        </w:rPr>
        <w:t>reused by another user</w:t>
      </w:r>
      <w:r w:rsidR="00BF2537">
        <w:rPr>
          <w:lang w:val="en-IN"/>
        </w:rPr>
        <w:t xml:space="preserve">. </w:t>
      </w:r>
    </w:p>
    <w:p w14:paraId="5A1580BF" w14:textId="77777777" w:rsidR="008D7B62" w:rsidRDefault="008D7B62" w:rsidP="007608A8">
      <w:pPr>
        <w:rPr>
          <w:lang w:val="en-IN"/>
        </w:rPr>
      </w:pPr>
    </w:p>
    <w:p w14:paraId="61317B7D" w14:textId="5916D226" w:rsidR="000773A9" w:rsidRDefault="000773A9" w:rsidP="007608A8">
      <w:pPr>
        <w:rPr>
          <w:lang w:val="en-IN"/>
        </w:rPr>
      </w:pPr>
      <w:r>
        <w:rPr>
          <w:lang w:val="en-IN"/>
        </w:rPr>
        <w:t xml:space="preserve">Since the </w:t>
      </w:r>
      <w:r w:rsidR="00FF1B50">
        <w:rPr>
          <w:lang w:val="en-IN"/>
        </w:rPr>
        <w:t xml:space="preserve">FTD </w:t>
      </w:r>
      <w:r w:rsidR="005A64CB">
        <w:rPr>
          <w:lang w:val="en-IN"/>
        </w:rPr>
        <w:t xml:space="preserve">protects the network where the </w:t>
      </w:r>
      <w:r w:rsidR="00640533">
        <w:rPr>
          <w:lang w:val="en-IN"/>
        </w:rPr>
        <w:t xml:space="preserve">private </w:t>
      </w:r>
      <w:r w:rsidR="005A64CB">
        <w:rPr>
          <w:lang w:val="en-IN"/>
        </w:rPr>
        <w:t xml:space="preserve">applications exist, </w:t>
      </w:r>
      <w:r w:rsidR="00120FD5">
        <w:rPr>
          <w:lang w:val="en-IN"/>
        </w:rPr>
        <w:t xml:space="preserve">the </w:t>
      </w:r>
      <w:r w:rsidR="00A028C2">
        <w:rPr>
          <w:lang w:val="en-IN"/>
        </w:rPr>
        <w:t xml:space="preserve">FTD/FMC </w:t>
      </w:r>
      <w:r w:rsidR="007A052F">
        <w:rPr>
          <w:lang w:val="en-IN"/>
        </w:rPr>
        <w:t xml:space="preserve">is </w:t>
      </w:r>
      <w:r w:rsidR="0082700A">
        <w:rPr>
          <w:lang w:val="en-IN"/>
        </w:rPr>
        <w:t xml:space="preserve">the logical place to define </w:t>
      </w:r>
      <w:r w:rsidR="006A75F5">
        <w:rPr>
          <w:lang w:val="en-IN"/>
        </w:rPr>
        <w:t>A</w:t>
      </w:r>
      <w:r w:rsidR="0082700A">
        <w:rPr>
          <w:lang w:val="en-IN"/>
        </w:rPr>
        <w:t xml:space="preserve">pplications that need to be exposed for </w:t>
      </w:r>
      <w:r w:rsidR="003C794D">
        <w:rPr>
          <w:lang w:val="en-IN"/>
        </w:rPr>
        <w:t xml:space="preserve">Zero Trust Access. </w:t>
      </w:r>
    </w:p>
    <w:p w14:paraId="797A051F" w14:textId="77777777" w:rsidR="00606114" w:rsidRDefault="00606114" w:rsidP="007608A8">
      <w:pPr>
        <w:rPr>
          <w:lang w:val="en-IN"/>
        </w:rPr>
      </w:pPr>
    </w:p>
    <w:p w14:paraId="2EAC087D" w14:textId="4FEE0671" w:rsidR="003B61EB" w:rsidRPr="00D8790A" w:rsidRDefault="00AF3E38" w:rsidP="007608A8">
      <w:pPr>
        <w:rPr>
          <w:lang w:val="en-IN"/>
        </w:rPr>
      </w:pPr>
      <w:r w:rsidRPr="00D8790A">
        <w:rPr>
          <w:lang w:val="en-IN"/>
        </w:rPr>
        <w:t xml:space="preserve">Existing AC policies are more network centric and hence </w:t>
      </w:r>
      <w:r w:rsidR="007B3920" w:rsidRPr="00D8790A">
        <w:rPr>
          <w:lang w:val="en-IN"/>
        </w:rPr>
        <w:t xml:space="preserve">are not directly applied on ZTNA traffic. </w:t>
      </w:r>
      <w:r w:rsidR="006E1ECD">
        <w:rPr>
          <w:lang w:val="en-IN"/>
        </w:rPr>
        <w:t xml:space="preserve">ZTNA being more application centric, a </w:t>
      </w:r>
      <w:r w:rsidR="007B3920" w:rsidRPr="00D8790A">
        <w:rPr>
          <w:lang w:val="en-IN"/>
        </w:rPr>
        <w:t>new ZTNA policy will be created, w</w:t>
      </w:r>
      <w:r w:rsidR="00047EA6" w:rsidRPr="00D8790A">
        <w:rPr>
          <w:lang w:val="en-IN"/>
        </w:rPr>
        <w:t>here</w:t>
      </w:r>
      <w:r w:rsidR="005F2078" w:rsidRPr="00D8790A">
        <w:rPr>
          <w:lang w:val="en-IN"/>
        </w:rPr>
        <w:t xml:space="preserve"> the </w:t>
      </w:r>
      <w:r w:rsidR="00047EA6" w:rsidRPr="00D8790A">
        <w:rPr>
          <w:lang w:val="en-IN"/>
        </w:rPr>
        <w:t xml:space="preserve">policies like </w:t>
      </w:r>
      <w:r w:rsidR="0035040E" w:rsidRPr="00D8790A">
        <w:rPr>
          <w:lang w:val="en-IN"/>
        </w:rPr>
        <w:t>T</w:t>
      </w:r>
      <w:r w:rsidR="00907889" w:rsidRPr="00D8790A">
        <w:rPr>
          <w:lang w:val="en-IN"/>
        </w:rPr>
        <w:t>hreat</w:t>
      </w:r>
      <w:r w:rsidR="00047EA6" w:rsidRPr="00D8790A">
        <w:rPr>
          <w:lang w:val="en-IN"/>
        </w:rPr>
        <w:t xml:space="preserve"> and </w:t>
      </w:r>
      <w:r w:rsidR="0035040E" w:rsidRPr="00D8790A">
        <w:rPr>
          <w:lang w:val="en-IN"/>
        </w:rPr>
        <w:t>F</w:t>
      </w:r>
      <w:r w:rsidR="00047EA6" w:rsidRPr="00D8790A">
        <w:rPr>
          <w:lang w:val="en-IN"/>
        </w:rPr>
        <w:t>ile</w:t>
      </w:r>
      <w:r w:rsidR="00907889" w:rsidRPr="00D8790A">
        <w:rPr>
          <w:lang w:val="en-IN"/>
        </w:rPr>
        <w:t xml:space="preserve"> </w:t>
      </w:r>
      <w:r w:rsidR="00047EA6" w:rsidRPr="00D8790A">
        <w:rPr>
          <w:lang w:val="en-IN"/>
        </w:rPr>
        <w:t>can be configured to inspect the application traffic.</w:t>
      </w:r>
      <w:r w:rsidR="00564417">
        <w:rPr>
          <w:lang w:val="en-IN"/>
        </w:rPr>
        <w:t xml:space="preserve"> The </w:t>
      </w:r>
      <w:r w:rsidR="00153617">
        <w:rPr>
          <w:lang w:val="en-IN"/>
        </w:rPr>
        <w:t>traffic</w:t>
      </w:r>
      <w:r w:rsidR="00DD3465">
        <w:rPr>
          <w:lang w:val="en-IN"/>
        </w:rPr>
        <w:t xml:space="preserve"> intended for ZT application will </w:t>
      </w:r>
      <w:r w:rsidR="008A44BA">
        <w:rPr>
          <w:lang w:val="en-IN"/>
        </w:rPr>
        <w:t>be evaluated against the ZT rules and not fall through the regular AC rules.</w:t>
      </w:r>
      <w:r w:rsidR="002132EE">
        <w:rPr>
          <w:lang w:val="en-IN"/>
        </w:rPr>
        <w:t xml:space="preserve"> </w:t>
      </w:r>
    </w:p>
    <w:p w14:paraId="32570881" w14:textId="77777777" w:rsidR="00A91507" w:rsidRDefault="00A91507" w:rsidP="007608A8">
      <w:pPr>
        <w:rPr>
          <w:lang w:val="en-IN"/>
        </w:rPr>
      </w:pPr>
    </w:p>
    <w:p w14:paraId="50E29876" w14:textId="61F5D7E2" w:rsidR="00A91507" w:rsidRDefault="00A91507" w:rsidP="007608A8">
      <w:pPr>
        <w:rPr>
          <w:lang w:val="en-IN"/>
        </w:rPr>
      </w:pPr>
      <w:r>
        <w:rPr>
          <w:lang w:val="en-IN"/>
        </w:rPr>
        <w:t xml:space="preserve">In the policy envisaged for the FTD in the clientless model, the Users </w:t>
      </w:r>
      <w:r w:rsidR="00F83510">
        <w:rPr>
          <w:lang w:val="en-IN"/>
        </w:rPr>
        <w:t xml:space="preserve">&amp; </w:t>
      </w:r>
      <w:r>
        <w:rPr>
          <w:lang w:val="en-IN"/>
        </w:rPr>
        <w:t>Groups definition</w:t>
      </w:r>
      <w:r w:rsidR="00F83510">
        <w:rPr>
          <w:lang w:val="en-IN"/>
        </w:rPr>
        <w:t>,</w:t>
      </w:r>
      <w:r>
        <w:rPr>
          <w:lang w:val="en-IN"/>
        </w:rPr>
        <w:t xml:space="preserve"> the device’s posture and the association of the users/groups with the applications are to be defined and evaluated outside the FTD. Only the Zero Trust Application &amp; it’s threat policy would be defined in the FMC.</w:t>
      </w:r>
    </w:p>
    <w:p w14:paraId="1AC07883" w14:textId="5784F036" w:rsidR="005D1804" w:rsidRDefault="005D1804" w:rsidP="007608A8">
      <w:pPr>
        <w:rPr>
          <w:ins w:id="85" w:author="George Koikara (gkoikara)" w:date="2022-11-05T10:06:00Z"/>
          <w:lang w:val="en-IN"/>
        </w:rPr>
      </w:pPr>
    </w:p>
    <w:p w14:paraId="22003936" w14:textId="7A42CE0F" w:rsidR="00D778D7" w:rsidRDefault="00D778D7" w:rsidP="00D778D7">
      <w:pPr>
        <w:pStyle w:val="Heading3"/>
        <w:rPr>
          <w:ins w:id="86" w:author="George Koikara (gkoikara)" w:date="2022-11-05T10:07:00Z"/>
          <w:lang w:val="en-IN"/>
        </w:rPr>
      </w:pPr>
      <w:bookmarkStart w:id="87" w:name="_Toc142917811"/>
      <w:ins w:id="88" w:author="George Koikara (gkoikara)" w:date="2022-11-05T10:06:00Z">
        <w:r w:rsidRPr="00D778D7">
          <w:rPr>
            <w:rPrChange w:id="89" w:author="George Koikara (gkoikara)" w:date="2022-11-05T10:06:00Z">
              <w:rPr>
                <w:lang w:val="en-IN"/>
              </w:rPr>
            </w:rPrChange>
          </w:rPr>
          <w:t>Zero</w:t>
        </w:r>
        <w:r>
          <w:rPr>
            <w:lang w:val="en-IN"/>
          </w:rPr>
          <w:t xml:space="preserve"> Trust Application Policy</w:t>
        </w:r>
      </w:ins>
      <w:bookmarkEnd w:id="87"/>
    </w:p>
    <w:p w14:paraId="6FE80790" w14:textId="1F289809" w:rsidR="00D778D7" w:rsidRDefault="00D778D7" w:rsidP="00D778D7">
      <w:pPr>
        <w:rPr>
          <w:ins w:id="90" w:author="George Koikara (gkoikara)" w:date="2022-11-05T10:09:00Z"/>
          <w:lang w:val="en-IN"/>
        </w:rPr>
      </w:pPr>
      <w:ins w:id="91" w:author="George Koikara (gkoikara)" w:date="2022-11-05T10:07:00Z">
        <w:r>
          <w:rPr>
            <w:lang w:val="en-IN"/>
          </w:rPr>
          <w:t>The Zero Trust Application Policy is the method for assi</w:t>
        </w:r>
      </w:ins>
      <w:ins w:id="92" w:author="George Koikara (gkoikara)" w:date="2022-11-05T10:08:00Z">
        <w:r>
          <w:rPr>
            <w:lang w:val="en-IN"/>
          </w:rPr>
          <w:t xml:space="preserve">gning threat policies to application definitions. An administrator will have the ability to assign an existing </w:t>
        </w:r>
      </w:ins>
      <w:ins w:id="93" w:author="George Koikara (gkoikara)" w:date="2022-11-05T10:11:00Z">
        <w:r>
          <w:rPr>
            <w:lang w:val="en-IN"/>
          </w:rPr>
          <w:t xml:space="preserve">(or create a new) </w:t>
        </w:r>
      </w:ins>
      <w:ins w:id="94" w:author="George Koikara (gkoikara)" w:date="2022-11-05T10:08:00Z">
        <w:r>
          <w:rPr>
            <w:lang w:val="en-IN"/>
          </w:rPr>
          <w:t xml:space="preserve">Inpection and </w:t>
        </w:r>
      </w:ins>
      <w:ins w:id="95" w:author="George Koikara (gkoikara)" w:date="2022-11-05T10:09:00Z">
        <w:r>
          <w:rPr>
            <w:lang w:val="en-IN"/>
          </w:rPr>
          <w:t xml:space="preserve">File/Malware Policy to a ZTNA enabled application. </w:t>
        </w:r>
      </w:ins>
    </w:p>
    <w:p w14:paraId="2FE18022" w14:textId="77777777" w:rsidR="00D778D7" w:rsidRDefault="00D778D7" w:rsidP="00D778D7">
      <w:pPr>
        <w:rPr>
          <w:ins w:id="96" w:author="George Koikara (gkoikara)" w:date="2022-11-05T10:12:00Z"/>
          <w:lang w:val="en-IN"/>
        </w:rPr>
      </w:pPr>
    </w:p>
    <w:p w14:paraId="083647A6" w14:textId="4F1317AA" w:rsidR="00D778D7" w:rsidRDefault="00D778D7" w:rsidP="007608A8">
      <w:pPr>
        <w:rPr>
          <w:ins w:id="97" w:author="George Koikara (gkoikara)" w:date="2022-11-05T10:11:00Z"/>
          <w:lang w:val="en-IN"/>
        </w:rPr>
      </w:pPr>
      <w:ins w:id="98" w:author="George Koikara (gkoikara)" w:date="2022-11-05T10:09:00Z">
        <w:r>
          <w:rPr>
            <w:lang w:val="en-IN"/>
          </w:rPr>
          <w:t>This policy is different from the traditional Access Control</w:t>
        </w:r>
      </w:ins>
      <w:ins w:id="99" w:author="George Koikara (gkoikara)" w:date="2022-11-05T10:10:00Z">
        <w:r>
          <w:rPr>
            <w:lang w:val="en-IN"/>
          </w:rPr>
          <w:t xml:space="preserve"> Policy typically defined on the firewall. </w:t>
        </w:r>
      </w:ins>
    </w:p>
    <w:p w14:paraId="4973EAEB" w14:textId="328A1B50" w:rsidR="00D778D7" w:rsidRDefault="00D778D7" w:rsidP="007608A8">
      <w:pPr>
        <w:rPr>
          <w:ins w:id="100" w:author="George Koikara (gkoikara)" w:date="2022-11-05T10:11:00Z"/>
          <w:lang w:val="en-IN"/>
        </w:rPr>
      </w:pPr>
      <w:ins w:id="101" w:author="George Koikara (gkoikara)" w:date="2022-11-05T10:11:00Z">
        <w:r>
          <w:rPr>
            <w:lang w:val="en-IN"/>
          </w:rPr>
          <w:t xml:space="preserve">Typical </w:t>
        </w:r>
      </w:ins>
      <w:ins w:id="102" w:author="George Koikara (gkoikara)" w:date="2022-11-05T10:12:00Z">
        <w:r>
          <w:rPr>
            <w:lang w:val="en-IN"/>
          </w:rPr>
          <w:t xml:space="preserve">AC policies have source and destination network ranges among other criteria which are evaluated for the application of the policy. </w:t>
        </w:r>
      </w:ins>
      <w:ins w:id="103" w:author="George Koikara (gkoikara)" w:date="2022-11-05T10:13:00Z">
        <w:r>
          <w:rPr>
            <w:lang w:val="en-IN"/>
          </w:rPr>
          <w:t xml:space="preserve">In the case of ZTNA, the policy is more application specific where the administrator decides </w:t>
        </w:r>
      </w:ins>
      <w:ins w:id="104" w:author="George Koikara (gkoikara)" w:date="2022-11-05T10:14:00Z">
        <w:r w:rsidR="00806F8E">
          <w:rPr>
            <w:lang w:val="en-IN"/>
          </w:rPr>
          <w:t>the</w:t>
        </w:r>
      </w:ins>
      <w:ins w:id="105" w:author="George Koikara (gkoikara)" w:date="2022-11-05T10:13:00Z">
        <w:r>
          <w:rPr>
            <w:lang w:val="en-IN"/>
          </w:rPr>
          <w:t xml:space="preserve"> inspection </w:t>
        </w:r>
      </w:ins>
      <w:ins w:id="106" w:author="George Koikara (gkoikara)" w:date="2022-11-05T10:14:00Z">
        <w:r w:rsidR="00806F8E">
          <w:rPr>
            <w:lang w:val="en-IN"/>
          </w:rPr>
          <w:t>levels</w:t>
        </w:r>
        <w:r>
          <w:rPr>
            <w:lang w:val="en-IN"/>
          </w:rPr>
          <w:t xml:space="preserve"> based on the threat perception for that application. </w:t>
        </w:r>
      </w:ins>
      <w:ins w:id="107" w:author="George Koikara (gkoikara)" w:date="2022-11-05T10:21:00Z">
        <w:r w:rsidR="00806F8E">
          <w:rPr>
            <w:lang w:val="en-IN"/>
          </w:rPr>
          <w:t>It has been observed that</w:t>
        </w:r>
      </w:ins>
      <w:ins w:id="108" w:author="George Koikara (gkoikara)" w:date="2022-11-05T10:15:00Z">
        <w:r w:rsidR="00806F8E">
          <w:rPr>
            <w:lang w:val="en-IN"/>
          </w:rPr>
          <w:t xml:space="preserve">,over a period of years, AC policies bloat with a lot of rules as networks and organisations evolve </w:t>
        </w:r>
      </w:ins>
      <w:ins w:id="109" w:author="George Koikara (gkoikara)" w:date="2022-11-05T10:16:00Z">
        <w:r w:rsidR="00806F8E">
          <w:rPr>
            <w:lang w:val="en-IN"/>
          </w:rPr>
          <w:t xml:space="preserve">and some of these </w:t>
        </w:r>
      </w:ins>
      <w:ins w:id="110" w:author="George Koikara (gkoikara)" w:date="2022-11-05T10:21:00Z">
        <w:r w:rsidR="00806F8E">
          <w:rPr>
            <w:lang w:val="en-IN"/>
          </w:rPr>
          <w:t xml:space="preserve">rules </w:t>
        </w:r>
      </w:ins>
      <w:ins w:id="111" w:author="George Koikara (gkoikara)" w:date="2022-11-05T10:16:00Z">
        <w:r w:rsidR="00806F8E">
          <w:rPr>
            <w:lang w:val="en-IN"/>
          </w:rPr>
          <w:t xml:space="preserve">become redundant </w:t>
        </w:r>
      </w:ins>
      <w:ins w:id="112" w:author="George Koikara (gkoikara)" w:date="2022-11-05T10:17:00Z">
        <w:r w:rsidR="00806F8E">
          <w:rPr>
            <w:lang w:val="en-IN"/>
          </w:rPr>
          <w:t>when applications are decommised or moved but the rules persist since the effect of removal is not fully understood or considered r</w:t>
        </w:r>
      </w:ins>
      <w:ins w:id="113" w:author="George Koikara (gkoikara)" w:date="2022-11-05T10:18:00Z">
        <w:r w:rsidR="00806F8E">
          <w:rPr>
            <w:lang w:val="en-IN"/>
          </w:rPr>
          <w:t xml:space="preserve">isky. </w:t>
        </w:r>
      </w:ins>
      <w:ins w:id="114" w:author="George Koikara (gkoikara)" w:date="2022-11-05T10:22:00Z">
        <w:r w:rsidR="00806F8E">
          <w:rPr>
            <w:lang w:val="en-IN"/>
          </w:rPr>
          <w:t xml:space="preserve">Modification of the rules also has to be done </w:t>
        </w:r>
      </w:ins>
      <w:ins w:id="115" w:author="George Koikara (gkoikara)" w:date="2022-11-05T10:23:00Z">
        <w:r w:rsidR="00806F8E">
          <w:rPr>
            <w:lang w:val="en-IN"/>
          </w:rPr>
          <w:t xml:space="preserve">carefully since a change would impact all applications hosted in that network and applying a policy for a specific set of applications </w:t>
        </w:r>
      </w:ins>
      <w:ins w:id="116" w:author="George Koikara (gkoikara)" w:date="2022-11-05T10:24:00Z">
        <w:r w:rsidR="00806F8E">
          <w:rPr>
            <w:lang w:val="en-IN"/>
          </w:rPr>
          <w:t xml:space="preserve">using such constructs is cumbersome. </w:t>
        </w:r>
      </w:ins>
    </w:p>
    <w:p w14:paraId="1475C61A" w14:textId="2B5550FA" w:rsidR="00D778D7" w:rsidRDefault="00D778D7" w:rsidP="007608A8">
      <w:pPr>
        <w:rPr>
          <w:ins w:id="117" w:author="George Koikara (gkoikara)" w:date="2022-11-05T10:21:00Z"/>
          <w:lang w:val="en-IN"/>
        </w:rPr>
      </w:pPr>
      <w:ins w:id="118" w:author="George Koikara (gkoikara)" w:date="2022-11-05T10:11:00Z">
        <w:r>
          <w:rPr>
            <w:lang w:val="en-IN"/>
          </w:rPr>
          <w:t xml:space="preserve">ZTNA </w:t>
        </w:r>
      </w:ins>
      <w:ins w:id="119" w:author="George Koikara (gkoikara)" w:date="2022-11-05T10:18:00Z">
        <w:r w:rsidR="00806F8E">
          <w:rPr>
            <w:lang w:val="en-IN"/>
          </w:rPr>
          <w:t xml:space="preserve">policies are supposed to be more manageable as they are </w:t>
        </w:r>
      </w:ins>
      <w:ins w:id="120" w:author="George Koikara (gkoikara)" w:date="2022-11-05T10:11:00Z">
        <w:r>
          <w:rPr>
            <w:lang w:val="en-IN"/>
          </w:rPr>
          <w:t>application</w:t>
        </w:r>
      </w:ins>
      <w:ins w:id="121" w:author="George Koikara (gkoikara)" w:date="2022-11-05T10:18:00Z">
        <w:r w:rsidR="00806F8E">
          <w:rPr>
            <w:lang w:val="en-IN"/>
          </w:rPr>
          <w:t xml:space="preserve"> focussed and the network elements do not have a strong ro</w:t>
        </w:r>
      </w:ins>
      <w:ins w:id="122" w:author="George Koikara (gkoikara)" w:date="2022-11-05T10:19:00Z">
        <w:r w:rsidR="00806F8E">
          <w:rPr>
            <w:lang w:val="en-IN"/>
          </w:rPr>
          <w:t>le in this model. Irrespective of which network segment hosts the application, the policy is applied for the application and even if the application were to be moved around network segments</w:t>
        </w:r>
      </w:ins>
      <w:ins w:id="123" w:author="George Koikara (gkoikara)" w:date="2022-11-05T10:20:00Z">
        <w:r w:rsidR="00806F8E">
          <w:rPr>
            <w:lang w:val="en-IN"/>
          </w:rPr>
          <w:t>, the policy applied to the application is always the same. When an application is decommissioned, the application entry can be removed without impac</w:t>
        </w:r>
      </w:ins>
      <w:ins w:id="124" w:author="George Koikara (gkoikara)" w:date="2022-11-05T10:21:00Z">
        <w:r w:rsidR="00806F8E">
          <w:rPr>
            <w:lang w:val="en-IN"/>
          </w:rPr>
          <w:t xml:space="preserve">ting other applications. </w:t>
        </w:r>
      </w:ins>
    </w:p>
    <w:p w14:paraId="54A77A9F" w14:textId="77777777" w:rsidR="00806F8E" w:rsidRDefault="00806F8E" w:rsidP="007608A8">
      <w:pPr>
        <w:rPr>
          <w:lang w:val="en-IN"/>
        </w:rPr>
      </w:pPr>
    </w:p>
    <w:p w14:paraId="207F3BBA" w14:textId="04C36803" w:rsidR="004544F4" w:rsidRPr="004544F4" w:rsidRDefault="004544F4" w:rsidP="004544F4">
      <w:pPr>
        <w:pStyle w:val="Heading3"/>
        <w:rPr>
          <w:lang w:val="en-IN"/>
        </w:rPr>
      </w:pPr>
      <w:bookmarkStart w:id="125" w:name="_Toc142917812"/>
      <w:r>
        <w:t>Integration</w:t>
      </w:r>
      <w:r w:rsidRPr="4B302E18">
        <w:rPr>
          <w:lang w:val="en-IN"/>
        </w:rPr>
        <w:t xml:space="preserve"> with DUO SSO</w:t>
      </w:r>
      <w:bookmarkEnd w:id="125"/>
      <w:r w:rsidR="008475AB" w:rsidRPr="4B302E18">
        <w:rPr>
          <w:lang w:val="en-IN"/>
        </w:rPr>
        <w:t xml:space="preserve"> </w:t>
      </w:r>
    </w:p>
    <w:p w14:paraId="5E6583D7" w14:textId="77777777" w:rsidR="00D778D7" w:rsidRDefault="00D778D7" w:rsidP="00D778D7">
      <w:pPr>
        <w:pStyle w:val="CommentText"/>
        <w:rPr>
          <w:ins w:id="126" w:author="George Koikara (gkoikara)" w:date="2022-11-05T10:04:00Z"/>
          <w:rStyle w:val="Emphasis"/>
        </w:rPr>
      </w:pPr>
      <w:ins w:id="127" w:author="George Koikara (gkoikara)" w:date="2022-11-05T10:04:00Z">
        <w:r w:rsidRPr="00631D9D">
          <w:rPr>
            <w:rStyle w:val="Emphasis"/>
          </w:rPr>
          <w:t xml:space="preserve">Note: This is a stretch goal for 7.4 release and not part of MVP. </w:t>
        </w:r>
      </w:ins>
    </w:p>
    <w:p w14:paraId="777FAFAF" w14:textId="77777777" w:rsidR="00D778D7" w:rsidRPr="00631D9D" w:rsidRDefault="00D778D7" w:rsidP="00D778D7">
      <w:pPr>
        <w:pStyle w:val="CommentText"/>
        <w:rPr>
          <w:ins w:id="128" w:author="George Koikara (gkoikara)" w:date="2022-11-05T10:04:00Z"/>
          <w:rStyle w:val="Emphasis"/>
        </w:rPr>
      </w:pPr>
    </w:p>
    <w:p w14:paraId="7883D1F2" w14:textId="77777777" w:rsidR="00D778D7" w:rsidRDefault="00D778D7" w:rsidP="00D778D7">
      <w:pPr>
        <w:rPr>
          <w:ins w:id="129" w:author="George Koikara (gkoikara)" w:date="2022-11-05T10:04:00Z"/>
        </w:rPr>
      </w:pPr>
      <w:ins w:id="130" w:author="George Koikara (gkoikara)" w:date="2022-11-05T10:04:00Z">
        <w:r>
          <w:lastRenderedPageBreak/>
          <w:t xml:space="preserve">DUO provides a full Zero Trust (ZT) policy in terms of associating the users, applications and device posture. One of the stretch goals for 7.4 release would be to allow FTD customers to configure the ZT policy from the FMC. This would remove the need to switch browsers/tabs for accessing different management consoles to create a full ZT policy especially for the SAML configuration which require exchange of SAML metadata between the Service Provider (FTD), and the IdP (DUO). </w:t>
        </w:r>
      </w:ins>
    </w:p>
    <w:p w14:paraId="741A170A" w14:textId="77777777" w:rsidR="00D778D7" w:rsidRDefault="00D778D7" w:rsidP="00D778D7">
      <w:pPr>
        <w:rPr>
          <w:ins w:id="131" w:author="George Koikara (gkoikara)" w:date="2022-11-05T10:04:00Z"/>
        </w:rPr>
      </w:pPr>
      <w:ins w:id="132" w:author="George Koikara (gkoikara)" w:date="2022-11-05T10:04:00Z">
        <w:r>
          <w:t xml:space="preserve">The objective here would be to publish the applications defined on the FMC to the DUO policy page. </w:t>
        </w:r>
      </w:ins>
    </w:p>
    <w:p w14:paraId="27F2CAA7" w14:textId="77777777" w:rsidR="00D778D7" w:rsidRDefault="00D778D7" w:rsidP="00D778D7">
      <w:pPr>
        <w:rPr>
          <w:ins w:id="133" w:author="George Koikara (gkoikara)" w:date="2022-11-05T10:04:00Z"/>
        </w:rPr>
      </w:pPr>
      <w:ins w:id="134" w:author="George Koikara (gkoikara)" w:date="2022-11-05T10:04:00Z">
        <w:r>
          <w:t xml:space="preserve">Some of the activities that would be done as part of this workflow would be the following: </w:t>
        </w:r>
      </w:ins>
    </w:p>
    <w:p w14:paraId="2855316D" w14:textId="77777777" w:rsidR="00D778D7" w:rsidRDefault="00D778D7" w:rsidP="00D778D7">
      <w:pPr>
        <w:pStyle w:val="ListBullet"/>
        <w:rPr>
          <w:ins w:id="135" w:author="George Koikara (gkoikara)" w:date="2022-11-05T10:04:00Z"/>
        </w:rPr>
      </w:pPr>
      <w:ins w:id="136" w:author="George Koikara (gkoikara)" w:date="2022-11-05T10:04:00Z">
        <w:r>
          <w:t>Onboarding of FMC admin account as DUO tenant</w:t>
        </w:r>
      </w:ins>
    </w:p>
    <w:p w14:paraId="6755E462" w14:textId="77777777" w:rsidR="00D778D7" w:rsidRDefault="00D778D7" w:rsidP="00D778D7">
      <w:pPr>
        <w:pStyle w:val="ListBullet"/>
        <w:rPr>
          <w:ins w:id="137" w:author="George Koikara (gkoikara)" w:date="2022-11-05T10:04:00Z"/>
        </w:rPr>
      </w:pPr>
      <w:ins w:id="138" w:author="George Koikara (gkoikara)" w:date="2022-11-05T10:04:00Z">
        <w:r>
          <w:t>Associating or adding a DUO API key to the FMC as a configuration element</w:t>
        </w:r>
      </w:ins>
    </w:p>
    <w:p w14:paraId="65276FDF" w14:textId="77777777" w:rsidR="00D778D7" w:rsidRPr="009C21ED" w:rsidRDefault="00D778D7" w:rsidP="00D778D7">
      <w:pPr>
        <w:pStyle w:val="ListBullet"/>
        <w:rPr>
          <w:ins w:id="139" w:author="George Koikara (gkoikara)" w:date="2022-11-05T10:04:00Z"/>
        </w:rPr>
      </w:pPr>
      <w:ins w:id="140" w:author="George Koikara (gkoikara)" w:date="2022-11-05T10:04:00Z">
        <w:r>
          <w:t>Push the application definitions from FMC to DUO using APIs so that private applications are listed in the ‘Protect an Application’ page in DUO screen below or any other appropriate screen as needed so that the admin can associate users and device policies with this private application on DUO to build the Zero Trust Policy.</w:t>
        </w:r>
      </w:ins>
    </w:p>
    <w:p w14:paraId="47232F1B" w14:textId="623E7F1D" w:rsidR="008475AB" w:rsidDel="00D778D7" w:rsidRDefault="008475AB">
      <w:pPr>
        <w:pStyle w:val="CommentText"/>
        <w:ind w:left="360"/>
        <w:rPr>
          <w:del w:id="141" w:author="George Koikara (gkoikara)" w:date="2022-11-05T10:04:00Z"/>
          <w:rStyle w:val="Emphasis"/>
        </w:rPr>
        <w:pPrChange w:id="142" w:author="George Koikara (gkoikara)" w:date="2022-11-05T10:04:00Z">
          <w:pPr>
            <w:pStyle w:val="CommentText"/>
          </w:pPr>
        </w:pPrChange>
      </w:pPr>
      <w:del w:id="143" w:author="George Koikara (gkoikara)" w:date="2022-11-05T10:04:00Z">
        <w:r w:rsidRPr="00390ACC" w:rsidDel="00D778D7">
          <w:rPr>
            <w:rStyle w:val="Emphasis"/>
          </w:rPr>
          <w:delText xml:space="preserve">Note: This is a stretch goal for </w:delText>
        </w:r>
        <w:r w:rsidR="00FF2165" w:rsidRPr="00390ACC" w:rsidDel="00D778D7">
          <w:rPr>
            <w:rStyle w:val="Emphasis"/>
          </w:rPr>
          <w:delText xml:space="preserve">7.4 release and not part of MVP. </w:delText>
        </w:r>
      </w:del>
    </w:p>
    <w:p w14:paraId="03EB1FA0" w14:textId="129F711A" w:rsidR="00064A8C" w:rsidRPr="00390ACC" w:rsidDel="00D778D7" w:rsidRDefault="00064A8C">
      <w:pPr>
        <w:pStyle w:val="CommentText"/>
        <w:ind w:left="360"/>
        <w:rPr>
          <w:del w:id="144" w:author="George Koikara (gkoikara)" w:date="2022-11-05T10:04:00Z"/>
          <w:rStyle w:val="Emphasis"/>
        </w:rPr>
        <w:pPrChange w:id="145" w:author="George Koikara (gkoikara)" w:date="2022-11-05T10:04:00Z">
          <w:pPr>
            <w:pStyle w:val="CommentText"/>
          </w:pPr>
        </w:pPrChange>
      </w:pPr>
    </w:p>
    <w:p w14:paraId="4C231A53" w14:textId="2F1DFF56" w:rsidR="004544F4" w:rsidRPr="009C21ED" w:rsidDel="00D778D7" w:rsidRDefault="004544F4">
      <w:pPr>
        <w:ind w:left="360"/>
        <w:rPr>
          <w:del w:id="146" w:author="George Koikara (gkoikara)" w:date="2022-11-05T10:04:00Z"/>
        </w:rPr>
        <w:pPrChange w:id="147" w:author="George Koikara (gkoikara)" w:date="2022-11-05T10:04:00Z">
          <w:pPr/>
        </w:pPrChange>
      </w:pPr>
      <w:del w:id="148" w:author="George Koikara (gkoikara)" w:date="2022-11-05T10:04:00Z">
        <w:r w:rsidDel="00D778D7">
          <w:delText>DUO provides a full Zero Trust (ZT) policy in terms of associating the users, applications and device posture. One of the stretch goals for 7.4 release would be to allow FTD customers to configure the ZT policy from the FMC. This would remove the need to switch browsers/</w:delText>
        </w:r>
        <w:r w:rsidR="000E73F4" w:rsidDel="00D778D7">
          <w:delText>tabs</w:delText>
        </w:r>
        <w:r w:rsidDel="00D778D7">
          <w:delText xml:space="preserve"> </w:delText>
        </w:r>
        <w:r w:rsidR="000E73F4" w:rsidDel="00D778D7">
          <w:delText>for accessing different management</w:delText>
        </w:r>
        <w:r w:rsidDel="00D778D7">
          <w:delText xml:space="preserve"> consoles </w:delText>
        </w:r>
        <w:r w:rsidR="00687C6B" w:rsidDel="00D778D7">
          <w:delText xml:space="preserve">to </w:delText>
        </w:r>
        <w:r w:rsidDel="00D778D7">
          <w:delText>creat</w:delText>
        </w:r>
        <w:r w:rsidR="00687C6B" w:rsidDel="00D778D7">
          <w:delText>e</w:delText>
        </w:r>
        <w:r w:rsidDel="00D778D7">
          <w:delText xml:space="preserve"> a </w:delText>
        </w:r>
        <w:r w:rsidR="009939CC" w:rsidDel="00D778D7">
          <w:delText>full</w:delText>
        </w:r>
        <w:r w:rsidDel="00D778D7">
          <w:delText xml:space="preserve"> ZT policy especially for the SAML configuration which require exchange of SAML metadata between the Service Provider (FTD), and the IdP (DUO). </w:delText>
        </w:r>
      </w:del>
    </w:p>
    <w:p w14:paraId="2946B10F" w14:textId="30721B6C" w:rsidR="005678D7" w:rsidRPr="009C21ED" w:rsidDel="00D778D7" w:rsidRDefault="005678D7">
      <w:pPr>
        <w:ind w:left="360"/>
        <w:rPr>
          <w:del w:id="149" w:author="George Koikara (gkoikara)" w:date="2022-11-05T10:04:00Z"/>
        </w:rPr>
        <w:pPrChange w:id="150" w:author="George Koikara (gkoikara)" w:date="2022-11-05T10:04:00Z">
          <w:pPr/>
        </w:pPrChange>
      </w:pPr>
      <w:del w:id="151" w:author="George Koikara (gkoikara)" w:date="2022-11-05T10:04:00Z">
        <w:r w:rsidDel="00D778D7">
          <w:delText xml:space="preserve">Though the administrator would be able to create the </w:delText>
        </w:r>
        <w:r w:rsidR="00BB573C" w:rsidDel="00D778D7">
          <w:delText>ZT</w:delText>
        </w:r>
        <w:r w:rsidDel="00D778D7">
          <w:delText xml:space="preserve"> </w:delText>
        </w:r>
        <w:r w:rsidR="008A4D32" w:rsidDel="00D778D7">
          <w:delText>policy</w:delText>
        </w:r>
        <w:r w:rsidDel="00D778D7">
          <w:delText xml:space="preserve"> </w:delText>
        </w:r>
        <w:r w:rsidR="004B186B" w:rsidDel="00D778D7">
          <w:delText xml:space="preserve">from the FMC, the </w:delText>
        </w:r>
        <w:r w:rsidR="008A4D32" w:rsidDel="00D778D7">
          <w:delText>policy would be actually stored</w:delText>
        </w:r>
        <w:r w:rsidDel="00D778D7">
          <w:delText xml:space="preserve"> </w:delText>
        </w:r>
        <w:r w:rsidR="00BB573C" w:rsidDel="00D778D7">
          <w:delText>in the DUO by leveraging appropriate DUO APIs</w:delText>
        </w:r>
        <w:r w:rsidR="000A5FAC" w:rsidDel="00D778D7">
          <w:delText>.</w:delText>
        </w:r>
      </w:del>
    </w:p>
    <w:p w14:paraId="2F628215" w14:textId="1D8CD0E7" w:rsidR="008226D4" w:rsidRPr="009C21ED" w:rsidDel="00D778D7" w:rsidRDefault="008226D4">
      <w:pPr>
        <w:ind w:left="360"/>
        <w:rPr>
          <w:del w:id="152" w:author="George Koikara (gkoikara)" w:date="2022-11-05T10:04:00Z"/>
        </w:rPr>
        <w:pPrChange w:id="153" w:author="George Koikara (gkoikara)" w:date="2022-11-05T10:04:00Z">
          <w:pPr/>
        </w:pPrChange>
      </w:pPr>
      <w:del w:id="154" w:author="George Koikara (gkoikara)" w:date="2022-11-05T10:04:00Z">
        <w:r w:rsidDel="00D778D7">
          <w:delText xml:space="preserve">Some of the activities that </w:delText>
        </w:r>
        <w:r w:rsidR="00CF0531" w:rsidDel="00D778D7">
          <w:delText xml:space="preserve">would be done as part of this workflow would be the following: </w:delText>
        </w:r>
      </w:del>
    </w:p>
    <w:p w14:paraId="37DCE5D6" w14:textId="3E36FBC5" w:rsidR="00CF0531" w:rsidRPr="009C21ED" w:rsidRDefault="00805613">
      <w:pPr>
        <w:pStyle w:val="ListBullet"/>
        <w:numPr>
          <w:ilvl w:val="0"/>
          <w:numId w:val="0"/>
        </w:numPr>
        <w:ind w:left="360"/>
        <w:pPrChange w:id="155" w:author="George Koikara (gkoikara)" w:date="2022-11-05T10:04:00Z">
          <w:pPr>
            <w:pStyle w:val="ListBullet"/>
          </w:pPr>
        </w:pPrChange>
      </w:pPr>
      <w:del w:id="156" w:author="George Koikara (gkoikara)" w:date="2022-11-05T10:04:00Z">
        <w:r w:rsidDel="00D778D7">
          <w:delText xml:space="preserve">Onboarding of </w:delText>
        </w:r>
      </w:del>
    </w:p>
    <w:p w14:paraId="3C8F73BC" w14:textId="2561F550" w:rsidR="00D014EE" w:rsidRDefault="00D014EE" w:rsidP="00D014EE">
      <w:pPr>
        <w:pStyle w:val="Caption"/>
        <w:keepNext/>
      </w:pPr>
      <w:r>
        <w:t xml:space="preserve">Figure </w:t>
      </w:r>
      <w:r>
        <w:fldChar w:fldCharType="begin"/>
      </w:r>
      <w:r>
        <w:instrText>SEQ Figure \* ARABIC</w:instrText>
      </w:r>
      <w:r>
        <w:fldChar w:fldCharType="separate"/>
      </w:r>
      <w:r w:rsidR="00B53EF8">
        <w:rPr>
          <w:noProof/>
        </w:rPr>
        <w:t>6</w:t>
      </w:r>
      <w:r>
        <w:fldChar w:fldCharType="end"/>
      </w:r>
      <w:r>
        <w:t xml:space="preserve">: </w:t>
      </w:r>
      <w:r w:rsidRPr="008E7BAA">
        <w:t>DUO screen to add application</w:t>
      </w:r>
    </w:p>
    <w:p w14:paraId="3AE3ED3F" w14:textId="0250051A" w:rsidR="001877FB" w:rsidRDefault="00D014EE" w:rsidP="007608A8">
      <w:pPr>
        <w:rPr>
          <w:lang w:val="en-IN"/>
        </w:rPr>
      </w:pPr>
      <w:ins w:id="157" w:author="George Koikara (gkoikara)" w:date="2022-11-04T08:23:00Z">
        <w:r w:rsidRPr="009F6BD9">
          <w:rPr>
            <w:noProof/>
            <w:lang w:val="en-IN"/>
          </w:rPr>
          <w:drawing>
            <wp:inline distT="0" distB="0" distL="0" distR="0" wp14:anchorId="52E0565D" wp14:editId="7F2BED31">
              <wp:extent cx="5943600" cy="251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8410"/>
                      </a:xfrm>
                      <a:prstGeom prst="rect">
                        <a:avLst/>
                      </a:prstGeom>
                    </pic:spPr>
                  </pic:pic>
                </a:graphicData>
              </a:graphic>
            </wp:inline>
          </w:drawing>
        </w:r>
      </w:ins>
    </w:p>
    <w:p w14:paraId="36C936FA" w14:textId="77777777" w:rsidR="004C43B4" w:rsidRDefault="004C43B4" w:rsidP="007608A8">
      <w:pPr>
        <w:rPr>
          <w:lang w:val="en-IN"/>
        </w:rPr>
      </w:pPr>
    </w:p>
    <w:p w14:paraId="62D305BB" w14:textId="554A0974" w:rsidR="00902D9C" w:rsidRDefault="00662995" w:rsidP="005D7591">
      <w:pPr>
        <w:pStyle w:val="Heading2"/>
      </w:pPr>
      <w:bookmarkStart w:id="158" w:name="_Toc118293414"/>
      <w:bookmarkStart w:id="159" w:name="_Toc142917813"/>
      <w:r>
        <w:t>Publishing</w:t>
      </w:r>
      <w:r w:rsidR="26885916">
        <w:t xml:space="preserve"> Applications</w:t>
      </w:r>
      <w:bookmarkEnd w:id="158"/>
      <w:bookmarkEnd w:id="159"/>
    </w:p>
    <w:p w14:paraId="1C8052D7" w14:textId="291467EA" w:rsidR="00D2601A" w:rsidRPr="008E0DEA" w:rsidRDefault="00377264" w:rsidP="007608A8">
      <w:r w:rsidRPr="008E0DEA">
        <w:t xml:space="preserve">Each application </w:t>
      </w:r>
      <w:r w:rsidR="00913EFE" w:rsidRPr="008E0DEA">
        <w:t xml:space="preserve">definition will have </w:t>
      </w:r>
      <w:r w:rsidR="0034468A" w:rsidRPr="008E0DEA">
        <w:t>these</w:t>
      </w:r>
      <w:r w:rsidR="00913EFE" w:rsidRPr="008E0DEA">
        <w:t xml:space="preserve"> key </w:t>
      </w:r>
      <w:r w:rsidR="0034468A" w:rsidRPr="008E0DEA">
        <w:t>configuration attributes</w:t>
      </w:r>
      <w:r w:rsidR="002B5225" w:rsidRPr="008E0DEA">
        <w:t>:</w:t>
      </w:r>
    </w:p>
    <w:p w14:paraId="223CDBE9" w14:textId="0AAB03CD" w:rsidR="00077490" w:rsidRPr="008E0DEA" w:rsidRDefault="00077490" w:rsidP="007608A8"/>
    <w:p w14:paraId="37B15FA3" w14:textId="52E5BF86" w:rsidR="00B51A5F" w:rsidRPr="008E0DEA" w:rsidRDefault="00F23055" w:rsidP="007608A8">
      <w:pPr>
        <w:numPr>
          <w:ilvl w:val="0"/>
          <w:numId w:val="10"/>
        </w:numPr>
      </w:pPr>
      <w:r w:rsidRPr="008E0DEA">
        <w:t xml:space="preserve">Interface: FTD interface on which </w:t>
      </w:r>
      <w:r w:rsidR="00B7247B" w:rsidRPr="008E0DEA">
        <w:t>the application is configured.</w:t>
      </w:r>
      <w:r w:rsidR="00CC4598" w:rsidRPr="008E0DEA">
        <w:t xml:space="preserve"> There can be multiple apps configured on same interface.</w:t>
      </w:r>
      <w:r w:rsidR="000C003F" w:rsidRPr="008E0DEA">
        <w:t xml:space="preserve"> The </w:t>
      </w:r>
      <w:r w:rsidR="00243B5E" w:rsidRPr="008E0DEA">
        <w:t>external URL</w:t>
      </w:r>
      <w:r w:rsidR="004548F9" w:rsidRPr="008E0DEA">
        <w:t xml:space="preserve"> used by </w:t>
      </w:r>
      <w:r w:rsidR="00C27D5C" w:rsidRPr="008E0DEA">
        <w:t xml:space="preserve">clients, </w:t>
      </w:r>
      <w:r w:rsidR="008A2D9C" w:rsidRPr="008E0DEA">
        <w:t xml:space="preserve">should </w:t>
      </w:r>
      <w:r w:rsidR="00E24577" w:rsidRPr="008E0DEA">
        <w:t>resolve to the IP configured in the interface.</w:t>
      </w:r>
    </w:p>
    <w:p w14:paraId="12BFAA95" w14:textId="2559DEB1" w:rsidR="003B0791" w:rsidRPr="008E0DEA" w:rsidRDefault="00485A14" w:rsidP="007608A8">
      <w:pPr>
        <w:numPr>
          <w:ilvl w:val="1"/>
          <w:numId w:val="10"/>
        </w:numPr>
      </w:pPr>
      <w:r w:rsidRPr="008E0DEA">
        <w:t>Same</w:t>
      </w:r>
      <w:r w:rsidR="003B0791" w:rsidRPr="008E0DEA">
        <w:t xml:space="preserve"> application can be configured on multiple interfaces</w:t>
      </w:r>
    </w:p>
    <w:p w14:paraId="798729F8" w14:textId="764B0951" w:rsidR="00820D5D" w:rsidRPr="008E0DEA" w:rsidRDefault="00FB5676" w:rsidP="007608A8">
      <w:pPr>
        <w:numPr>
          <w:ilvl w:val="0"/>
          <w:numId w:val="10"/>
        </w:numPr>
      </w:pPr>
      <w:r w:rsidRPr="008E0DEA">
        <w:t>External URL</w:t>
      </w:r>
      <w:r w:rsidR="00D2601A" w:rsidRPr="008E0DEA">
        <w:t xml:space="preserve">: </w:t>
      </w:r>
      <w:r w:rsidR="00E36571" w:rsidRPr="008E0DEA">
        <w:t>End users/clients specify this in their browser address bar to access the application.</w:t>
      </w:r>
    </w:p>
    <w:p w14:paraId="4D240F91" w14:textId="6747B590" w:rsidR="00E36571" w:rsidRPr="008E0DEA" w:rsidRDefault="00E36571" w:rsidP="007608A8">
      <w:pPr>
        <w:numPr>
          <w:ilvl w:val="1"/>
          <w:numId w:val="10"/>
        </w:numPr>
        <w:rPr>
          <w:rStyle w:val="normaltextrun"/>
          <w:rFonts w:ascii="Times New Roman" w:hAnsi="Times New Roman"/>
          <w:sz w:val="24"/>
        </w:rPr>
      </w:pPr>
      <w:r w:rsidRPr="008E0DEA">
        <w:t>Ex</w:t>
      </w:r>
      <w:r w:rsidR="00D452BA" w:rsidRPr="008E0DEA">
        <w:t>ample</w:t>
      </w:r>
      <w:r w:rsidRPr="008E0DEA">
        <w:t xml:space="preserve">: </w:t>
      </w:r>
      <w:r w:rsidR="00A41798" w:rsidRPr="008E0DEA">
        <w:t>https://wiki.acme.com</w:t>
      </w:r>
    </w:p>
    <w:p w14:paraId="36FA4BE0" w14:textId="27CD6DB9" w:rsidR="004D2833" w:rsidRPr="008E0DEA" w:rsidRDefault="00D2601A" w:rsidP="007608A8">
      <w:pPr>
        <w:numPr>
          <w:ilvl w:val="0"/>
          <w:numId w:val="10"/>
        </w:numPr>
      </w:pPr>
      <w:r w:rsidRPr="008E0DEA">
        <w:t xml:space="preserve">Internal URL: </w:t>
      </w:r>
      <w:r w:rsidR="00B36130" w:rsidRPr="008E0DEA">
        <w:t xml:space="preserve">The URL </w:t>
      </w:r>
      <w:r w:rsidR="00FE7CB9" w:rsidRPr="008E0DEA">
        <w:t xml:space="preserve">for application </w:t>
      </w:r>
      <w:r w:rsidR="00D76874" w:rsidRPr="008E0DEA">
        <w:t>in the inside network.</w:t>
      </w:r>
      <w:r w:rsidR="004305F2" w:rsidRPr="008E0DEA">
        <w:t xml:space="preserve"> </w:t>
      </w:r>
      <w:r w:rsidR="00D4463F" w:rsidRPr="008E0DEA">
        <w:t>This URL will be resolved to</w:t>
      </w:r>
      <w:r w:rsidR="00CE667B" w:rsidRPr="008E0DEA">
        <w:t xml:space="preserve"> server</w:t>
      </w:r>
      <w:r w:rsidR="00D4463F" w:rsidRPr="008E0DEA">
        <w:t xml:space="preserve"> IP and Port</w:t>
      </w:r>
      <w:r w:rsidR="00D403E4" w:rsidRPr="008E0DEA">
        <w:t xml:space="preserve"> and used along with the mapped port to </w:t>
      </w:r>
      <w:r w:rsidR="00E005C8" w:rsidRPr="008E0DEA">
        <w:t>configure</w:t>
      </w:r>
      <w:r w:rsidR="00D403E4" w:rsidRPr="008E0DEA">
        <w:t xml:space="preserve"> a</w:t>
      </w:r>
      <w:r w:rsidR="00E005C8" w:rsidRPr="008E0DEA">
        <w:t xml:space="preserve"> dynamic</w:t>
      </w:r>
      <w:r w:rsidR="00D403E4" w:rsidRPr="008E0DEA">
        <w:t xml:space="preserve"> NAT rule</w:t>
      </w:r>
      <w:r w:rsidR="001559BD" w:rsidRPr="008E0DEA">
        <w:t>. The rule basically</w:t>
      </w:r>
      <w:r w:rsidR="00D403E4" w:rsidRPr="008E0DEA">
        <w:t xml:space="preserve"> </w:t>
      </w:r>
      <w:r w:rsidR="001559BD" w:rsidRPr="008E0DEA">
        <w:t>translates traffic coming on mapped port to server IP and port.</w:t>
      </w:r>
    </w:p>
    <w:p w14:paraId="7C92E479" w14:textId="58819A0A" w:rsidR="00D2601A" w:rsidRPr="008E0DEA" w:rsidRDefault="00880C10" w:rsidP="007608A8">
      <w:pPr>
        <w:numPr>
          <w:ilvl w:val="1"/>
          <w:numId w:val="10"/>
        </w:numPr>
        <w:rPr>
          <w:rStyle w:val="eop"/>
          <w:rFonts w:ascii="Times New Roman" w:hAnsi="Times New Roman"/>
          <w:sz w:val="24"/>
        </w:rPr>
      </w:pPr>
      <w:r w:rsidRPr="008E0DEA">
        <w:t>Example:</w:t>
      </w:r>
      <w:r w:rsidR="004D2833" w:rsidRPr="008E0DEA">
        <w:t xml:space="preserve"> https://wiki.acme.com:8080</w:t>
      </w:r>
      <w:r w:rsidR="004D2833" w:rsidRPr="008E0DEA">
        <w:rPr>
          <w:rStyle w:val="eop"/>
          <w:rFonts w:ascii="Times New Roman" w:hAnsi="Times New Roman"/>
          <w:sz w:val="24"/>
        </w:rPr>
        <w:t> </w:t>
      </w:r>
    </w:p>
    <w:p w14:paraId="44A08FF6" w14:textId="5929A69A" w:rsidR="00077490" w:rsidRPr="008E0DEA" w:rsidRDefault="00077490" w:rsidP="007608A8">
      <w:pPr>
        <w:numPr>
          <w:ilvl w:val="0"/>
          <w:numId w:val="10"/>
        </w:numPr>
      </w:pPr>
      <w:r w:rsidRPr="008E0DEA">
        <w:lastRenderedPageBreak/>
        <w:t>Mapped Port</w:t>
      </w:r>
      <w:r w:rsidR="0090676C" w:rsidRPr="008E0DEA">
        <w:t xml:space="preserve">: </w:t>
      </w:r>
      <w:r w:rsidR="007F630F" w:rsidRPr="008E0DEA">
        <w:t xml:space="preserve">Port </w:t>
      </w:r>
      <w:r w:rsidR="000D4CE9" w:rsidRPr="008E0DEA">
        <w:t>which identifies the application. This will be used</w:t>
      </w:r>
      <w:r w:rsidR="00840744" w:rsidRPr="008E0DEA">
        <w:t xml:space="preserve"> to NAT (PAT) the traffic </w:t>
      </w:r>
      <w:r w:rsidR="00C95D28" w:rsidRPr="008E0DEA">
        <w:t>coming from user to internal server’s IP where application is running.</w:t>
      </w:r>
      <w:r w:rsidR="00DA5303" w:rsidRPr="008E0DEA">
        <w:t xml:space="preserve"> This </w:t>
      </w:r>
      <w:r w:rsidR="00AD4A93" w:rsidRPr="008E0DEA">
        <w:t>must be outside range of standard ports.</w:t>
      </w:r>
    </w:p>
    <w:p w14:paraId="1B41B396" w14:textId="54BFF098" w:rsidR="00633D60" w:rsidRPr="008E0DEA" w:rsidRDefault="00633D60" w:rsidP="007608A8">
      <w:pPr>
        <w:numPr>
          <w:ilvl w:val="1"/>
          <w:numId w:val="10"/>
        </w:numPr>
      </w:pPr>
      <w:r w:rsidRPr="008E0DEA">
        <w:t>Ex</w:t>
      </w:r>
      <w:r w:rsidR="00315236" w:rsidRPr="008E0DEA">
        <w:t>ample</w:t>
      </w:r>
      <w:r w:rsidRPr="008E0DEA">
        <w:t xml:space="preserve">: </w:t>
      </w:r>
      <w:r w:rsidR="00663FA9" w:rsidRPr="008E0DEA">
        <w:t>9000</w:t>
      </w:r>
    </w:p>
    <w:p w14:paraId="7C5636FE" w14:textId="53D60672" w:rsidR="00663FA9" w:rsidRPr="008E0DEA" w:rsidRDefault="005B0D63" w:rsidP="007608A8">
      <w:pPr>
        <w:numPr>
          <w:ilvl w:val="1"/>
          <w:numId w:val="10"/>
        </w:numPr>
      </w:pPr>
      <w:r w:rsidRPr="008E0DEA">
        <w:t xml:space="preserve">Instead of asking admin to define a port, FMC can automatically </w:t>
      </w:r>
      <w:r w:rsidR="00191049" w:rsidRPr="008E0DEA">
        <w:t>pick a</w:t>
      </w:r>
      <w:r w:rsidR="00E6127A" w:rsidRPr="008E0DEA">
        <w:t>n unused port and assign while admin is configuring the application. The range of ports to be used</w:t>
      </w:r>
      <w:r w:rsidR="00EE46E9" w:rsidRPr="008E0DEA">
        <w:t xml:space="preserve"> for this purpose</w:t>
      </w:r>
      <w:r w:rsidR="00E6127A" w:rsidRPr="008E0DEA">
        <w:t xml:space="preserve"> can be configured by admin</w:t>
      </w:r>
      <w:r w:rsidR="00EE46E9" w:rsidRPr="008E0DEA">
        <w:t xml:space="preserve"> (example: 9000-9100).</w:t>
      </w:r>
    </w:p>
    <w:p w14:paraId="4A72F8AD" w14:textId="2627C238" w:rsidR="0090676C" w:rsidRPr="008E0DEA" w:rsidRDefault="0090676C" w:rsidP="007608A8">
      <w:pPr>
        <w:numPr>
          <w:ilvl w:val="0"/>
          <w:numId w:val="10"/>
        </w:numPr>
      </w:pPr>
      <w:r w:rsidRPr="008E0DEA">
        <w:t>IdP:</w:t>
      </w:r>
      <w:r w:rsidR="004E6451" w:rsidRPr="008E0DEA">
        <w:t xml:space="preserve"> This is</w:t>
      </w:r>
      <w:r w:rsidR="00591185" w:rsidRPr="008E0DEA">
        <w:t xml:space="preserve"> IdP which authenticates the user for accessing the application.</w:t>
      </w:r>
    </w:p>
    <w:p w14:paraId="718A355F" w14:textId="63B7BAF3" w:rsidR="00C1075D" w:rsidRPr="00A1289C" w:rsidRDefault="004D05AA" w:rsidP="007608A8">
      <w:pPr>
        <w:numPr>
          <w:ilvl w:val="1"/>
          <w:numId w:val="10"/>
        </w:numPr>
        <w:rPr>
          <w:rFonts w:ascii="Times New Roman" w:hAnsi="Times New Roman"/>
          <w:sz w:val="24"/>
        </w:rPr>
      </w:pPr>
      <w:r w:rsidRPr="008E0DEA">
        <w:rPr>
          <w:rFonts w:ascii="Times New Roman" w:hAnsi="Times New Roman"/>
          <w:sz w:val="24"/>
        </w:rPr>
        <w:t xml:space="preserve">Example: </w:t>
      </w:r>
      <w:hyperlink r:id="rId16" w:history="1">
        <w:r w:rsidR="00C1075D" w:rsidRPr="00F6549E">
          <w:rPr>
            <w:rStyle w:val="Hyperlink"/>
          </w:rPr>
          <w:t>http://www.okta.com/exk5460t24OenZZcI5d7</w:t>
        </w:r>
      </w:hyperlink>
    </w:p>
    <w:p w14:paraId="3B78AFF6" w14:textId="118017C8" w:rsidR="00153946" w:rsidRPr="00153946" w:rsidRDefault="26885916" w:rsidP="005D7591">
      <w:pPr>
        <w:pStyle w:val="Heading2"/>
      </w:pPr>
      <w:bookmarkStart w:id="160" w:name="_Toc118293415"/>
      <w:bookmarkStart w:id="161" w:name="_Toc142917814"/>
      <w:r>
        <w:t>DNS Resolution</w:t>
      </w:r>
      <w:bookmarkEnd w:id="160"/>
      <w:bookmarkEnd w:id="161"/>
    </w:p>
    <w:p w14:paraId="1EC96582" w14:textId="55CB5D9C" w:rsidR="2E8C581D" w:rsidRPr="00944A10" w:rsidRDefault="2E8C581D" w:rsidP="007608A8">
      <w:r w:rsidRPr="00944A10">
        <w:t xml:space="preserve">In scenarios where protected applications are exposed to public domains, the public DNS servers should be configured to map application’s external URLs to the FTD devices </w:t>
      </w:r>
      <w:r w:rsidR="5EA45A13" w:rsidRPr="00944A10">
        <w:t>public interface IP behind which those applications are hosted.</w:t>
      </w:r>
    </w:p>
    <w:p w14:paraId="251BAA98" w14:textId="27BF98D6" w:rsidR="6CB6EAFC" w:rsidRPr="00944A10" w:rsidRDefault="6CB6EAFC" w:rsidP="007608A8"/>
    <w:p w14:paraId="78E5FAC5" w14:textId="236A43D7" w:rsidR="5EA45A13" w:rsidRPr="00944A10" w:rsidRDefault="5EA45A13" w:rsidP="007608A8">
      <w:r w:rsidRPr="00944A10">
        <w:t>In scenarios where protected applications are exposed to internal domains, the internal DNS servers should be configured to map application’s external URLs to the FTD devices internal interface IP through which the users will access protected a</w:t>
      </w:r>
      <w:r w:rsidR="1C3B1D4F" w:rsidRPr="00944A10">
        <w:t>pplications.</w:t>
      </w:r>
    </w:p>
    <w:p w14:paraId="549D1DD6" w14:textId="7431E8D4" w:rsidR="2B387060" w:rsidRPr="00944A10" w:rsidRDefault="2B387060" w:rsidP="007608A8"/>
    <w:p w14:paraId="0EAFEC09" w14:textId="1C0E93F0" w:rsidR="2B387060" w:rsidRPr="00944A10" w:rsidRDefault="22049A10" w:rsidP="007608A8">
      <w:r w:rsidRPr="00944A10">
        <w:t>FTD’s DNS server configuration will be used to resolve the application’s internal URL.</w:t>
      </w:r>
    </w:p>
    <w:p w14:paraId="7A98E46F" w14:textId="17F66845" w:rsidR="00332D06" w:rsidRDefault="26885916" w:rsidP="005D7591">
      <w:pPr>
        <w:pStyle w:val="Heading2"/>
      </w:pPr>
      <w:bookmarkStart w:id="162" w:name="_Toc118293416"/>
      <w:bookmarkStart w:id="163" w:name="_Toc142917815"/>
      <w:r>
        <w:t>Authenticating Users</w:t>
      </w:r>
      <w:bookmarkEnd w:id="162"/>
      <w:bookmarkEnd w:id="163"/>
    </w:p>
    <w:p w14:paraId="2A1B351C" w14:textId="727BE5AF" w:rsidR="00525694" w:rsidRPr="00944A10" w:rsidRDefault="0099170B" w:rsidP="007608A8">
      <w:r w:rsidRPr="00944A10">
        <w:t xml:space="preserve">Existing WebVPN authentication </w:t>
      </w:r>
      <w:r w:rsidR="000A088A" w:rsidRPr="00944A10">
        <w:t xml:space="preserve">framework will be used </w:t>
      </w:r>
      <w:r w:rsidR="000B775B" w:rsidRPr="00944A10">
        <w:t xml:space="preserve">for SAML </w:t>
      </w:r>
      <w:r w:rsidR="006D3707" w:rsidRPr="00944A10">
        <w:t xml:space="preserve">based authentication of users. </w:t>
      </w:r>
      <w:r w:rsidR="00EB09D6" w:rsidRPr="00944A10">
        <w:t xml:space="preserve">This is currently used by AnyConnect VPN </w:t>
      </w:r>
      <w:r w:rsidR="00146895" w:rsidRPr="00944A10">
        <w:t>for SAML authentication.</w:t>
      </w:r>
    </w:p>
    <w:p w14:paraId="1107C4FE" w14:textId="77777777" w:rsidR="00E0497E" w:rsidRPr="00944A10" w:rsidRDefault="00E0497E" w:rsidP="007608A8"/>
    <w:p w14:paraId="0004DED2" w14:textId="546FBC1B" w:rsidR="00A97F7C" w:rsidRDefault="00A97F7C" w:rsidP="00A97F7C">
      <w:pPr>
        <w:pStyle w:val="Caption"/>
        <w:keepNext/>
      </w:pPr>
      <w:r>
        <w:t xml:space="preserve">Figure </w:t>
      </w:r>
      <w:r>
        <w:fldChar w:fldCharType="begin"/>
      </w:r>
      <w:r>
        <w:instrText>SEQ Figure \* ARABIC</w:instrText>
      </w:r>
      <w:r>
        <w:fldChar w:fldCharType="separate"/>
      </w:r>
      <w:r w:rsidR="00B53EF8">
        <w:rPr>
          <w:noProof/>
        </w:rPr>
        <w:t>7</w:t>
      </w:r>
      <w:r>
        <w:fldChar w:fldCharType="end"/>
      </w:r>
      <w:r>
        <w:t>: Authentication Sequence</w:t>
      </w:r>
    </w:p>
    <w:p w14:paraId="78B41DD8" w14:textId="7D388F27" w:rsidR="008E4A45" w:rsidRDefault="00154D72" w:rsidP="007608A8">
      <w:r>
        <w:rPr>
          <w:noProof/>
        </w:rPr>
        <w:drawing>
          <wp:inline distT="0" distB="0" distL="0" distR="0" wp14:anchorId="7DD8B6E9" wp14:editId="15C698D5">
            <wp:extent cx="5943600" cy="2164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26CD3D7E" w14:textId="77777777" w:rsidR="00350E05" w:rsidRDefault="00350E05" w:rsidP="007608A8"/>
    <w:p w14:paraId="72D509A2" w14:textId="2B410917" w:rsidR="00350E05" w:rsidRPr="00944A10" w:rsidRDefault="08F6FBCD" w:rsidP="007608A8">
      <w:pPr>
        <w:numPr>
          <w:ilvl w:val="0"/>
          <w:numId w:val="9"/>
        </w:numPr>
      </w:pPr>
      <w:r w:rsidRPr="00944A10">
        <w:t xml:space="preserve">Today, </w:t>
      </w:r>
      <w:r w:rsidR="568DDD88" w:rsidRPr="00944A10">
        <w:t xml:space="preserve">SAML service (WebVPN) </w:t>
      </w:r>
      <w:r w:rsidR="5CBD735F" w:rsidRPr="00944A10">
        <w:t>performs redirects to logon.html asking for selection of a tunnel group</w:t>
      </w:r>
      <w:r w:rsidR="78813316" w:rsidRPr="00944A10">
        <w:t>. Tunnel groups have no significance in ZTNA. Hence</w:t>
      </w:r>
      <w:r w:rsidR="7D0A7266" w:rsidRPr="00944A10">
        <w:t>, tunnel groups should be removed or completely hidden from user.</w:t>
      </w:r>
      <w:r w:rsidR="6004D660" w:rsidRPr="00944A10">
        <w:t xml:space="preserve"> </w:t>
      </w:r>
      <w:r w:rsidR="69C7E7AE" w:rsidRPr="00944A10">
        <w:t>A</w:t>
      </w:r>
      <w:r w:rsidR="6004D660" w:rsidRPr="00944A10">
        <w:t xml:space="preserve"> default ZTNA tunnel group</w:t>
      </w:r>
      <w:r w:rsidR="69C7E7AE" w:rsidRPr="00944A10">
        <w:t xml:space="preserve"> can be defined</w:t>
      </w:r>
      <w:r w:rsidR="78A77593" w:rsidRPr="00944A10">
        <w:t xml:space="preserve"> and use</w:t>
      </w:r>
      <w:r w:rsidR="69C7E7AE" w:rsidRPr="00944A10">
        <w:t>d</w:t>
      </w:r>
      <w:r w:rsidR="78A77593" w:rsidRPr="00944A10">
        <w:t xml:space="preserve"> for </w:t>
      </w:r>
      <w:r w:rsidR="07F23E5A" w:rsidRPr="00944A10">
        <w:t>all applications.</w:t>
      </w:r>
    </w:p>
    <w:p w14:paraId="273B199C" w14:textId="4F32E111" w:rsidR="00153946" w:rsidRDefault="6331B635" w:rsidP="005D7591">
      <w:pPr>
        <w:pStyle w:val="Heading3"/>
      </w:pPr>
      <w:bookmarkStart w:id="164" w:name="_Toc118293417"/>
      <w:bookmarkStart w:id="165" w:name="_Toc142917816"/>
      <w:r>
        <w:lastRenderedPageBreak/>
        <w:t>TLS Termination</w:t>
      </w:r>
      <w:bookmarkEnd w:id="164"/>
      <w:bookmarkEnd w:id="165"/>
    </w:p>
    <w:p w14:paraId="517E903E" w14:textId="31C74421" w:rsidR="002327BA" w:rsidRPr="00944A10" w:rsidRDefault="00250288" w:rsidP="007608A8">
      <w:r w:rsidRPr="00944A10">
        <w:t>ZTNA</w:t>
      </w:r>
      <w:r w:rsidR="006C534A" w:rsidRPr="00944A10">
        <w:t xml:space="preserve"> will be configured on specific interface on </w:t>
      </w:r>
      <w:r w:rsidR="00B971D4" w:rsidRPr="00944A10">
        <w:t>FTD.</w:t>
      </w:r>
      <w:r w:rsidR="00FA4308" w:rsidRPr="00944A10">
        <w:t xml:space="preserve"> </w:t>
      </w:r>
      <w:r w:rsidR="001B38BC" w:rsidRPr="00944A10">
        <w:t xml:space="preserve">The application </w:t>
      </w:r>
      <w:r w:rsidR="00F91908" w:rsidRPr="00944A10">
        <w:t>hostnames (</w:t>
      </w:r>
      <w:r w:rsidR="0099070E" w:rsidRPr="00944A10">
        <w:t xml:space="preserve">ex: </w:t>
      </w:r>
      <w:r w:rsidR="00F91908" w:rsidRPr="00944A10">
        <w:t xml:space="preserve">wiki.acme.com or </w:t>
      </w:r>
      <w:r w:rsidR="0099070E" w:rsidRPr="00944A10">
        <w:t>bitbucket.acme.com)</w:t>
      </w:r>
      <w:r w:rsidR="006432D4" w:rsidRPr="00944A10">
        <w:t xml:space="preserve"> </w:t>
      </w:r>
      <w:r w:rsidR="00CF635F" w:rsidRPr="00944A10">
        <w:t xml:space="preserve">will resolve to this FTD IP. </w:t>
      </w:r>
      <w:r w:rsidR="004B1590" w:rsidRPr="00944A10">
        <w:t>SAML auth service in lina will listen on 443 port</w:t>
      </w:r>
      <w:r w:rsidR="00306EDD" w:rsidRPr="00944A10">
        <w:t xml:space="preserve"> on this IP</w:t>
      </w:r>
      <w:r w:rsidR="009655C2" w:rsidRPr="00944A10">
        <w:t xml:space="preserve"> and </w:t>
      </w:r>
      <w:r w:rsidR="00D25E31" w:rsidRPr="00944A10">
        <w:t xml:space="preserve">front-end any </w:t>
      </w:r>
      <w:r w:rsidR="007E2AF4" w:rsidRPr="00944A10">
        <w:t xml:space="preserve">access to applications. </w:t>
      </w:r>
      <w:r w:rsidR="00D313FC" w:rsidRPr="00944A10">
        <w:t>Auth service w</w:t>
      </w:r>
      <w:r w:rsidR="00482E15" w:rsidRPr="00944A10">
        <w:t xml:space="preserve">ill terminate the TLS </w:t>
      </w:r>
      <w:r w:rsidR="00622854" w:rsidRPr="00944A10">
        <w:t>and parses the HTTP headers</w:t>
      </w:r>
      <w:r w:rsidR="001B13C6" w:rsidRPr="00944A10">
        <w:t xml:space="preserve"> to get the hostname</w:t>
      </w:r>
      <w:r w:rsidR="00327507" w:rsidRPr="00944A10">
        <w:t xml:space="preserve"> (application that user is trying to access).</w:t>
      </w:r>
    </w:p>
    <w:p w14:paraId="556CFEF2" w14:textId="1A182834" w:rsidR="00153946" w:rsidRDefault="6331B635" w:rsidP="005D7591">
      <w:pPr>
        <w:pStyle w:val="Heading3"/>
      </w:pPr>
      <w:bookmarkStart w:id="166" w:name="_Toc118293418"/>
      <w:bookmarkStart w:id="167" w:name="_Toc142917817"/>
      <w:r>
        <w:t>SAML Redirection</w:t>
      </w:r>
      <w:bookmarkEnd w:id="166"/>
      <w:bookmarkEnd w:id="167"/>
    </w:p>
    <w:p w14:paraId="7F574198" w14:textId="5EB13F1A" w:rsidR="00615347" w:rsidRPr="00944A10" w:rsidRDefault="00426A9D" w:rsidP="007608A8">
      <w:r w:rsidRPr="00944A10">
        <w:t xml:space="preserve">Auth service </w:t>
      </w:r>
      <w:r w:rsidR="00B10EBD" w:rsidRPr="00944A10">
        <w:t xml:space="preserve">fetches the hostname of the application from HTTP headers and looks up </w:t>
      </w:r>
      <w:r w:rsidR="00ED5A22" w:rsidRPr="00944A10">
        <w:t xml:space="preserve">in the configured ZTNA applications. </w:t>
      </w:r>
      <w:r w:rsidR="00BC2AA2" w:rsidRPr="00944A10">
        <w:t xml:space="preserve">It fetches the IdP details from the configuration and constructs a SAML authentication request. This request will be added as part of the “Location” in HTTP </w:t>
      </w:r>
      <w:r w:rsidR="00717EC4" w:rsidRPr="00944A10">
        <w:t xml:space="preserve">response and sent as redirection message to user. </w:t>
      </w:r>
      <w:r w:rsidR="00077CA5" w:rsidRPr="00944A10">
        <w:t>User will land on the IdP login page and provide the credentials.</w:t>
      </w:r>
      <w:r w:rsidR="00213451" w:rsidRPr="00944A10">
        <w:t xml:space="preserve"> Once IdP successfully authenticates the user, it redirects user back to </w:t>
      </w:r>
      <w:r w:rsidR="003553C9" w:rsidRPr="00944A10">
        <w:t xml:space="preserve">FTD with SAML </w:t>
      </w:r>
      <w:r w:rsidR="005E3A2F" w:rsidRPr="00944A10">
        <w:t>assertion</w:t>
      </w:r>
      <w:r w:rsidR="00AA6B91" w:rsidRPr="00944A10">
        <w:t>.</w:t>
      </w:r>
    </w:p>
    <w:p w14:paraId="05CB756C" w14:textId="6236148A" w:rsidR="00674A0E" w:rsidRPr="00944A10" w:rsidRDefault="00A15B4E" w:rsidP="007608A8">
      <w:pPr>
        <w:numPr>
          <w:ilvl w:val="0"/>
          <w:numId w:val="7"/>
        </w:numPr>
      </w:pPr>
      <w:r w:rsidRPr="00944A10">
        <w:t xml:space="preserve">If </w:t>
      </w:r>
      <w:r w:rsidR="00FE44F7" w:rsidRPr="00944A10">
        <w:t xml:space="preserve">SAML auth service finds no </w:t>
      </w:r>
      <w:r w:rsidR="005A60DA" w:rsidRPr="00944A10">
        <w:t xml:space="preserve">ZTNA </w:t>
      </w:r>
      <w:r w:rsidR="00FE44F7" w:rsidRPr="00944A10">
        <w:t>application</w:t>
      </w:r>
      <w:r w:rsidR="005545D0" w:rsidRPr="00944A10">
        <w:t xml:space="preserve"> with </w:t>
      </w:r>
      <w:r w:rsidR="00EC6555" w:rsidRPr="00944A10">
        <w:t xml:space="preserve">hostname, it drops the </w:t>
      </w:r>
      <w:r w:rsidR="00674A0E" w:rsidRPr="00944A10">
        <w:t>connection</w:t>
      </w:r>
      <w:r w:rsidR="000266B6" w:rsidRPr="00944A10">
        <w:t xml:space="preserve"> and logs an event</w:t>
      </w:r>
    </w:p>
    <w:p w14:paraId="5DAC9DA5" w14:textId="16688545" w:rsidR="00153946" w:rsidRDefault="6331B635" w:rsidP="005D7591">
      <w:pPr>
        <w:pStyle w:val="Heading3"/>
      </w:pPr>
      <w:bookmarkStart w:id="168" w:name="_Toc118293419"/>
      <w:bookmarkStart w:id="169" w:name="_Toc142917818"/>
      <w:r>
        <w:t>SAML Assertion Consumption</w:t>
      </w:r>
      <w:bookmarkEnd w:id="168"/>
      <w:bookmarkEnd w:id="169"/>
    </w:p>
    <w:p w14:paraId="225FF1C4" w14:textId="2ADD31EE" w:rsidR="002C48DD" w:rsidRPr="00D309B7" w:rsidRDefault="00A01BF9" w:rsidP="007608A8">
      <w:r w:rsidRPr="00D309B7">
        <w:t xml:space="preserve">SAML assertion will be </w:t>
      </w:r>
      <w:r w:rsidR="007A7A8A" w:rsidRPr="00D309B7">
        <w:t xml:space="preserve">verified by the </w:t>
      </w:r>
      <w:r w:rsidR="001523A4" w:rsidRPr="00D309B7">
        <w:t xml:space="preserve">SAML auth service. </w:t>
      </w:r>
      <w:r w:rsidR="00270A37" w:rsidRPr="00D309B7">
        <w:t xml:space="preserve">On success, it </w:t>
      </w:r>
      <w:r w:rsidR="00306FDD" w:rsidRPr="00D309B7">
        <w:t xml:space="preserve">updates the AuthDB </w:t>
      </w:r>
      <w:r w:rsidR="00F13E8A" w:rsidRPr="00D309B7">
        <w:t xml:space="preserve">with IP, User, Cookie details for the connection. </w:t>
      </w:r>
      <w:r w:rsidR="00DD7146" w:rsidRPr="00D309B7">
        <w:t xml:space="preserve">Then </w:t>
      </w:r>
      <w:r w:rsidR="008D04C7" w:rsidRPr="00D309B7">
        <w:t xml:space="preserve">user will be redirected to </w:t>
      </w:r>
      <w:r w:rsidR="00E91E8B" w:rsidRPr="00D309B7">
        <w:t>configured mapped port</w:t>
      </w:r>
      <w:r w:rsidR="00CE7D48" w:rsidRPr="00D309B7">
        <w:t xml:space="preserve"> to access the application.</w:t>
      </w:r>
      <w:r w:rsidR="00263A22" w:rsidRPr="00D309B7">
        <w:t xml:space="preserve"> During </w:t>
      </w:r>
      <w:r w:rsidR="000F329C" w:rsidRPr="00D309B7">
        <w:t xml:space="preserve">HTTP </w:t>
      </w:r>
      <w:r w:rsidR="00263A22" w:rsidRPr="00D309B7">
        <w:t xml:space="preserve">redirect, the generated cookie will be set </w:t>
      </w:r>
      <w:r w:rsidR="00AC63C3" w:rsidRPr="00D309B7">
        <w:t>on the domain</w:t>
      </w:r>
      <w:r w:rsidR="00AC7809" w:rsidRPr="00D309B7">
        <w:t xml:space="preserve"> being accessed.</w:t>
      </w:r>
    </w:p>
    <w:p w14:paraId="41D2D1E3" w14:textId="77777777" w:rsidR="007A1246" w:rsidRPr="00D309B7" w:rsidRDefault="007A1246" w:rsidP="007608A8"/>
    <w:p w14:paraId="397D815E" w14:textId="1F6D4C5A" w:rsidR="006C4979" w:rsidRPr="00D309B7" w:rsidRDefault="006C4979" w:rsidP="007608A8">
      <w:r w:rsidRPr="00D309B7">
        <w:t>On success</w:t>
      </w:r>
      <w:r w:rsidR="00C6075E" w:rsidRPr="00D309B7">
        <w:t>ful assertion verification</w:t>
      </w:r>
      <w:r w:rsidRPr="00D309B7">
        <w:t xml:space="preserve">, corresponding </w:t>
      </w:r>
      <w:r w:rsidR="008B68E0" w:rsidRPr="00D309B7">
        <w:t>counters are incremented</w:t>
      </w:r>
    </w:p>
    <w:p w14:paraId="4FCC2C59" w14:textId="0805B5CE" w:rsidR="00BD6E9D" w:rsidRPr="00D309B7" w:rsidRDefault="00366B53" w:rsidP="007608A8">
      <w:r w:rsidRPr="00D309B7">
        <w:t xml:space="preserve">If SAML assertion verification fails, </w:t>
      </w:r>
      <w:r w:rsidR="00BD6E9D" w:rsidRPr="00D309B7">
        <w:t>then the connection is dropped</w:t>
      </w:r>
      <w:r w:rsidR="00D06B88" w:rsidRPr="00D309B7">
        <w:t>,</w:t>
      </w:r>
      <w:r w:rsidR="00BD6E9D" w:rsidRPr="00D309B7">
        <w:t xml:space="preserve"> and an event is logged</w:t>
      </w:r>
      <w:r w:rsidR="00635DDE" w:rsidRPr="00D309B7">
        <w:t xml:space="preserve"> with reason.</w:t>
      </w:r>
    </w:p>
    <w:p w14:paraId="59194891" w14:textId="1735EFBC" w:rsidR="00153946" w:rsidRDefault="6331B635" w:rsidP="005D7591">
      <w:pPr>
        <w:pStyle w:val="Heading3"/>
      </w:pPr>
      <w:bookmarkStart w:id="170" w:name="_Toc118293420"/>
      <w:bookmarkStart w:id="171" w:name="_Toc142917819"/>
      <w:r>
        <w:t>Authentication Metadata Population</w:t>
      </w:r>
      <w:bookmarkEnd w:id="170"/>
      <w:bookmarkEnd w:id="171"/>
    </w:p>
    <w:p w14:paraId="4D3FB751" w14:textId="6212E8D7" w:rsidR="001E2AEF" w:rsidRPr="003E29D2" w:rsidRDefault="00B537C2" w:rsidP="007608A8">
      <w:r w:rsidRPr="00D309B7">
        <w:t xml:space="preserve">Once SAML assertion is verified successfully, </w:t>
      </w:r>
      <w:r w:rsidR="006A37AA" w:rsidRPr="00D309B7">
        <w:t xml:space="preserve">a cookie will be generated and </w:t>
      </w:r>
      <w:r w:rsidR="00306A08" w:rsidRPr="00D309B7">
        <w:t xml:space="preserve">client is redirected to </w:t>
      </w:r>
      <w:r w:rsidR="00DC4E32" w:rsidRPr="00D309B7">
        <w:t xml:space="preserve">mapped-port </w:t>
      </w:r>
      <w:r w:rsidR="00987256" w:rsidRPr="00D309B7">
        <w:t xml:space="preserve">with </w:t>
      </w:r>
      <w:r w:rsidR="00544818" w:rsidRPr="00D309B7">
        <w:t>cookie set on the domain.</w:t>
      </w:r>
      <w:r w:rsidR="00D66491">
        <w:t xml:space="preserve"> </w:t>
      </w:r>
      <w:r w:rsidR="00EC7588" w:rsidRPr="00D309B7">
        <w:t xml:space="preserve">Cookie </w:t>
      </w:r>
      <w:r w:rsidR="00EA5380">
        <w:t xml:space="preserve">will be a hash of </w:t>
      </w:r>
      <w:r w:rsidR="00D14A56" w:rsidRPr="00D309B7">
        <w:t>expiry time</w:t>
      </w:r>
      <w:r w:rsidR="00EA5380">
        <w:t>, user email</w:t>
      </w:r>
      <w:r w:rsidR="00D14A56" w:rsidRPr="00D309B7">
        <w:t xml:space="preserve"> and random</w:t>
      </w:r>
      <w:r w:rsidR="00F52006" w:rsidRPr="00D309B7">
        <w:t xml:space="preserve"> </w:t>
      </w:r>
      <w:r w:rsidR="00836977" w:rsidRPr="00D309B7">
        <w:t xml:space="preserve">bytes. </w:t>
      </w:r>
      <w:r w:rsidR="002533FE" w:rsidRPr="00D309B7">
        <w:t xml:space="preserve"> Total size of cookie should not exceed 32 bytes.</w:t>
      </w:r>
    </w:p>
    <w:p w14:paraId="287FE8E6" w14:textId="2F9DFCBA" w:rsidR="4E41B9D0" w:rsidRDefault="67092E88" w:rsidP="005D7591">
      <w:pPr>
        <w:pStyle w:val="Heading2"/>
      </w:pPr>
      <w:bookmarkStart w:id="172" w:name="_Toc118293421"/>
      <w:bookmarkStart w:id="173" w:name="_Toc142917820"/>
      <w:r>
        <w:t>Authorizing User to App Access</w:t>
      </w:r>
      <w:bookmarkEnd w:id="172"/>
      <w:bookmarkEnd w:id="173"/>
    </w:p>
    <w:p w14:paraId="5138119C" w14:textId="7ACBFBC3" w:rsidR="1941E27C" w:rsidRPr="00D309B7" w:rsidRDefault="1B0B4F0A" w:rsidP="007608A8">
      <w:r w:rsidRPr="00D309B7">
        <w:t>Post authentication, each application access needs to be authorized by FTD.</w:t>
      </w:r>
      <w:r w:rsidR="6EF87941" w:rsidRPr="00D309B7">
        <w:t xml:space="preserve"> This section describes how that authorization happens.</w:t>
      </w:r>
    </w:p>
    <w:p w14:paraId="49BE5BCE" w14:textId="2542CD79" w:rsidR="1941E27C" w:rsidRDefault="24DA266E" w:rsidP="005D7591">
      <w:pPr>
        <w:pStyle w:val="Heading3"/>
      </w:pPr>
      <w:bookmarkStart w:id="174" w:name="_Toc118293422"/>
      <w:bookmarkStart w:id="175" w:name="_Toc142917821"/>
      <w:r>
        <w:t>Auth Classification Rules</w:t>
      </w:r>
      <w:bookmarkEnd w:id="174"/>
      <w:bookmarkEnd w:id="175"/>
    </w:p>
    <w:p w14:paraId="68F64F97" w14:textId="4BDA40BF" w:rsidR="6EF87941" w:rsidRDefault="6EF87941" w:rsidP="007608A8">
      <w:r w:rsidRPr="00D309B7">
        <w:t>On configuration of an application profile, a classification rule is installed in datapath to match all traffic destined to that application.</w:t>
      </w:r>
      <w:r w:rsidR="1C6D9039" w:rsidRPr="00D309B7">
        <w:t xml:space="preserve"> For example, let us say a user configured an application profile for “confluence” exposing it on port 9000 and </w:t>
      </w:r>
      <w:r w:rsidR="1AADD9C6" w:rsidRPr="00D309B7">
        <w:t>interface “outside”. The classification rule will be installed to match any traffic coming from any source</w:t>
      </w:r>
      <w:r w:rsidR="2D64F145" w:rsidRPr="00D309B7">
        <w:t xml:space="preserve"> and destined to “outside” interface IP and port 9000.</w:t>
      </w:r>
    </w:p>
    <w:p w14:paraId="5521635B" w14:textId="77777777" w:rsidR="000C7CDB" w:rsidRDefault="000C7CDB" w:rsidP="007608A8"/>
    <w:p w14:paraId="40808251" w14:textId="3640DF9F" w:rsidR="000C7CDB" w:rsidRDefault="009E229B" w:rsidP="007608A8">
      <w:r>
        <w:t xml:space="preserve">The auth classification rules can be viewed </w:t>
      </w:r>
      <w:r w:rsidR="003501BE">
        <w:t>through “show asp table classify domain zero-trust” CLI and a typical classification rule would look like:</w:t>
      </w:r>
    </w:p>
    <w:p w14:paraId="48D088F1" w14:textId="77777777" w:rsidR="003501BE" w:rsidRDefault="003501BE" w:rsidP="007608A8"/>
    <w:p w14:paraId="74906D82" w14:textId="77777777" w:rsidR="001A00C0" w:rsidRPr="001A00C0" w:rsidRDefault="001A00C0" w:rsidP="007608A8">
      <w:r w:rsidRPr="001A00C0">
        <w:t>Input Table</w:t>
      </w:r>
    </w:p>
    <w:p w14:paraId="63C61075" w14:textId="6EA77039" w:rsidR="001A00C0" w:rsidRPr="001A00C0" w:rsidRDefault="001A00C0">
      <w:pPr>
        <w:pStyle w:val="Code"/>
        <w:pPrChange w:id="176" w:author="George Koikara (gkoikara)" w:date="2022-11-05T10:33:00Z">
          <w:pPr/>
        </w:pPrChange>
      </w:pPr>
      <w:r w:rsidRPr="001A00C0">
        <w:t xml:space="preserve">in  </w:t>
      </w:r>
      <w:r w:rsidR="00940C2C">
        <w:t xml:space="preserve">  </w:t>
      </w:r>
      <w:r w:rsidRPr="001A00C0">
        <w:t>id=0x15196d876970, priority=13, domain=z</w:t>
      </w:r>
      <w:r w:rsidR="000E1C3A">
        <w:t>ero-trust</w:t>
      </w:r>
      <w:r w:rsidRPr="001A00C0">
        <w:t>, deny=false</w:t>
      </w:r>
    </w:p>
    <w:p w14:paraId="40724407" w14:textId="7A82765F" w:rsidR="001A00C0" w:rsidRPr="001A00C0" w:rsidRDefault="00873E1E">
      <w:pPr>
        <w:pStyle w:val="Code"/>
        <w:pPrChange w:id="177" w:author="George Koikara (gkoikara)" w:date="2022-11-05T10:33:00Z">
          <w:pPr/>
        </w:pPrChange>
      </w:pPr>
      <w:r>
        <w:tab/>
      </w:r>
      <w:r w:rsidR="001A00C0" w:rsidRPr="001A00C0">
        <w:t>hits=0, user_data=0x0, cs_id=0x0, reverse, flags=0x0, protocol=6</w:t>
      </w:r>
    </w:p>
    <w:p w14:paraId="7AA88D1E" w14:textId="77777777" w:rsidR="001A00C0" w:rsidRPr="001A00C0" w:rsidRDefault="001A00C0">
      <w:pPr>
        <w:pStyle w:val="Code"/>
        <w:pPrChange w:id="178" w:author="George Koikara (gkoikara)" w:date="2022-11-05T10:33:00Z">
          <w:pPr/>
        </w:pPrChange>
      </w:pPr>
      <w:r w:rsidRPr="001A00C0">
        <w:tab/>
        <w:t>src ip/id=0.0.0.0, mask=0.0.0.0, port=0, tag=any</w:t>
      </w:r>
    </w:p>
    <w:p w14:paraId="2F3AAA2A" w14:textId="307E12CF" w:rsidR="001A00C0" w:rsidRPr="001A00C0" w:rsidRDefault="001A00C0">
      <w:pPr>
        <w:pStyle w:val="Code"/>
        <w:pPrChange w:id="179" w:author="George Koikara (gkoikara)" w:date="2022-11-05T10:33:00Z">
          <w:pPr/>
        </w:pPrChange>
      </w:pPr>
      <w:r w:rsidRPr="001A00C0">
        <w:tab/>
        <w:t>dst ip/id=172.16.77.0, mask=255.255.255.0, port=900</w:t>
      </w:r>
      <w:r w:rsidR="000E1C3A">
        <w:t>0</w:t>
      </w:r>
      <w:r w:rsidRPr="001A00C0">
        <w:t>, tag=any</w:t>
      </w:r>
    </w:p>
    <w:p w14:paraId="789EE73E" w14:textId="77777777" w:rsidR="001A00C0" w:rsidRPr="001A00C0" w:rsidRDefault="001A00C0">
      <w:pPr>
        <w:pStyle w:val="Code"/>
        <w:pPrChange w:id="180" w:author="George Koikara (gkoikara)" w:date="2022-11-05T10:33:00Z">
          <w:pPr/>
        </w:pPrChange>
      </w:pPr>
      <w:r w:rsidRPr="001A00C0">
        <w:tab/>
        <w:t>src nsg_id=none, dst nsg_id=none</w:t>
      </w:r>
    </w:p>
    <w:p w14:paraId="5B58B27A" w14:textId="17007740" w:rsidR="003501BE" w:rsidRPr="00D309B7" w:rsidRDefault="001A00C0">
      <w:pPr>
        <w:pStyle w:val="Code"/>
        <w:pPrChange w:id="181" w:author="George Koikara (gkoikara)" w:date="2022-11-05T10:33:00Z">
          <w:pPr/>
        </w:pPrChange>
      </w:pPr>
      <w:r w:rsidRPr="001A00C0">
        <w:tab/>
        <w:t>dscp=0x0, input_ifc=</w:t>
      </w:r>
      <w:r w:rsidR="000E1C3A">
        <w:t>Outside</w:t>
      </w:r>
      <w:r w:rsidRPr="001A00C0">
        <w:t>(vrfid:0), output_ifc=any</w:t>
      </w:r>
    </w:p>
    <w:p w14:paraId="6A43E92B" w14:textId="1F241AAB" w:rsidR="1941E27C" w:rsidRDefault="281F42E9" w:rsidP="005D7591">
      <w:pPr>
        <w:pStyle w:val="Heading3"/>
      </w:pPr>
      <w:bookmarkStart w:id="182" w:name="_Toc118293423"/>
      <w:bookmarkStart w:id="183" w:name="_Toc142917822"/>
      <w:r>
        <w:t>Auth Database Population</w:t>
      </w:r>
      <w:bookmarkEnd w:id="182"/>
      <w:bookmarkEnd w:id="183"/>
    </w:p>
    <w:p w14:paraId="7A63FC74" w14:textId="2CF21379" w:rsidR="3870EE1B" w:rsidRPr="00D309B7" w:rsidRDefault="3870EE1B" w:rsidP="007608A8">
      <w:r w:rsidRPr="00D309B7">
        <w:t>As part of</w:t>
      </w:r>
      <w:r w:rsidR="75A1D4A5" w:rsidRPr="00D309B7">
        <w:t xml:space="preserve"> successful authentication of each user to application request</w:t>
      </w:r>
      <w:r w:rsidR="2D4D9DBD" w:rsidRPr="00D309B7">
        <w:t xml:space="preserve">, the SAML assertion will be </w:t>
      </w:r>
      <w:r w:rsidR="2A91C4E8" w:rsidRPr="00D309B7">
        <w:t xml:space="preserve">consumed and validated by SAML auth service. On successful </w:t>
      </w:r>
      <w:r w:rsidR="5AB4F8D5" w:rsidRPr="00D309B7">
        <w:t xml:space="preserve">assertion </w:t>
      </w:r>
      <w:r w:rsidR="2A91C4E8" w:rsidRPr="00D309B7">
        <w:t xml:space="preserve">consumption, the metadata will be populated as part </w:t>
      </w:r>
      <w:r w:rsidR="3EDB020A" w:rsidRPr="00D309B7">
        <w:t>of</w:t>
      </w:r>
      <w:r w:rsidR="2A91C4E8" w:rsidRPr="00D309B7">
        <w:t xml:space="preserve"> </w:t>
      </w:r>
      <w:r w:rsidR="7209162C" w:rsidRPr="00D309B7">
        <w:t xml:space="preserve">which </w:t>
      </w:r>
      <w:r w:rsidR="2A91C4E8" w:rsidRPr="00D309B7">
        <w:t xml:space="preserve">the authentication </w:t>
      </w:r>
      <w:r w:rsidR="10401929" w:rsidRPr="00D309B7">
        <w:t>database</w:t>
      </w:r>
      <w:r w:rsidR="66E5C5CE" w:rsidRPr="00D309B7">
        <w:t xml:space="preserve"> is populated with details such as Client IP, User, Cookie, Application</w:t>
      </w:r>
      <w:r w:rsidR="6348FEE9" w:rsidRPr="00D309B7">
        <w:t xml:space="preserve">. The validity of this metadata is timebound and </w:t>
      </w:r>
      <w:r w:rsidR="126738F5" w:rsidRPr="00D309B7">
        <w:t>removed from authentication database on expiration.</w:t>
      </w:r>
    </w:p>
    <w:p w14:paraId="67AE0AEA" w14:textId="6FABFB7B" w:rsidR="00332D06" w:rsidRDefault="70445DC7" w:rsidP="005D7591">
      <w:pPr>
        <w:pStyle w:val="Heading3"/>
      </w:pPr>
      <w:bookmarkStart w:id="184" w:name="_Toc118293424"/>
      <w:bookmarkStart w:id="185" w:name="_Toc142917823"/>
      <w:r>
        <w:t>Auth Database Validation</w:t>
      </w:r>
      <w:bookmarkEnd w:id="184"/>
      <w:bookmarkEnd w:id="185"/>
    </w:p>
    <w:p w14:paraId="35E88E36" w14:textId="31263A9D" w:rsidR="732987CC" w:rsidRPr="00D309B7" w:rsidRDefault="732987CC" w:rsidP="007608A8">
      <w:r w:rsidRPr="00D309B7">
        <w:t xml:space="preserve">The first packet of each new connection will be subjected to datapath classification rules. When the traffic matches ZTNA authorization classification rule, </w:t>
      </w:r>
      <w:r w:rsidR="4401525B" w:rsidRPr="00D309B7">
        <w:t xml:space="preserve">we lookup for a matching entry in authentication database. If we have a matching entry, then we allow the connection to progress further. If we do not find a matching entry, we will intercept the connection and redirect client </w:t>
      </w:r>
      <w:r w:rsidR="3BED40B5" w:rsidRPr="00D309B7">
        <w:t>to the application’s external URL for re-authentication.</w:t>
      </w:r>
    </w:p>
    <w:p w14:paraId="5D0314BB" w14:textId="221077FA" w:rsidR="00F67827" w:rsidRDefault="70445DC7" w:rsidP="005D7591">
      <w:pPr>
        <w:pStyle w:val="Heading3"/>
      </w:pPr>
      <w:bookmarkStart w:id="186" w:name="_Toc118293425"/>
      <w:bookmarkStart w:id="187" w:name="_Toc142917824"/>
      <w:r>
        <w:t>Cookie Validation</w:t>
      </w:r>
      <w:bookmarkEnd w:id="186"/>
      <w:bookmarkEnd w:id="187"/>
    </w:p>
    <w:p w14:paraId="772D9FF6" w14:textId="510B070D" w:rsidR="572E62E2" w:rsidRPr="00D309B7" w:rsidRDefault="572E62E2" w:rsidP="007608A8">
      <w:r w:rsidRPr="00D309B7">
        <w:t xml:space="preserve">The validation of connections against authentication database for authorization is a first step towards ensuring </w:t>
      </w:r>
      <w:r w:rsidR="0E0A9823" w:rsidRPr="00D309B7">
        <w:t>zero trust</w:t>
      </w:r>
      <w:r w:rsidR="3B9CF51E" w:rsidRPr="00D309B7">
        <w:t xml:space="preserve">. But that alone may not be sufficient in scenarios where there are subsequent connections from the same authenticated user. In such cases, we </w:t>
      </w:r>
      <w:r w:rsidR="5F6BFC6E" w:rsidRPr="00D309B7">
        <w:t xml:space="preserve">need to authorize requests </w:t>
      </w:r>
      <w:r w:rsidR="1BD69E5A" w:rsidRPr="00D309B7">
        <w:t>through cookie validation.</w:t>
      </w:r>
    </w:p>
    <w:p w14:paraId="05E361EB" w14:textId="5C914F9E" w:rsidR="1941E27C" w:rsidRDefault="1941E27C" w:rsidP="007608A8"/>
    <w:p w14:paraId="73609EDC" w14:textId="031C8A88" w:rsidR="13C2AD05" w:rsidRDefault="13C2AD05" w:rsidP="007608A8">
      <w:r w:rsidRPr="00D309B7">
        <w:t>For each HTTP(s) request from a user to ZTNA protected application, we need to extract the cookie from request headers and validate it</w:t>
      </w:r>
      <w:r w:rsidR="5EA5D820" w:rsidRPr="00D309B7">
        <w:t xml:space="preserve"> against the metadata populated for that user&lt;-&gt;app </w:t>
      </w:r>
      <w:r w:rsidR="37FA7C5F" w:rsidRPr="00D309B7">
        <w:t>session.</w:t>
      </w:r>
    </w:p>
    <w:p w14:paraId="03F4F2A6" w14:textId="77777777" w:rsidR="00101906" w:rsidRDefault="00101906" w:rsidP="007608A8"/>
    <w:p w14:paraId="23572C74" w14:textId="77777777" w:rsidR="00CA43EC" w:rsidRDefault="00101906" w:rsidP="007608A8">
      <w:r>
        <w:t xml:space="preserve">The cookie validation is handled in Snort and only Snort 3 </w:t>
      </w:r>
      <w:r w:rsidR="00F546F5">
        <w:t xml:space="preserve">inspectors are being modified to handle this. </w:t>
      </w:r>
    </w:p>
    <w:p w14:paraId="0B6895CA" w14:textId="2B2AC869" w:rsidR="00101906" w:rsidRPr="00CA43EC" w:rsidRDefault="00F546F5" w:rsidP="007608A8">
      <w:pPr>
        <w:rPr>
          <w:rStyle w:val="Emphasis"/>
          <w:i w:val="0"/>
          <w:iCs w:val="0"/>
        </w:rPr>
      </w:pPr>
      <w:r w:rsidRPr="00390ACC">
        <w:rPr>
          <w:rStyle w:val="Emphasis"/>
        </w:rPr>
        <w:t>Thus</w:t>
      </w:r>
      <w:r w:rsidR="00CA43EC">
        <w:rPr>
          <w:rStyle w:val="Emphasis"/>
        </w:rPr>
        <w:t>,</w:t>
      </w:r>
      <w:r w:rsidRPr="00390ACC">
        <w:rPr>
          <w:rStyle w:val="Emphasis"/>
        </w:rPr>
        <w:t xml:space="preserve"> this feature can be used only if Snort 3 is enabled on the FTD device. </w:t>
      </w:r>
    </w:p>
    <w:p w14:paraId="09868448" w14:textId="47C72FFA" w:rsidR="00F67827" w:rsidRDefault="59E67B1B" w:rsidP="00047D62">
      <w:pPr>
        <w:pStyle w:val="Heading4"/>
      </w:pPr>
      <w:r>
        <w:t xml:space="preserve">Cookie Propagation </w:t>
      </w:r>
      <w:r w:rsidR="6F5A7B7D">
        <w:t>f</w:t>
      </w:r>
      <w:r>
        <w:t>rom Lina to Snort</w:t>
      </w:r>
    </w:p>
    <w:p w14:paraId="75C9C1BA" w14:textId="767A6282" w:rsidR="344587CD" w:rsidRPr="00D309B7" w:rsidRDefault="344587CD" w:rsidP="007608A8">
      <w:r w:rsidRPr="00D309B7">
        <w:t xml:space="preserve">Lina will perform SAML assertion validation and populate the metadata. Lina will also populate cookies that are shared with client so that client and produce them in the actual application </w:t>
      </w:r>
      <w:r w:rsidR="44C36B73" w:rsidRPr="00D309B7">
        <w:t>requests. These cookies will be made available to Snort so that it can validate the cookies in HTTP(s) requests</w:t>
      </w:r>
      <w:r w:rsidR="1BEF9135" w:rsidRPr="00D309B7">
        <w:t xml:space="preserve"> as part of connection authorization.</w:t>
      </w:r>
    </w:p>
    <w:p w14:paraId="0F1542E3" w14:textId="2A949E7E" w:rsidR="1941E27C" w:rsidRPr="00D309B7" w:rsidRDefault="1941E27C" w:rsidP="007608A8"/>
    <w:p w14:paraId="4399CEF1" w14:textId="16EBE05D" w:rsidR="1BEF9135" w:rsidRPr="00D309B7" w:rsidRDefault="1BEF9135" w:rsidP="007608A8">
      <w:r w:rsidRPr="00D309B7">
        <w:t xml:space="preserve">As soon as the first packet of a new connection is validated against ZTNA auth classification rule and sent to Snort, lina will extract the related cookies and application URL of the </w:t>
      </w:r>
      <w:r w:rsidR="07F8B7B1" w:rsidRPr="00D309B7">
        <w:t>respective session from authentication database, pack them into TLV formatted structure and send it across to Snort via PDTS.</w:t>
      </w:r>
      <w:r w:rsidR="44C36B73" w:rsidRPr="00D309B7">
        <w:t xml:space="preserve"> </w:t>
      </w:r>
      <w:r w:rsidR="70467292" w:rsidRPr="00D309B7">
        <w:t>Lina will also set a ZTNA flow flag so that Snort can identify such flows.</w:t>
      </w:r>
    </w:p>
    <w:p w14:paraId="5B3B3BAF" w14:textId="24E2FD17" w:rsidR="00F67827" w:rsidRDefault="70445DC7" w:rsidP="00047D62">
      <w:pPr>
        <w:pStyle w:val="Heading4"/>
      </w:pPr>
      <w:r>
        <w:lastRenderedPageBreak/>
        <w:t>Snort Cookie Validation</w:t>
      </w:r>
    </w:p>
    <w:p w14:paraId="0AF1141C" w14:textId="6ACD231F" w:rsidR="73FB6724" w:rsidRPr="00D309B7" w:rsidRDefault="73FB6724" w:rsidP="007608A8">
      <w:r w:rsidRPr="00D309B7">
        <w:t>DAQ on the Snort side will receive and process the message containing cookies and application URL.</w:t>
      </w:r>
      <w:r w:rsidR="11761342" w:rsidRPr="00D309B7">
        <w:t xml:space="preserve"> It will unpack the TLVs into a local data structure and store it as part of daq headers.</w:t>
      </w:r>
    </w:p>
    <w:p w14:paraId="02C8F6A9" w14:textId="67107879" w:rsidR="1941E27C" w:rsidRPr="00D309B7" w:rsidRDefault="1941E27C" w:rsidP="007608A8"/>
    <w:p w14:paraId="263CB4A5" w14:textId="70306075" w:rsidR="6912111A" w:rsidRPr="00D309B7" w:rsidRDefault="6912111A" w:rsidP="007608A8">
      <w:r w:rsidRPr="00D309B7">
        <w:t>As part of HTTP(s) request processing, o</w:t>
      </w:r>
      <w:r w:rsidR="11761342" w:rsidRPr="00D309B7">
        <w:t>nce the cookie header is processed and cookie values are extracted, Snort will invoke a DAQ IOCTL API to fetch the lina shared cookies.</w:t>
      </w:r>
      <w:r w:rsidR="4921DC59" w:rsidRPr="00D309B7">
        <w:t xml:space="preserve"> Snort will match the cookie in request header with locally stored cookie values. The packet as well as connection will be allowed if there is a match. If not, the packet will be </w:t>
      </w:r>
      <w:r w:rsidR="1A697EFF" w:rsidRPr="00D309B7">
        <w:t>dropped,</w:t>
      </w:r>
      <w:r w:rsidR="4921DC59" w:rsidRPr="00D309B7">
        <w:t xml:space="preserve"> and a </w:t>
      </w:r>
      <w:r w:rsidR="2E7074DA" w:rsidRPr="00D309B7">
        <w:t xml:space="preserve">307 redirect message is built with location set to application URL and injected </w:t>
      </w:r>
      <w:r w:rsidR="08F1D36E" w:rsidRPr="00D309B7">
        <w:t>towards client and the connection will be terminated.</w:t>
      </w:r>
    </w:p>
    <w:p w14:paraId="33142589" w14:textId="52744E0E" w:rsidR="007F5EAF" w:rsidRDefault="454FE3F2" w:rsidP="005D7591">
      <w:pPr>
        <w:pStyle w:val="Heading3"/>
      </w:pPr>
      <w:bookmarkStart w:id="188" w:name="_Toc118293426"/>
      <w:bookmarkStart w:id="189" w:name="_Toc142917825"/>
      <w:r>
        <w:t>Re-authenticating Users</w:t>
      </w:r>
      <w:bookmarkEnd w:id="188"/>
      <w:bookmarkEnd w:id="189"/>
    </w:p>
    <w:p w14:paraId="35F62A1F" w14:textId="75C7FBDF" w:rsidR="5C58E846" w:rsidRPr="00D309B7" w:rsidRDefault="5C58E846" w:rsidP="007608A8">
      <w:r w:rsidRPr="00D309B7">
        <w:t>Users are re-authenticated against application access requests whenever there are authorization failures. Th</w:t>
      </w:r>
      <w:r w:rsidR="7DEEBBBD" w:rsidRPr="00D309B7">
        <w:t>is</w:t>
      </w:r>
      <w:r w:rsidRPr="00D309B7">
        <w:t xml:space="preserve"> authorization</w:t>
      </w:r>
      <w:r w:rsidR="3979AD7B" w:rsidRPr="00D309B7">
        <w:t xml:space="preserve"> happens </w:t>
      </w:r>
      <w:r w:rsidR="1C98B772" w:rsidRPr="00D309B7">
        <w:t>locally</w:t>
      </w:r>
      <w:r w:rsidR="3979AD7B" w:rsidRPr="00D309B7">
        <w:t xml:space="preserve"> to FTD and is done </w:t>
      </w:r>
      <w:r w:rsidR="75E44F66" w:rsidRPr="00D309B7">
        <w:t>on</w:t>
      </w:r>
      <w:r w:rsidR="3979AD7B" w:rsidRPr="00D309B7">
        <w:t xml:space="preserve"> two levels.</w:t>
      </w:r>
    </w:p>
    <w:p w14:paraId="5EAF9F64" w14:textId="1449699E" w:rsidR="007F5EAF" w:rsidRDefault="454FE3F2" w:rsidP="00047D62">
      <w:pPr>
        <w:pStyle w:val="Heading4"/>
      </w:pPr>
      <w:r>
        <w:t>Auth DB Validation Failures</w:t>
      </w:r>
    </w:p>
    <w:p w14:paraId="375D7CA7" w14:textId="5313E563" w:rsidR="5743F901" w:rsidRPr="00D309B7" w:rsidRDefault="5743F901" w:rsidP="007608A8">
      <w:r w:rsidRPr="00D309B7">
        <w:t>Whenever FTD receive</w:t>
      </w:r>
      <w:r w:rsidR="7883B607" w:rsidRPr="00D309B7">
        <w:t>s</w:t>
      </w:r>
      <w:r w:rsidRPr="00D309B7">
        <w:t xml:space="preserve"> a connection destined to protected application without a matching authentication database entry, the connection will be </w:t>
      </w:r>
      <w:r w:rsidR="7F9DFFC2" w:rsidRPr="00D309B7">
        <w:t>intercepted,</w:t>
      </w:r>
      <w:r w:rsidRPr="00D309B7">
        <w:t xml:space="preserve"> and the client will be redirected to application’s external URL for re-authentication</w:t>
      </w:r>
      <w:r w:rsidR="3AB91969" w:rsidRPr="00D309B7">
        <w:t>.</w:t>
      </w:r>
    </w:p>
    <w:p w14:paraId="43D66F0D" w14:textId="1FAAF798" w:rsidR="1941E27C" w:rsidRPr="00D309B7" w:rsidRDefault="1941E27C" w:rsidP="007608A8"/>
    <w:p w14:paraId="01FFF528" w14:textId="339AF49E" w:rsidR="65CC4871" w:rsidRPr="00D309B7" w:rsidRDefault="65CC4871" w:rsidP="007608A8">
      <w:r w:rsidRPr="00D309B7">
        <w:t>This invalidation can also happen due to expiry of the authentication database entry or</w:t>
      </w:r>
      <w:r w:rsidR="611714EC" w:rsidRPr="00D309B7">
        <w:t xml:space="preserve"> forceful removal of an entry due to posture invalidation.</w:t>
      </w:r>
      <w:r w:rsidRPr="00D309B7">
        <w:t xml:space="preserve">  </w:t>
      </w:r>
    </w:p>
    <w:p w14:paraId="5F658280" w14:textId="49351354" w:rsidR="007F5EAF" w:rsidRPr="007F5EAF" w:rsidRDefault="632DC66D" w:rsidP="00047D62">
      <w:pPr>
        <w:pStyle w:val="Heading4"/>
      </w:pPr>
      <w:r>
        <w:t>S</w:t>
      </w:r>
      <w:r w:rsidR="4D7786C0">
        <w:t>nort Cookie Validation Failures</w:t>
      </w:r>
    </w:p>
    <w:p w14:paraId="7DEBA3F6" w14:textId="7147A060" w:rsidR="16B43456" w:rsidRDefault="16B43456" w:rsidP="007608A8">
      <w:pPr>
        <w:rPr>
          <w:ins w:id="190" w:author="George Koikara (gkoikara)" w:date="2022-11-05T10:33:00Z"/>
        </w:rPr>
      </w:pPr>
      <w:r>
        <w:t>Whenever FT</w:t>
      </w:r>
      <w:r w:rsidR="60A9B4AB">
        <w:t>D</w:t>
      </w:r>
      <w:r>
        <w:t xml:space="preserve"> receives a connection destined to protected application with a matching authentication database entry but </w:t>
      </w:r>
      <w:r w:rsidR="3BA8E5EE">
        <w:t>does not contain a valid cookie in the HTTP(s)</w:t>
      </w:r>
      <w:r>
        <w:t xml:space="preserve"> request header</w:t>
      </w:r>
      <w:r w:rsidR="3853AD1C">
        <w:t>, the client will be redirected to applications external URL for re-authentication and the connection will get terminated.</w:t>
      </w:r>
    </w:p>
    <w:p w14:paraId="2199D553" w14:textId="05E35064" w:rsidR="00B0789B" w:rsidRDefault="00B0789B" w:rsidP="007608A8">
      <w:pPr>
        <w:rPr>
          <w:ins w:id="191" w:author="George Koikara (gkoikara)" w:date="2022-11-05T10:33:00Z"/>
        </w:rPr>
      </w:pPr>
    </w:p>
    <w:p w14:paraId="7C8FCAAA" w14:textId="57E4DABC" w:rsidR="00B0789B" w:rsidRDefault="00B0789B" w:rsidP="00B0789B">
      <w:pPr>
        <w:pStyle w:val="Heading4"/>
        <w:rPr>
          <w:ins w:id="192" w:author="George Koikara (gkoikara)" w:date="2022-11-05T10:34:00Z"/>
        </w:rPr>
      </w:pPr>
      <w:ins w:id="193" w:author="George Koikara (gkoikara)" w:date="2022-11-05T10:33:00Z">
        <w:r>
          <w:t>Applying ZT Application Policy</w:t>
        </w:r>
      </w:ins>
    </w:p>
    <w:p w14:paraId="01A84986" w14:textId="21756B71" w:rsidR="00B0789B" w:rsidRDefault="00B0789B" w:rsidP="00B0789B">
      <w:pPr>
        <w:rPr>
          <w:ins w:id="194" w:author="George Koikara (gkoikara)" w:date="2022-11-05T10:38:00Z"/>
        </w:rPr>
      </w:pPr>
      <w:ins w:id="195" w:author="George Koikara (gkoikara)" w:date="2022-11-05T10:34:00Z">
        <w:r>
          <w:t xml:space="preserve">Every ZTNA flow would be subject to the ZT Application Policy. In the post authentication phase when the </w:t>
        </w:r>
      </w:ins>
      <w:ins w:id="196" w:author="George Koikara (gkoikara)" w:date="2022-11-05T10:35:00Z">
        <w:r>
          <w:t>traffic hits the application specific port, LINA would notify Snort and SSL modules using a ‘</w:t>
        </w:r>
      </w:ins>
      <w:ins w:id="197" w:author="George Koikara (gkoikara)" w:date="2022-11-05T10:36:00Z">
        <w:r>
          <w:t xml:space="preserve">ZTNA flow’ </w:t>
        </w:r>
      </w:ins>
      <w:ins w:id="198" w:author="George Koikara (gkoikara)" w:date="2022-11-05T10:35:00Z">
        <w:r>
          <w:t>flag</w:t>
        </w:r>
      </w:ins>
      <w:ins w:id="199" w:author="George Koikara (gkoikara)" w:date="2022-11-05T10:36:00Z">
        <w:r>
          <w:t xml:space="preserve">. </w:t>
        </w:r>
      </w:ins>
      <w:ins w:id="200" w:author="George Koikara (gkoikara)" w:date="2022-11-05T10:37:00Z">
        <w:r w:rsidR="003242A0">
          <w:t xml:space="preserve">The </w:t>
        </w:r>
      </w:ins>
      <w:ins w:id="201" w:author="George Koikara (gkoikara)" w:date="2022-11-05T10:36:00Z">
        <w:r w:rsidR="003242A0">
          <w:t xml:space="preserve">SSL engine will use this flag to </w:t>
        </w:r>
      </w:ins>
      <w:ins w:id="202" w:author="George Koikara (gkoikara)" w:date="2022-11-05T10:37:00Z">
        <w:r w:rsidR="003242A0">
          <w:t>compare</w:t>
        </w:r>
      </w:ins>
      <w:ins w:id="203" w:author="George Koikara (gkoikara)" w:date="2022-11-05T10:36:00Z">
        <w:r w:rsidR="003242A0">
          <w:t xml:space="preserve"> the SSL rules specific to the ZTNA applications</w:t>
        </w:r>
      </w:ins>
      <w:ins w:id="204" w:author="George Koikara (gkoikara)" w:date="2022-11-05T10:37:00Z">
        <w:r w:rsidR="003242A0">
          <w:t xml:space="preserve">. On the Snort side, this ZTNA flag will be used by the firewall module to associate the right threat policy to the flow. </w:t>
        </w:r>
      </w:ins>
    </w:p>
    <w:p w14:paraId="30A79D07" w14:textId="1EE1E900" w:rsidR="003242A0" w:rsidRPr="00B0789B" w:rsidRDefault="003242A0" w:rsidP="00B0789B">
      <w:ins w:id="205" w:author="George Koikara (gkoikara)" w:date="2022-11-05T10:38:00Z">
        <w:r>
          <w:t xml:space="preserve">In case the administrator has chosen not to associate a threat policy with an application, the firewall module, after cookie validation, will whitelist the flow to bypass </w:t>
        </w:r>
      </w:ins>
      <w:ins w:id="206" w:author="George Koikara (gkoikara)" w:date="2022-11-05T10:39:00Z">
        <w:r>
          <w:t xml:space="preserve">snort inspection. </w:t>
        </w:r>
      </w:ins>
    </w:p>
    <w:p w14:paraId="746FBD31" w14:textId="222958FF" w:rsidR="002D7F1D" w:rsidRDefault="00286579" w:rsidP="005D7591">
      <w:pPr>
        <w:pStyle w:val="Heading2"/>
      </w:pPr>
      <w:bookmarkStart w:id="207" w:name="_Toc118293427"/>
      <w:bookmarkStart w:id="208" w:name="_Toc142917826"/>
      <w:r>
        <w:t>Application groups</w:t>
      </w:r>
      <w:bookmarkEnd w:id="207"/>
      <w:bookmarkEnd w:id="208"/>
    </w:p>
    <w:p w14:paraId="471A15E9" w14:textId="7CA83B64" w:rsidR="00D92F0C" w:rsidRDefault="00A9524F" w:rsidP="007608A8">
      <w:r>
        <w:t>Need for supporting application groups:</w:t>
      </w:r>
    </w:p>
    <w:p w14:paraId="5CFB66CF" w14:textId="77777777" w:rsidR="00E5621C" w:rsidRDefault="00E5621C" w:rsidP="007608A8"/>
    <w:p w14:paraId="2747E70F" w14:textId="465F9842" w:rsidR="00E8380C" w:rsidRDefault="00D92F0C" w:rsidP="00390ACC">
      <w:pPr>
        <w:pStyle w:val="ListParagraph"/>
        <w:numPr>
          <w:ilvl w:val="0"/>
          <w:numId w:val="38"/>
        </w:numPr>
      </w:pPr>
      <w:r>
        <w:t>Each application needs configuration on IdP</w:t>
      </w:r>
      <w:r w:rsidR="006E0FA6">
        <w:t xml:space="preserve">. </w:t>
      </w:r>
      <w:r w:rsidR="00B561D2">
        <w:t>And IdP details for each app</w:t>
      </w:r>
      <w:r w:rsidR="005F7D98">
        <w:t>lication</w:t>
      </w:r>
      <w:r w:rsidR="00B561D2">
        <w:t xml:space="preserve"> </w:t>
      </w:r>
      <w:r w:rsidR="00E5621C">
        <w:t>must</w:t>
      </w:r>
      <w:r w:rsidR="00B561D2">
        <w:t xml:space="preserve"> be configured on FMC. It becomes difficult to </w:t>
      </w:r>
      <w:r w:rsidR="002D3781">
        <w:t>manage it in both places.</w:t>
      </w:r>
    </w:p>
    <w:p w14:paraId="1C702A8D" w14:textId="27E44F06" w:rsidR="00D92F0C" w:rsidRDefault="0081061C" w:rsidP="00390ACC">
      <w:pPr>
        <w:pStyle w:val="ListParagraph"/>
        <w:numPr>
          <w:ilvl w:val="0"/>
          <w:numId w:val="38"/>
        </w:numPr>
      </w:pPr>
      <w:r>
        <w:t>Redirecting e</w:t>
      </w:r>
      <w:r w:rsidR="00D92F0C">
        <w:t>nd user</w:t>
      </w:r>
      <w:r>
        <w:t xml:space="preserve"> to IdP </w:t>
      </w:r>
      <w:r w:rsidR="000D273A">
        <w:t>for each application</w:t>
      </w:r>
      <w:r>
        <w:t xml:space="preserve"> </w:t>
      </w:r>
      <w:r w:rsidR="005578D2">
        <w:t xml:space="preserve">access </w:t>
      </w:r>
      <w:r>
        <w:t>is not good experience. It also increases load on IdP</w:t>
      </w:r>
      <w:r w:rsidR="0096400C">
        <w:t>, which might have cap on number of auth</w:t>
      </w:r>
      <w:r w:rsidR="00135AD0">
        <w:t>entication</w:t>
      </w:r>
      <w:r w:rsidR="0096400C">
        <w:t xml:space="preserve">s per </w:t>
      </w:r>
      <w:r w:rsidR="009C327A">
        <w:t>second.</w:t>
      </w:r>
    </w:p>
    <w:p w14:paraId="60E6FC5A" w14:textId="77777777" w:rsidR="000D273A" w:rsidRDefault="000D273A" w:rsidP="00BF50E2"/>
    <w:p w14:paraId="3AB755EA" w14:textId="7CB86E38" w:rsidR="006A31EB" w:rsidRDefault="002D3781" w:rsidP="007608A8">
      <w:r>
        <w:lastRenderedPageBreak/>
        <w:t xml:space="preserve">With application groups, </w:t>
      </w:r>
      <w:r w:rsidR="00603587">
        <w:t xml:space="preserve">same IdP </w:t>
      </w:r>
      <w:r w:rsidR="00C4494C">
        <w:t xml:space="preserve">configuration can be used for multiple applications. </w:t>
      </w:r>
      <w:r w:rsidR="00D10731">
        <w:t xml:space="preserve">Application which is part of a group will </w:t>
      </w:r>
      <w:r w:rsidR="00D21B83">
        <w:t>inherit the group</w:t>
      </w:r>
      <w:r w:rsidR="0018508C">
        <w:t xml:space="preserve">’s </w:t>
      </w:r>
      <w:r w:rsidR="00173464">
        <w:t>SAML configuration</w:t>
      </w:r>
      <w:r w:rsidR="00A96D13">
        <w:t>.</w:t>
      </w:r>
    </w:p>
    <w:p w14:paraId="1B3C2C9E" w14:textId="7DC9AC95" w:rsidR="00BF4517" w:rsidRDefault="00BF4517" w:rsidP="007608A8"/>
    <w:p w14:paraId="3CEEBD3A" w14:textId="1E400B03" w:rsidR="00BF4517" w:rsidRPr="00E8380C" w:rsidRDefault="00BF4517" w:rsidP="007608A8">
      <w:r>
        <w:t xml:space="preserve">When end user </w:t>
      </w:r>
      <w:r w:rsidR="00123D10">
        <w:t xml:space="preserve">tries to access an application which is part of group, </w:t>
      </w:r>
      <w:r w:rsidR="00CD1FB2">
        <w:t>user</w:t>
      </w:r>
      <w:r w:rsidR="00365982">
        <w:t xml:space="preserve"> will be authenticated </w:t>
      </w:r>
      <w:r w:rsidR="00D86606">
        <w:t xml:space="preserve">to the group </w:t>
      </w:r>
      <w:r w:rsidR="00E45A89">
        <w:t xml:space="preserve">the </w:t>
      </w:r>
      <w:r w:rsidR="00D86606">
        <w:t xml:space="preserve">first time. </w:t>
      </w:r>
      <w:r w:rsidR="00CD1FB2">
        <w:t>Later, w</w:t>
      </w:r>
      <w:r w:rsidR="00D86606">
        <w:t xml:space="preserve">hen user tries to access other apps in same group, </w:t>
      </w:r>
      <w:r w:rsidR="00A25D41">
        <w:t>will be allowed without redirecting to IdP.</w:t>
      </w:r>
    </w:p>
    <w:p w14:paraId="1D37BCBC" w14:textId="0EAD8C1E" w:rsidR="00286579" w:rsidRPr="00C9764A" w:rsidRDefault="00286579" w:rsidP="007608A8"/>
    <w:p w14:paraId="2483DEFE" w14:textId="5E6F71DB" w:rsidR="00202E1D" w:rsidRDefault="00202E1D" w:rsidP="005D7591">
      <w:pPr>
        <w:pStyle w:val="Heading2"/>
      </w:pPr>
      <w:bookmarkStart w:id="209" w:name="_Toc118293428"/>
      <w:bookmarkStart w:id="210" w:name="_Toc142917827"/>
      <w:r>
        <w:t>HTTP2 protocol support</w:t>
      </w:r>
      <w:bookmarkEnd w:id="209"/>
      <w:bookmarkEnd w:id="210"/>
    </w:p>
    <w:p w14:paraId="619C9B23" w14:textId="2870F8E6" w:rsidR="00806234" w:rsidRDefault="00F6028A" w:rsidP="00806234">
      <w:pPr>
        <w:pStyle w:val="BodyText"/>
      </w:pPr>
      <w:r>
        <w:t>Currently</w:t>
      </w:r>
      <w:r w:rsidR="00202E1D" w:rsidRPr="00D309B7">
        <w:t>, webVPN authentication framework only supports HTTP</w:t>
      </w:r>
      <w:r w:rsidR="00806234">
        <w:t>/</w:t>
      </w:r>
      <w:r w:rsidR="00202E1D" w:rsidRPr="00D309B7">
        <w:t xml:space="preserve">1.1 version. </w:t>
      </w:r>
      <w:r w:rsidR="001C3A05">
        <w:t>However</w:t>
      </w:r>
      <w:r w:rsidR="004B2FC3">
        <w:t>,</w:t>
      </w:r>
      <w:r w:rsidR="001C3A05">
        <w:t xml:space="preserve"> </w:t>
      </w:r>
      <w:r w:rsidR="00806234">
        <w:t xml:space="preserve">Application traffic is expected to be in HTTP/2 </w:t>
      </w:r>
      <w:r w:rsidR="00806234" w:rsidRPr="003B5D1C">
        <w:t>as</w:t>
      </w:r>
      <w:r w:rsidR="00806234">
        <w:t xml:space="preserve"> well. During the negotiation phase of HTTP, HTTP/1.1 is used before upgrading the connection to HTTP/2. This allows using the existing WebVPN HTTP/1.1 framework for authentication before switching to the application port for data access which an still happen in HTTP/2. Providing HTTP/2 native support in the authentication phase is not warranted at the moment. </w:t>
      </w:r>
    </w:p>
    <w:p w14:paraId="5FA820A6" w14:textId="6D98A4D0" w:rsidR="00902D9C" w:rsidRDefault="76155444" w:rsidP="005D7591">
      <w:pPr>
        <w:pStyle w:val="Heading2"/>
      </w:pPr>
      <w:bookmarkStart w:id="211" w:name="_Toc118293429"/>
      <w:bookmarkStart w:id="212" w:name="_Toc118293603"/>
      <w:bookmarkStart w:id="213" w:name="_Toc118294229"/>
      <w:bookmarkStart w:id="214" w:name="_Toc118293430"/>
      <w:bookmarkStart w:id="215" w:name="_Toc118293604"/>
      <w:bookmarkStart w:id="216" w:name="_Toc118294230"/>
      <w:bookmarkStart w:id="217" w:name="_Toc118293431"/>
      <w:bookmarkStart w:id="218" w:name="_Toc142917828"/>
      <w:bookmarkEnd w:id="211"/>
      <w:bookmarkEnd w:id="212"/>
      <w:bookmarkEnd w:id="213"/>
      <w:bookmarkEnd w:id="214"/>
      <w:bookmarkEnd w:id="215"/>
      <w:bookmarkEnd w:id="216"/>
      <w:r>
        <w:t>Failover Support</w:t>
      </w:r>
      <w:bookmarkEnd w:id="217"/>
      <w:bookmarkEnd w:id="218"/>
    </w:p>
    <w:p w14:paraId="2B654F92" w14:textId="291F7930" w:rsidR="5218E670" w:rsidRPr="00D309B7" w:rsidRDefault="5218E670" w:rsidP="007608A8">
      <w:r w:rsidRPr="00D309B7">
        <w:t xml:space="preserve">All pre-auth connections destined to device IP and service port (eg: FTD outside IP and 443) </w:t>
      </w:r>
      <w:r w:rsidR="4A04D4CA" w:rsidRPr="00D309B7">
        <w:t xml:space="preserve">for authentication are not replicated </w:t>
      </w:r>
      <w:bookmarkStart w:id="219" w:name="_Int_5VAtmJS5"/>
      <w:r w:rsidR="4A04D4CA" w:rsidRPr="00D309B7">
        <w:t>to</w:t>
      </w:r>
      <w:bookmarkEnd w:id="219"/>
      <w:r w:rsidR="4A04D4CA" w:rsidRPr="00D309B7">
        <w:t xml:space="preserve"> standby.</w:t>
      </w:r>
      <w:r w:rsidR="43BFE9C0" w:rsidRPr="00D309B7">
        <w:t xml:space="preserve"> If a failover role change happens before the authentication is complete</w:t>
      </w:r>
      <w:r w:rsidR="2A4448E0" w:rsidRPr="00D309B7">
        <w:t>, the new active unit will drop packets belonging to ongoing sessions and respond with reset. Client will have to re-initiate the connections for authentication to progress further.</w:t>
      </w:r>
    </w:p>
    <w:p w14:paraId="76FFAD7D" w14:textId="17417106" w:rsidR="1941E27C" w:rsidRPr="00D309B7" w:rsidRDefault="1941E27C" w:rsidP="007608A8"/>
    <w:p w14:paraId="388BF954" w14:textId="7BDD1E25" w:rsidR="2B341565" w:rsidRPr="00D309B7" w:rsidRDefault="2B341565" w:rsidP="007608A8">
      <w:r w:rsidRPr="00D309B7">
        <w:t>On successful authentication of a user request towards a protected applicatio</w:t>
      </w:r>
      <w:r w:rsidR="1291ADAB" w:rsidRPr="00D309B7">
        <w:t>n and as part of SAML assertion consumption,</w:t>
      </w:r>
      <w:r w:rsidRPr="00D309B7">
        <w:t xml:space="preserve"> we populate an authentication database entry to validate and authorize the connections. This database entries will be replicated </w:t>
      </w:r>
      <w:bookmarkStart w:id="220" w:name="_Int_MX8St26d"/>
      <w:r w:rsidRPr="00D309B7">
        <w:t>to</w:t>
      </w:r>
      <w:bookmarkEnd w:id="220"/>
      <w:r w:rsidRPr="00D309B7">
        <w:t xml:space="preserve"> st</w:t>
      </w:r>
      <w:r w:rsidR="37F68D71" w:rsidRPr="00D309B7">
        <w:t xml:space="preserve">andby. </w:t>
      </w:r>
      <w:r w:rsidR="50A24463" w:rsidRPr="00D309B7">
        <w:t>We will respond to client with metadata only after replicating the entry to standby.</w:t>
      </w:r>
    </w:p>
    <w:p w14:paraId="64C2A0A5" w14:textId="0EBBBC21" w:rsidR="1941E27C" w:rsidRPr="00D309B7" w:rsidRDefault="1941E27C" w:rsidP="007608A8"/>
    <w:p w14:paraId="16F26651" w14:textId="67A10457" w:rsidR="2ACD8C86" w:rsidRPr="00D309B7" w:rsidRDefault="2ACD8C86" w:rsidP="007608A8">
      <w:r w:rsidRPr="00D309B7">
        <w:t xml:space="preserve">If a failover role change happens in the middle of assertion validation, the new active will reject any packets belonging to old connection as it will not have any flow state. In such cases, the client may re-initiate </w:t>
      </w:r>
      <w:r w:rsidR="1670803A" w:rsidRPr="00D309B7">
        <w:t>connection and retry sending SAML assertion.</w:t>
      </w:r>
    </w:p>
    <w:p w14:paraId="775F0DC8" w14:textId="23C0A55B" w:rsidR="1941E27C" w:rsidRPr="00D309B7" w:rsidRDefault="1941E27C" w:rsidP="007608A8"/>
    <w:p w14:paraId="0EF161A3" w14:textId="3D32DAD9" w:rsidR="1670803A" w:rsidRPr="00D309B7" w:rsidRDefault="1670803A" w:rsidP="007608A8">
      <w:r w:rsidRPr="00D309B7">
        <w:t xml:space="preserve">Post authentication, irrespective of where the authenticated session lands, we will validate it against the </w:t>
      </w:r>
      <w:r w:rsidR="4D565AC9" w:rsidRPr="00D309B7">
        <w:t>local authentication database and allow it to progress further only if there is a matching entry</w:t>
      </w:r>
      <w:r w:rsidR="6247F8FA" w:rsidRPr="00D309B7">
        <w:t xml:space="preserve"> and the cookie is validated successfully.</w:t>
      </w:r>
    </w:p>
    <w:p w14:paraId="0789B721" w14:textId="6FCA1D4F" w:rsidR="2A7D165E" w:rsidRPr="00D309B7" w:rsidRDefault="2A7D165E" w:rsidP="007608A8"/>
    <w:p w14:paraId="4C1FB8F5" w14:textId="371DA501" w:rsidR="2A7D165E" w:rsidRPr="00D309B7" w:rsidRDefault="6247F8FA" w:rsidP="007608A8">
      <w:r w:rsidRPr="00D309B7">
        <w:t xml:space="preserve">Post authentication connections are handled as regular through-the-box connections. </w:t>
      </w:r>
      <w:r w:rsidR="3631ABFC" w:rsidRPr="00D309B7">
        <w:t>Continuation of such connections across failover role changes are subject to existing support &amp; limitations.</w:t>
      </w:r>
      <w:r w:rsidRPr="00D309B7">
        <w:t xml:space="preserve"> </w:t>
      </w:r>
      <w:r w:rsidR="30B35BA8" w:rsidRPr="00D309B7">
        <w:t>For example, a TLS decrypted HTTPS connection will fail on role changes as we do not replicate the s</w:t>
      </w:r>
      <w:r w:rsidR="5B7F66AF" w:rsidRPr="00D309B7">
        <w:t>tate of the connection across units.</w:t>
      </w:r>
      <w:r w:rsidRPr="00D309B7">
        <w:t xml:space="preserve"> </w:t>
      </w:r>
    </w:p>
    <w:p w14:paraId="73B81FBC" w14:textId="4C42B627" w:rsidR="00902D9C" w:rsidRDefault="76155444" w:rsidP="005D7591">
      <w:pPr>
        <w:pStyle w:val="Heading2"/>
      </w:pPr>
      <w:bookmarkStart w:id="221" w:name="_Toc118293432"/>
      <w:bookmarkStart w:id="222" w:name="_Toc142917829"/>
      <w:r>
        <w:t>Cluster Support</w:t>
      </w:r>
      <w:bookmarkEnd w:id="221"/>
      <w:bookmarkEnd w:id="222"/>
    </w:p>
    <w:p w14:paraId="41971F2C" w14:textId="42269146" w:rsidR="16142457" w:rsidRPr="00D309B7" w:rsidRDefault="7BE042C9" w:rsidP="007608A8">
      <w:r w:rsidRPr="00D309B7">
        <w:t xml:space="preserve">All pre-auth connections destined to device IP and service port for authentication will be handled by the </w:t>
      </w:r>
      <w:r w:rsidR="6EFD5CC7" w:rsidRPr="00D309B7">
        <w:t xml:space="preserve">control </w:t>
      </w:r>
      <w:r w:rsidRPr="00D309B7">
        <w:t>node.</w:t>
      </w:r>
      <w:r w:rsidR="6679730A" w:rsidRPr="00D309B7">
        <w:t xml:space="preserve"> This is because we need to handle both</w:t>
      </w:r>
      <w:r w:rsidRPr="00D309B7">
        <w:t xml:space="preserve"> the </w:t>
      </w:r>
      <w:r w:rsidR="6679730A" w:rsidRPr="00D309B7">
        <w:t xml:space="preserve">SAML AuthN request and SAML ACS on the same node. If </w:t>
      </w:r>
      <w:r w:rsidR="645A00D7" w:rsidRPr="00D309B7">
        <w:t>the</w:t>
      </w:r>
      <w:r w:rsidR="6679730A" w:rsidRPr="00D309B7">
        <w:t xml:space="preserve"> </w:t>
      </w:r>
      <w:r w:rsidR="645A00D7" w:rsidRPr="00D309B7">
        <w:t>control node fails before the authentication is complete, the new control node will drop packets belonging to ongoing sessions and respond with reset. Client will have to re-initiate the connections for authentication to progress fu</w:t>
      </w:r>
      <w:r w:rsidR="6087702A" w:rsidRPr="00D309B7">
        <w:t>r</w:t>
      </w:r>
      <w:r w:rsidR="645A00D7" w:rsidRPr="00D309B7">
        <w:t>ther.</w:t>
      </w:r>
    </w:p>
    <w:p w14:paraId="44EA1FBD" w14:textId="05905864" w:rsidR="7B19946F" w:rsidRPr="00D309B7" w:rsidRDefault="7B19946F" w:rsidP="007608A8"/>
    <w:p w14:paraId="10367902" w14:textId="5FB1A392" w:rsidR="645A00D7" w:rsidRPr="00D309B7" w:rsidRDefault="645A00D7" w:rsidP="007608A8">
      <w:r w:rsidRPr="00D309B7">
        <w:lastRenderedPageBreak/>
        <w:t>On successful authentication of a user request towards a protected application and as part of SAML assertion consumption, we populate an authentication database entry to validate and authorize the connections. This database entries will be replicated across all nodes of clust</w:t>
      </w:r>
      <w:r w:rsidR="6C641717" w:rsidRPr="00D309B7">
        <w:t>er. We will respond to the client with metadata only after replicating the entry across cluster.</w:t>
      </w:r>
    </w:p>
    <w:p w14:paraId="7497587B" w14:textId="1D807F23" w:rsidR="13B0B9A4" w:rsidRPr="00D309B7" w:rsidRDefault="13B0B9A4" w:rsidP="007608A8"/>
    <w:p w14:paraId="6B258B06" w14:textId="6D971085" w:rsidR="6C641717" w:rsidRPr="00D309B7" w:rsidRDefault="6C641717" w:rsidP="007608A8">
      <w:r w:rsidRPr="00D309B7">
        <w:t>Post authentication, irrespective of where the authenticated session lands, we will validate it against the local authentication database and allow it to progress further only if there is a matching entry and the cookie is validated successfully.</w:t>
      </w:r>
    </w:p>
    <w:p w14:paraId="7DD70A14" w14:textId="70A82B5F" w:rsidR="2B5FC90C" w:rsidRPr="00D309B7" w:rsidRDefault="2B5FC90C" w:rsidP="007608A8"/>
    <w:p w14:paraId="3B8E719E" w14:textId="13BDE131" w:rsidR="6C641717" w:rsidRPr="00D309B7" w:rsidRDefault="6C641717" w:rsidP="007608A8">
      <w:r w:rsidRPr="00D309B7">
        <w:t>Post authentication connections are handled as regular through-the-box connections. Continuation of such connections across cluster node failures are subject to existing support &amp; limitations.</w:t>
      </w:r>
    </w:p>
    <w:p w14:paraId="5C53ACE6" w14:textId="26007206" w:rsidR="744805BA" w:rsidRPr="00D309B7" w:rsidRDefault="744805BA" w:rsidP="007608A8"/>
    <w:p w14:paraId="39C3D55D" w14:textId="2221111F" w:rsidR="744805BA" w:rsidRPr="00D309B7" w:rsidRDefault="03C666B6" w:rsidP="007608A8">
      <w:r w:rsidRPr="00D309B7">
        <w:t xml:space="preserve">In the case of L3 cluster (which we started supporting in FTDv), we need to ensure that the external URLs resolve to the device IP of </w:t>
      </w:r>
      <w:r w:rsidR="7E481661" w:rsidRPr="00D309B7">
        <w:t>control node.</w:t>
      </w:r>
    </w:p>
    <w:p w14:paraId="511D5687" w14:textId="415E5D19" w:rsidR="00F67827" w:rsidRDefault="70445DC7" w:rsidP="005D7591">
      <w:pPr>
        <w:pStyle w:val="Heading2"/>
      </w:pPr>
      <w:bookmarkStart w:id="223" w:name="_Toc118293433"/>
      <w:bookmarkStart w:id="224" w:name="_Toc142917830"/>
      <w:r>
        <w:t>WebVPN Migration Support</w:t>
      </w:r>
      <w:bookmarkEnd w:id="223"/>
      <w:bookmarkEnd w:id="224"/>
    </w:p>
    <w:p w14:paraId="2199260E" w14:textId="191C509A" w:rsidR="004B2FC3" w:rsidRPr="00D309B7" w:rsidRDefault="001271E1" w:rsidP="004B2FC3">
      <w:r>
        <w:t>&lt;is this section needed?&gt;</w:t>
      </w:r>
    </w:p>
    <w:p w14:paraId="7D9669E9" w14:textId="5BC1AFA6" w:rsidR="67D629A0" w:rsidRDefault="67D629A0" w:rsidP="1ED2ECC3">
      <w:pPr>
        <w:pStyle w:val="Heading2"/>
      </w:pPr>
      <w:bookmarkStart w:id="225" w:name="_Toc142917831"/>
      <w:r>
        <w:t>ZTNA Firewall Plugin</w:t>
      </w:r>
      <w:bookmarkEnd w:id="225"/>
    </w:p>
    <w:p w14:paraId="04D062FF" w14:textId="138517D1" w:rsidR="1ED2ECC3" w:rsidRDefault="1ED2ECC3" w:rsidP="1ED2ECC3"/>
    <w:p w14:paraId="0F600C51" w14:textId="764310BF" w:rsidR="00067761" w:rsidRDefault="009F089E" w:rsidP="00EB0693">
      <w:r>
        <w:t xml:space="preserve">As every ZTNA flow is subject to ZT Application Policy, the Snort3 ZTNA firewall plugin validates if the flow belongs to the application as listed in the ZT Application Policy. </w:t>
      </w:r>
      <w:r w:rsidR="00067761">
        <w:t>Once the ZT Application Policy is configured and deployed snort creates a ztna.rules file with zero_trust.lua containing the path to the corresponding file.</w:t>
      </w:r>
    </w:p>
    <w:p w14:paraId="5B5E817E" w14:textId="66A280A8" w:rsidR="00D13997" w:rsidRDefault="00D13997" w:rsidP="00D13997">
      <w:pPr>
        <w:pStyle w:val="Heading3"/>
        <w:numPr>
          <w:ilvl w:val="2"/>
          <w:numId w:val="59"/>
        </w:numPr>
      </w:pPr>
      <w:bookmarkStart w:id="226" w:name="_Toc142917832"/>
      <w:r>
        <w:t>ztna.rules</w:t>
      </w:r>
      <w:bookmarkEnd w:id="226"/>
    </w:p>
    <w:p w14:paraId="702395EA" w14:textId="203B1BF5" w:rsidR="00D13997" w:rsidRDefault="00D13997" w:rsidP="00D13997"/>
    <w:p w14:paraId="6CFFBD7C" w14:textId="77777777" w:rsidR="00D13997" w:rsidRDefault="00D13997" w:rsidP="00D13997">
      <w:r>
        <w:t>The ztna.rules file contains the ZT Application Policy details and the list of the applications part of the ZT Application Policy along with the application specific configuration of application name, url, file policy and ips policy.</w:t>
      </w:r>
    </w:p>
    <w:p w14:paraId="16AC59DA" w14:textId="77777777" w:rsidR="00D13997" w:rsidRPr="00D13997" w:rsidRDefault="00D13997" w:rsidP="00D13997"/>
    <w:p w14:paraId="60920ABD" w14:textId="69300BC5" w:rsidR="00D13997" w:rsidRPr="00D13997" w:rsidRDefault="00D13997" w:rsidP="00EB0693">
      <w:pPr>
        <w:rPr>
          <w:b/>
          <w:bCs/>
        </w:rPr>
      </w:pPr>
      <w:r w:rsidRPr="00D13997">
        <w:rPr>
          <w:b/>
          <w:bCs/>
        </w:rPr>
        <w:t>ztna.rules Format:</w:t>
      </w:r>
    </w:p>
    <w:p w14:paraId="62288BEB"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global_policy</w:t>
      </w:r>
    </w:p>
    <w:p w14:paraId="488C99BA"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w:t>
      </w:r>
    </w:p>
    <w:p w14:paraId="54F248DD"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xml:space="preserve">   ztna_policy_id &lt;policy_uuid&gt;;</w:t>
      </w:r>
    </w:p>
    <w:p w14:paraId="6DE22D62"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ztna_policy_name &lt;policy_name&gt;;</w:t>
      </w:r>
    </w:p>
    <w:p w14:paraId="18F40669"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w:t>
      </w:r>
    </w:p>
    <w:p w14:paraId="64A69CB8"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ztna_rules</w:t>
      </w:r>
    </w:p>
    <w:p w14:paraId="66D72FFC"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w:t>
      </w:r>
    </w:p>
    <w:p w14:paraId="6858BB06"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&lt;ztna_app_id&gt;</w:t>
      </w:r>
    </w:p>
    <w:p w14:paraId="2F0BC546"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w:t>
      </w:r>
    </w:p>
    <w:p w14:paraId="719BDE13"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ztna_app_id &lt;id&gt;;</w:t>
      </w:r>
    </w:p>
    <w:p w14:paraId="03A38255"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ztna_app_name &lt;app_name&gt;;</w:t>
      </w:r>
    </w:p>
    <w:p w14:paraId="32CB9B12"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url &lt;url&gt;;</w:t>
      </w:r>
    </w:p>
    <w:p w14:paraId="4808D11D"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ips_policy &lt;policy_id&gt;;</w:t>
      </w:r>
    </w:p>
    <w:p w14:paraId="154B1BA1"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app_id &lt;appId&gt;;</w:t>
      </w:r>
    </w:p>
    <w:p w14:paraId="7D6FBE02"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file_policy &lt;policy_id&gt;;</w:t>
      </w:r>
    </w:p>
    <w:p w14:paraId="42D960B7"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lastRenderedPageBreak/>
        <w:t>    }</w:t>
      </w:r>
    </w:p>
    <w:p w14:paraId="28602E6A" w14:textId="77777777" w:rsidR="00195C69" w:rsidRPr="00195C69" w:rsidRDefault="00195C69" w:rsidP="00195C69">
      <w:pPr>
        <w:autoSpaceDE w:val="0"/>
        <w:autoSpaceDN w:val="0"/>
        <w:adjustRightInd w:val="0"/>
        <w:jc w:val="left"/>
        <w:rPr>
          <w:rFonts w:cs="Arial"/>
          <w:szCs w:val="22"/>
          <w:lang w:val="en-GB"/>
        </w:rPr>
      </w:pPr>
      <w:r w:rsidRPr="00195C69">
        <w:rPr>
          <w:rFonts w:cs="Arial"/>
          <w:i/>
          <w:iCs/>
          <w:szCs w:val="22"/>
          <w:lang w:val="en-GB"/>
        </w:rPr>
        <w:t>}</w:t>
      </w:r>
    </w:p>
    <w:p w14:paraId="0CE15B7F" w14:textId="77777777" w:rsidR="00195C69" w:rsidRPr="00195C69" w:rsidRDefault="00195C69" w:rsidP="00195C69">
      <w:pPr>
        <w:autoSpaceDE w:val="0"/>
        <w:autoSpaceDN w:val="0"/>
        <w:adjustRightInd w:val="0"/>
        <w:jc w:val="left"/>
        <w:rPr>
          <w:rFonts w:cs="Arial"/>
          <w:szCs w:val="22"/>
          <w:lang w:val="en-GB"/>
        </w:rPr>
      </w:pPr>
    </w:p>
    <w:p w14:paraId="3C7FD973" w14:textId="77777777" w:rsidR="00195C69" w:rsidRPr="00195C69" w:rsidRDefault="00195C69" w:rsidP="00195C69">
      <w:pPr>
        <w:autoSpaceDE w:val="0"/>
        <w:autoSpaceDN w:val="0"/>
        <w:adjustRightInd w:val="0"/>
        <w:jc w:val="left"/>
        <w:rPr>
          <w:rFonts w:cs="Arial"/>
          <w:b/>
          <w:bCs/>
          <w:szCs w:val="22"/>
          <w:lang w:val="en-GB"/>
        </w:rPr>
      </w:pPr>
      <w:r w:rsidRPr="00195C69">
        <w:rPr>
          <w:rFonts w:cs="Arial"/>
          <w:b/>
          <w:bCs/>
          <w:szCs w:val="22"/>
          <w:lang w:val="en-GB"/>
        </w:rPr>
        <w:t>Example:</w:t>
      </w:r>
    </w:p>
    <w:p w14:paraId="0FC5E11B"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global_policy</w:t>
      </w:r>
    </w:p>
    <w:p w14:paraId="3559717F"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w:t>
      </w:r>
    </w:p>
    <w:p w14:paraId="4363E0D0"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ztna_policy_id 9999;</w:t>
      </w:r>
    </w:p>
    <w:p w14:paraId="69B476EF"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ztna_policy_name ztna_testing;</w:t>
      </w:r>
    </w:p>
    <w:p w14:paraId="4B4393D4"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w:t>
      </w:r>
    </w:p>
    <w:p w14:paraId="7A8B0028"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ztna_rules</w:t>
      </w:r>
    </w:p>
    <w:p w14:paraId="4191FE0F"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w:t>
      </w:r>
    </w:p>
    <w:p w14:paraId="18CC6549"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12345</w:t>
      </w:r>
    </w:p>
    <w:p w14:paraId="74566135"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w:t>
      </w:r>
    </w:p>
    <w:p w14:paraId="30DC173B"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ztna_app_id 12345;</w:t>
      </w:r>
    </w:p>
    <w:p w14:paraId="0673F858"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ztna_app_name wiki.abhicorps.com;</w:t>
      </w:r>
    </w:p>
    <w:p w14:paraId="2A0B0D81"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xml:space="preserve">        url </w:t>
      </w:r>
      <w:hyperlink r:id="rId18" w:history="1">
        <w:r w:rsidRPr="00195C69">
          <w:rPr>
            <w:rFonts w:cs="Arial"/>
            <w:i/>
            <w:iCs/>
            <w:color w:val="0000E9"/>
            <w:szCs w:val="22"/>
            <w:u w:val="single" w:color="0000E9"/>
            <w:lang w:val="en-GB"/>
          </w:rPr>
          <w:t>https://172.16.77.1</w:t>
        </w:r>
      </w:hyperlink>
    </w:p>
    <w:p w14:paraId="0511D6EC"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ips_policy 1;</w:t>
      </w:r>
    </w:p>
    <w:p w14:paraId="186ED309"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app_id 1122;</w:t>
      </w:r>
    </w:p>
    <w:p w14:paraId="6EA2B5B1"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w:t>
      </w:r>
    </w:p>
    <w:p w14:paraId="732134B1"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268435459</w:t>
      </w:r>
    </w:p>
    <w:p w14:paraId="5BEF71FF"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w:t>
      </w:r>
    </w:p>
    <w:p w14:paraId="0BF51BAE"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ztna_app_id 268435459;</w:t>
      </w:r>
    </w:p>
    <w:p w14:paraId="5533A618"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ztna_app_name extapp.ssummang.com;</w:t>
      </w:r>
    </w:p>
    <w:p w14:paraId="3977D64A"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app_id 676;</w:t>
      </w:r>
    </w:p>
    <w:p w14:paraId="45649A1E"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xml:space="preserve">        url </w:t>
      </w:r>
      <w:hyperlink r:id="rId19" w:history="1">
        <w:r w:rsidRPr="00195C69">
          <w:rPr>
            <w:rFonts w:cs="Arial"/>
            <w:i/>
            <w:iCs/>
            <w:color w:val="0000E9"/>
            <w:szCs w:val="22"/>
            <w:u w:val="single" w:color="0000E9"/>
            <w:lang w:val="en-GB"/>
          </w:rPr>
          <w:t>https://extapp.ssummang.com</w:t>
        </w:r>
      </w:hyperlink>
    </w:p>
    <w:p w14:paraId="3F794472"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file_policy 1;</w:t>
      </w:r>
    </w:p>
    <w:p w14:paraId="2A439132"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ips_policy 2;</w:t>
      </w:r>
    </w:p>
    <w:p w14:paraId="7D260573"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w:t>
      </w:r>
    </w:p>
    <w:p w14:paraId="36AC0843"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268435460</w:t>
      </w:r>
    </w:p>
    <w:p w14:paraId="00C5B302"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w:t>
      </w:r>
    </w:p>
    <w:p w14:paraId="3B70FDD6"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ztna_app_id 268435460;</w:t>
      </w:r>
    </w:p>
    <w:p w14:paraId="78C6D7BA"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ztna_app_name extapp.ssummang.com;</w:t>
      </w:r>
    </w:p>
    <w:p w14:paraId="7F4EEFD4"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app_id 676;</w:t>
      </w:r>
    </w:p>
    <w:p w14:paraId="1253A290"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xml:space="preserve">        url </w:t>
      </w:r>
      <w:hyperlink r:id="rId20" w:history="1">
        <w:r w:rsidRPr="00195C69">
          <w:rPr>
            <w:rFonts w:cs="Arial"/>
            <w:i/>
            <w:iCs/>
            <w:color w:val="0000E9"/>
            <w:szCs w:val="22"/>
            <w:u w:val="single" w:color="0000E9"/>
            <w:lang w:val="en-GB"/>
          </w:rPr>
          <w:t>https://extapp.ssummang.com</w:t>
        </w:r>
      </w:hyperlink>
    </w:p>
    <w:p w14:paraId="2D901C3F"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ips_policy 2;</w:t>
      </w:r>
    </w:p>
    <w:p w14:paraId="0C985DA1" w14:textId="77777777" w:rsidR="00195C69" w:rsidRPr="00195C69" w:rsidRDefault="00195C69" w:rsidP="00195C69">
      <w:pPr>
        <w:autoSpaceDE w:val="0"/>
        <w:autoSpaceDN w:val="0"/>
        <w:adjustRightInd w:val="0"/>
        <w:jc w:val="left"/>
        <w:rPr>
          <w:rFonts w:cs="Arial"/>
          <w:i/>
          <w:iCs/>
          <w:szCs w:val="22"/>
          <w:lang w:val="en-GB"/>
        </w:rPr>
      </w:pPr>
      <w:r w:rsidRPr="00195C69">
        <w:rPr>
          <w:rFonts w:cs="Arial"/>
          <w:i/>
          <w:iCs/>
          <w:szCs w:val="22"/>
          <w:lang w:val="en-GB"/>
        </w:rPr>
        <w:t>    }</w:t>
      </w:r>
    </w:p>
    <w:p w14:paraId="1FDFB8D9" w14:textId="564D454C" w:rsidR="00D13997" w:rsidRPr="00415C01" w:rsidRDefault="00195C69" w:rsidP="00415C01">
      <w:pPr>
        <w:autoSpaceDE w:val="0"/>
        <w:autoSpaceDN w:val="0"/>
        <w:adjustRightInd w:val="0"/>
        <w:jc w:val="left"/>
        <w:rPr>
          <w:rFonts w:cs="Arial"/>
          <w:i/>
          <w:iCs/>
          <w:szCs w:val="22"/>
          <w:lang w:val="en-GB"/>
        </w:rPr>
      </w:pPr>
      <w:r w:rsidRPr="00195C69">
        <w:rPr>
          <w:rFonts w:cs="Arial"/>
          <w:i/>
          <w:iCs/>
          <w:szCs w:val="22"/>
          <w:lang w:val="en-GB"/>
        </w:rPr>
        <w:t>}</w:t>
      </w:r>
    </w:p>
    <w:p w14:paraId="1AAB7AD6" w14:textId="14FBE703" w:rsidR="00D13997" w:rsidRPr="00D13997" w:rsidRDefault="00D13997" w:rsidP="00D13997">
      <w:pPr>
        <w:pStyle w:val="Heading3"/>
        <w:numPr>
          <w:ilvl w:val="2"/>
          <w:numId w:val="59"/>
        </w:numPr>
      </w:pPr>
      <w:bookmarkStart w:id="227" w:name="_Toc142917833"/>
      <w:r>
        <w:t>zero_trust.lua</w:t>
      </w:r>
      <w:bookmarkEnd w:id="227"/>
    </w:p>
    <w:p w14:paraId="0669DD59" w14:textId="46417D55" w:rsidR="001B7B63" w:rsidRDefault="001B7B63" w:rsidP="00195C69">
      <w:pPr>
        <w:autoSpaceDE w:val="0"/>
        <w:autoSpaceDN w:val="0"/>
        <w:adjustRightInd w:val="0"/>
        <w:jc w:val="left"/>
        <w:rPr>
          <w:rFonts w:cs="Arial"/>
          <w:i/>
          <w:iCs/>
          <w:szCs w:val="22"/>
          <w:lang w:val="en-GB"/>
        </w:rPr>
      </w:pPr>
    </w:p>
    <w:p w14:paraId="5971FD18" w14:textId="0D2BCF2F" w:rsidR="001B7B63" w:rsidRDefault="001B7B63" w:rsidP="00195C69">
      <w:pPr>
        <w:autoSpaceDE w:val="0"/>
        <w:autoSpaceDN w:val="0"/>
        <w:adjustRightInd w:val="0"/>
        <w:jc w:val="left"/>
        <w:rPr>
          <w:rFonts w:cs="Arial"/>
          <w:szCs w:val="22"/>
          <w:lang w:val="en-GB"/>
        </w:rPr>
      </w:pPr>
      <w:r>
        <w:rPr>
          <w:rFonts w:cs="Arial"/>
          <w:szCs w:val="22"/>
          <w:lang w:val="en-GB"/>
        </w:rPr>
        <w:t xml:space="preserve">The </w:t>
      </w:r>
      <w:r w:rsidRPr="001B7B63">
        <w:rPr>
          <w:rFonts w:cs="Arial"/>
          <w:b/>
          <w:bCs/>
          <w:i/>
          <w:iCs/>
          <w:szCs w:val="22"/>
          <w:lang w:val="en-GB"/>
        </w:rPr>
        <w:t>zero_trust.lua</w:t>
      </w:r>
      <w:r>
        <w:rPr>
          <w:rFonts w:cs="Arial"/>
          <w:szCs w:val="22"/>
          <w:lang w:val="en-GB"/>
        </w:rPr>
        <w:t xml:space="preserve"> file contains the path to the </w:t>
      </w:r>
      <w:r w:rsidRPr="001B7B63">
        <w:rPr>
          <w:rFonts w:cs="Arial"/>
          <w:b/>
          <w:bCs/>
          <w:i/>
          <w:iCs/>
          <w:szCs w:val="22"/>
          <w:lang w:val="en-GB"/>
        </w:rPr>
        <w:t>ztna.rules</w:t>
      </w:r>
      <w:r>
        <w:rPr>
          <w:rFonts w:cs="Arial"/>
          <w:szCs w:val="22"/>
          <w:lang w:val="en-GB"/>
        </w:rPr>
        <w:t xml:space="preserve"> file.</w:t>
      </w:r>
    </w:p>
    <w:p w14:paraId="64B80794" w14:textId="77777777" w:rsidR="001B7B63" w:rsidRPr="001B7B63" w:rsidRDefault="001B7B63" w:rsidP="00195C69">
      <w:pPr>
        <w:autoSpaceDE w:val="0"/>
        <w:autoSpaceDN w:val="0"/>
        <w:adjustRightInd w:val="0"/>
        <w:jc w:val="left"/>
        <w:rPr>
          <w:rFonts w:cs="Arial"/>
          <w:szCs w:val="22"/>
          <w:lang w:val="en-GB"/>
        </w:rPr>
      </w:pPr>
    </w:p>
    <w:p w14:paraId="6386D4A8" w14:textId="40CE7434" w:rsidR="001B7B63" w:rsidRDefault="001B7B63" w:rsidP="00195C69">
      <w:pPr>
        <w:autoSpaceDE w:val="0"/>
        <w:autoSpaceDN w:val="0"/>
        <w:adjustRightInd w:val="0"/>
        <w:jc w:val="left"/>
        <w:rPr>
          <w:rFonts w:cs="Arial"/>
          <w:b/>
          <w:bCs/>
          <w:szCs w:val="22"/>
          <w:lang w:val="en-GB"/>
        </w:rPr>
      </w:pPr>
      <w:r>
        <w:rPr>
          <w:rFonts w:cs="Arial"/>
          <w:b/>
          <w:bCs/>
          <w:szCs w:val="22"/>
          <w:lang w:val="en-GB"/>
        </w:rPr>
        <w:t>zero_trust.lua Format:</w:t>
      </w:r>
    </w:p>
    <w:p w14:paraId="21C72FAF" w14:textId="77777777" w:rsidR="001B7B63" w:rsidRPr="001B7B63" w:rsidRDefault="001B7B63" w:rsidP="001B7B63">
      <w:pPr>
        <w:autoSpaceDE w:val="0"/>
        <w:autoSpaceDN w:val="0"/>
        <w:adjustRightInd w:val="0"/>
        <w:jc w:val="left"/>
        <w:rPr>
          <w:rFonts w:cs="Arial"/>
          <w:i/>
          <w:iCs/>
          <w:sz w:val="24"/>
          <w:lang w:val="en-GB"/>
        </w:rPr>
      </w:pPr>
      <w:r w:rsidRPr="001B7B63">
        <w:rPr>
          <w:rFonts w:cs="Arial"/>
          <w:i/>
          <w:iCs/>
          <w:sz w:val="24"/>
          <w:lang w:val="en-GB"/>
        </w:rPr>
        <w:t>custom_zero_trust =</w:t>
      </w:r>
    </w:p>
    <w:p w14:paraId="717D0CA3" w14:textId="77777777" w:rsidR="001B7B63" w:rsidRPr="001B7B63" w:rsidRDefault="001B7B63" w:rsidP="001B7B63">
      <w:pPr>
        <w:autoSpaceDE w:val="0"/>
        <w:autoSpaceDN w:val="0"/>
        <w:adjustRightInd w:val="0"/>
        <w:jc w:val="left"/>
        <w:rPr>
          <w:rFonts w:cs="Arial"/>
          <w:i/>
          <w:iCs/>
          <w:sz w:val="24"/>
          <w:lang w:val="en-GB"/>
        </w:rPr>
      </w:pPr>
      <w:r w:rsidRPr="001B7B63">
        <w:rPr>
          <w:rFonts w:cs="Arial"/>
          <w:i/>
          <w:iCs/>
          <w:sz w:val="24"/>
          <w:lang w:val="en-GB"/>
        </w:rPr>
        <w:t>{</w:t>
      </w:r>
    </w:p>
    <w:p w14:paraId="655AAEAA" w14:textId="0061E2AB" w:rsidR="001B7B63" w:rsidRPr="001B7B63" w:rsidRDefault="001B7B63" w:rsidP="001B7B63">
      <w:pPr>
        <w:autoSpaceDE w:val="0"/>
        <w:autoSpaceDN w:val="0"/>
        <w:adjustRightInd w:val="0"/>
        <w:jc w:val="left"/>
        <w:rPr>
          <w:rFonts w:cs="Arial"/>
          <w:i/>
          <w:iCs/>
          <w:sz w:val="24"/>
          <w:lang w:val="en-GB"/>
        </w:rPr>
      </w:pPr>
      <w:r w:rsidRPr="001B7B63">
        <w:rPr>
          <w:rFonts w:cs="Arial"/>
          <w:i/>
          <w:iCs/>
          <w:sz w:val="24"/>
          <w:lang w:val="en-GB"/>
        </w:rPr>
        <w:t>   rule_path = '/var/sf/detection_engines/</w:t>
      </w:r>
      <w:r>
        <w:rPr>
          <w:rFonts w:cs="Arial"/>
          <w:i/>
          <w:iCs/>
          <w:sz w:val="24"/>
          <w:lang w:val="en-GB"/>
        </w:rPr>
        <w:t>&lt;uuid&gt;</w:t>
      </w:r>
      <w:r w:rsidRPr="001B7B63">
        <w:rPr>
          <w:rFonts w:cs="Arial"/>
          <w:i/>
          <w:iCs/>
          <w:sz w:val="24"/>
          <w:lang w:val="en-GB"/>
        </w:rPr>
        <w:t>/ztna.rules'</w:t>
      </w:r>
    </w:p>
    <w:p w14:paraId="62EBADDC" w14:textId="77777777" w:rsidR="001B7B63" w:rsidRPr="001B7B63" w:rsidRDefault="001B7B63" w:rsidP="001B7B63">
      <w:pPr>
        <w:autoSpaceDE w:val="0"/>
        <w:autoSpaceDN w:val="0"/>
        <w:adjustRightInd w:val="0"/>
        <w:jc w:val="left"/>
        <w:rPr>
          <w:rFonts w:cs="Arial"/>
          <w:i/>
          <w:iCs/>
          <w:sz w:val="24"/>
          <w:lang w:val="en-GB"/>
        </w:rPr>
      </w:pPr>
      <w:r w:rsidRPr="001B7B63">
        <w:rPr>
          <w:rFonts w:cs="Arial"/>
          <w:i/>
          <w:iCs/>
          <w:sz w:val="24"/>
          <w:lang w:val="en-GB"/>
        </w:rPr>
        <w:t>}</w:t>
      </w:r>
    </w:p>
    <w:p w14:paraId="4B4CC5E2" w14:textId="0679C5AA" w:rsidR="001B7B63" w:rsidRPr="001B7B63" w:rsidRDefault="001B7B63" w:rsidP="001B7B63">
      <w:pPr>
        <w:autoSpaceDE w:val="0"/>
        <w:autoSpaceDN w:val="0"/>
        <w:adjustRightInd w:val="0"/>
        <w:jc w:val="left"/>
        <w:rPr>
          <w:rFonts w:cs="Arial"/>
          <w:b/>
          <w:bCs/>
          <w:i/>
          <w:iCs/>
          <w:sz w:val="24"/>
          <w:lang w:val="en-GB"/>
        </w:rPr>
      </w:pPr>
      <w:r w:rsidRPr="001B7B63">
        <w:rPr>
          <w:rFonts w:cs="Arial"/>
          <w:i/>
          <w:iCs/>
          <w:sz w:val="24"/>
          <w:lang w:val="en-GB"/>
        </w:rPr>
        <w:t>zero_trust  = util.merge(zero_trust, custom_zero_trust)</w:t>
      </w:r>
    </w:p>
    <w:p w14:paraId="55A6E96F" w14:textId="72120937" w:rsidR="001B7B63" w:rsidRDefault="001B7B63" w:rsidP="00EB0693"/>
    <w:p w14:paraId="1682312E" w14:textId="4BD16927" w:rsidR="00067761" w:rsidRDefault="001B7B63" w:rsidP="00EB0693">
      <w:r>
        <w:lastRenderedPageBreak/>
        <w:t>Post policy deployment, snort reads the ztna.rules file path from zero_trust.lua, it then loads ztna.rules and stores all the application configuration. For every ZT flow received by snort is matched against the ztna application id (ztna_app_id) from the list of applications added in the ZT Application Policy.</w:t>
      </w:r>
      <w:r w:rsidR="00120068">
        <w:t xml:space="preserve"> </w:t>
      </w:r>
      <w:r w:rsidR="00EB0693">
        <w:t>I</w:t>
      </w:r>
      <w:r w:rsidR="009F089E">
        <w:t>n case</w:t>
      </w:r>
      <w:r w:rsidR="00EB0693">
        <w:t xml:space="preserve"> </w:t>
      </w:r>
      <w:r w:rsidR="009F089E">
        <w:t xml:space="preserve">ZTNA flow destined to a </w:t>
      </w:r>
      <w:r w:rsidR="00EB0693">
        <w:t>protected application</w:t>
      </w:r>
      <w:r w:rsidR="009F089E">
        <w:t xml:space="preserve"> matches</w:t>
      </w:r>
      <w:r w:rsidR="00EB0693">
        <w:t xml:space="preserve"> any of the applications listed in the ZT Application Policy, the ZTNA flow will be allowed access to the protected application. On the other hand, the ZTNA flows will be blocked if they do not find a match in the application list configured as part of the ZT Application Policy.</w:t>
      </w:r>
    </w:p>
    <w:p w14:paraId="7F205C11" w14:textId="77777777" w:rsidR="00067761" w:rsidRDefault="00067761" w:rsidP="00EB0693"/>
    <w:p w14:paraId="799CA3D7" w14:textId="15FBF219" w:rsidR="00D13997" w:rsidRDefault="00EB0693" w:rsidP="00D13997">
      <w:r>
        <w:t xml:space="preserve">Based on the configuration of the ZT Application Policy, the ZTNA flows </w:t>
      </w:r>
      <w:r w:rsidR="00067761">
        <w:t xml:space="preserve">can further be </w:t>
      </w:r>
      <w:r>
        <w:t>subject</w:t>
      </w:r>
      <w:r w:rsidR="00067761">
        <w:t>ed</w:t>
      </w:r>
      <w:r>
        <w:t xml:space="preserve"> to </w:t>
      </w:r>
      <w:r w:rsidR="00120068">
        <w:t>ips policy and file policy.</w:t>
      </w:r>
    </w:p>
    <w:p w14:paraId="09465E3A" w14:textId="1B31EEF0" w:rsidR="00D13997" w:rsidRDefault="00D13997" w:rsidP="00D13997">
      <w:pPr>
        <w:pStyle w:val="Heading3"/>
        <w:numPr>
          <w:ilvl w:val="2"/>
          <w:numId w:val="59"/>
        </w:numPr>
      </w:pPr>
      <w:bookmarkStart w:id="228" w:name="_Toc142917834"/>
      <w:r>
        <w:t>ZTNA Event</w:t>
      </w:r>
      <w:bookmarkEnd w:id="228"/>
    </w:p>
    <w:p w14:paraId="1202D281" w14:textId="49C8F94A" w:rsidR="00D13997" w:rsidRDefault="00D87AB8" w:rsidP="00D13997">
      <w:pPr>
        <w:rPr>
          <w:rFonts w:cs="Arial"/>
          <w:color w:val="0F0F0F"/>
          <w:szCs w:val="22"/>
          <w:lang w:val="en-GB"/>
        </w:rPr>
      </w:pPr>
      <w:r>
        <w:t>For every ZT flow which is allowed access to the protected application a ZTNA event is generated trigg</w:t>
      </w:r>
      <w:r w:rsidRPr="00D87AB8">
        <w:rPr>
          <w:rFonts w:cs="Arial"/>
          <w:szCs w:val="22"/>
        </w:rPr>
        <w:t xml:space="preserve">ered by an EOF from LINA. The ZTNA event will contain the following details </w:t>
      </w:r>
      <w:r>
        <w:rPr>
          <w:rFonts w:cs="Arial"/>
          <w:szCs w:val="22"/>
        </w:rPr>
        <w:t xml:space="preserve">about the </w:t>
      </w:r>
      <w:r w:rsidR="0065751E">
        <w:rPr>
          <w:rFonts w:cs="Arial"/>
          <w:szCs w:val="22"/>
        </w:rPr>
        <w:t>zero-trust</w:t>
      </w:r>
      <w:r>
        <w:rPr>
          <w:rFonts w:cs="Arial"/>
          <w:szCs w:val="22"/>
        </w:rPr>
        <w:t xml:space="preserve"> flow</w:t>
      </w:r>
      <w:r w:rsidRPr="00D87AB8">
        <w:rPr>
          <w:rFonts w:cs="Arial"/>
          <w:szCs w:val="22"/>
        </w:rPr>
        <w:t xml:space="preserve"> </w:t>
      </w:r>
      <w:r w:rsidRPr="00D87AB8">
        <w:rPr>
          <w:rFonts w:cs="Arial"/>
          <w:color w:val="0F0F0F"/>
          <w:szCs w:val="22"/>
          <w:lang w:val="en-GB"/>
        </w:rPr>
        <w:t>app group name, ztna_policy name, app name, authentication source, and url.</w:t>
      </w:r>
    </w:p>
    <w:p w14:paraId="6EE027C4" w14:textId="286273B4" w:rsidR="00D87AB8" w:rsidRDefault="00D87AB8" w:rsidP="00D13997">
      <w:pPr>
        <w:rPr>
          <w:rFonts w:cs="Arial"/>
          <w:color w:val="0F0F0F"/>
          <w:szCs w:val="22"/>
          <w:lang w:val="en-GB"/>
        </w:rPr>
      </w:pPr>
    </w:p>
    <w:p w14:paraId="63FD90A3" w14:textId="1FC4FF4F" w:rsidR="00D87AB8" w:rsidRDefault="00D87AB8" w:rsidP="00D13997">
      <w:r>
        <w:rPr>
          <w:noProof/>
        </w:rPr>
        <w:drawing>
          <wp:inline distT="0" distB="0" distL="0" distR="0" wp14:anchorId="638337F6" wp14:editId="760C62AD">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50AC80" w14:textId="77777777" w:rsidR="003503F9" w:rsidRDefault="003503F9" w:rsidP="00D13997"/>
    <w:p w14:paraId="2A5C627A" w14:textId="6634B25F" w:rsidR="003503F9" w:rsidRDefault="003503F9" w:rsidP="00D13997"/>
    <w:p w14:paraId="2CB526DE" w14:textId="27B68BEA" w:rsidR="00FD433B" w:rsidRDefault="00FD433B" w:rsidP="00FD433B">
      <w:pPr>
        <w:pStyle w:val="Heading2"/>
        <w:numPr>
          <w:ilvl w:val="1"/>
          <w:numId w:val="59"/>
        </w:numPr>
      </w:pPr>
      <w:bookmarkStart w:id="229" w:name="_Toc142917835"/>
      <w:r>
        <w:t>Source NAT for clientless ZTNA</w:t>
      </w:r>
      <w:bookmarkEnd w:id="229"/>
    </w:p>
    <w:p w14:paraId="78CEB2FA" w14:textId="77777777" w:rsidR="00FD433B" w:rsidRDefault="00FD433B" w:rsidP="00D13997"/>
    <w:p w14:paraId="0D53E6E2" w14:textId="77777777" w:rsidR="00A0277C" w:rsidRDefault="00A0277C" w:rsidP="00A0277C"/>
    <w:p w14:paraId="2AA92AA2" w14:textId="59D464F3" w:rsidR="006E03B0" w:rsidRPr="00A0277C" w:rsidRDefault="006E03B0" w:rsidP="00A0277C">
      <w:r>
        <w:t>An incoming request from an end user may contain a source IP address from a public network. Inside the corporate Network, the original source IP may not be routable. to make this source IP address routable</w:t>
      </w:r>
      <w:r w:rsidR="3BA695FC">
        <w:t>,</w:t>
      </w:r>
      <w:r>
        <w:t xml:space="preserve"> an admin may want to translate it to a corporate network IP.  Source NAT feature, introduced in the 7.4.1 release, allows an admin to configure such IP address range, which is used to translate the source IP address of incoming requests to an IP address in the Source NAT address range.</w:t>
      </w:r>
    </w:p>
    <w:p w14:paraId="182326B9" w14:textId="77777777" w:rsidR="0026147A" w:rsidRPr="0026147A" w:rsidRDefault="0026147A" w:rsidP="0026147A"/>
    <w:p w14:paraId="11F34121" w14:textId="77777777" w:rsidR="008B6225" w:rsidRPr="0064398A" w:rsidRDefault="008B6225" w:rsidP="008B6225">
      <w:pPr>
        <w:rPr>
          <w:b/>
          <w:bCs/>
        </w:rPr>
      </w:pPr>
      <w:r w:rsidRPr="0064398A">
        <w:rPr>
          <w:b/>
          <w:bCs/>
        </w:rPr>
        <w:t>High-Level Design:</w:t>
      </w:r>
    </w:p>
    <w:p w14:paraId="3C165C51" w14:textId="77777777" w:rsidR="008B6225" w:rsidRDefault="008B6225" w:rsidP="008B6225"/>
    <w:p w14:paraId="40E062A7" w14:textId="6945297E" w:rsidR="008B6225" w:rsidRPr="0064398A" w:rsidRDefault="00ED1ECE" w:rsidP="008B6225">
      <w:pPr>
        <w:rPr>
          <w:b/>
          <w:bCs/>
        </w:rPr>
      </w:pPr>
      <w:r>
        <w:rPr>
          <w:b/>
          <w:bCs/>
        </w:rPr>
        <w:t xml:space="preserve">2.12.1 </w:t>
      </w:r>
      <w:r w:rsidR="008B6225" w:rsidRPr="0064398A">
        <w:rPr>
          <w:b/>
          <w:bCs/>
        </w:rPr>
        <w:t>UX/UI:</w:t>
      </w:r>
    </w:p>
    <w:p w14:paraId="7B357ACE" w14:textId="77777777" w:rsidR="008B6225" w:rsidRDefault="008B6225" w:rsidP="008B6225"/>
    <w:p w14:paraId="4DB51E61" w14:textId="6B085B33" w:rsidR="008B6225" w:rsidRDefault="008B6225" w:rsidP="008B6225">
      <w:r>
        <w:t>Add "IPV4 NAT Source" configuration option in the Application configuration screen which will take a host or range-based network object/object-group as input.</w:t>
      </w:r>
    </w:p>
    <w:p w14:paraId="7D6174D6" w14:textId="77777777" w:rsidR="00DC4E06" w:rsidRDefault="00DC4E06" w:rsidP="008B6225"/>
    <w:p w14:paraId="52B2ECA9" w14:textId="77777777" w:rsidR="00DC4E06" w:rsidRDefault="00DC4E06" w:rsidP="00DC4E06">
      <w:r>
        <w:t>Source NAT is per Application optional configuration. Below are the steps to push the configuration to FTD.</w:t>
      </w:r>
    </w:p>
    <w:p w14:paraId="7EFD24BF" w14:textId="77777777" w:rsidR="003F172B" w:rsidRDefault="003F172B" w:rsidP="00DC4E06"/>
    <w:p w14:paraId="18D5D4C3" w14:textId="437B8BB3" w:rsidR="003F172B" w:rsidRDefault="007E6417" w:rsidP="00DC4E06">
      <w:r>
        <w:rPr>
          <w:noProof/>
        </w:rPr>
        <w:drawing>
          <wp:inline distT="0" distB="0" distL="0" distR="0" wp14:anchorId="75AB28CB" wp14:editId="28FD5CB4">
            <wp:extent cx="5943600" cy="3894455"/>
            <wp:effectExtent l="0" t="0" r="0" b="4445"/>
            <wp:docPr id="2116667147" name="Picture 2116667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7147" name="Picture 21166671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inline>
        </w:drawing>
      </w:r>
    </w:p>
    <w:p w14:paraId="352DE111" w14:textId="77777777" w:rsidR="00DC4E06" w:rsidRDefault="00DC4E06" w:rsidP="00DC4E06"/>
    <w:p w14:paraId="3C202291" w14:textId="7D849D0B" w:rsidR="00DC4E06" w:rsidRPr="0064398A" w:rsidRDefault="00ED1ECE" w:rsidP="00DC4E06">
      <w:pPr>
        <w:rPr>
          <w:b/>
          <w:bCs/>
        </w:rPr>
      </w:pPr>
      <w:r>
        <w:rPr>
          <w:b/>
          <w:bCs/>
        </w:rPr>
        <w:t xml:space="preserve">2.12.2 </w:t>
      </w:r>
      <w:r w:rsidR="00DC4E06" w:rsidRPr="0064398A">
        <w:rPr>
          <w:b/>
          <w:bCs/>
        </w:rPr>
        <w:t>FMC:</w:t>
      </w:r>
    </w:p>
    <w:p w14:paraId="37DAE2E7" w14:textId="77777777" w:rsidR="00DC4E06" w:rsidRDefault="00DC4E06" w:rsidP="00DC4E06"/>
    <w:p w14:paraId="633F83AB" w14:textId="77777777" w:rsidR="00DC4E06" w:rsidRDefault="00DC4E06" w:rsidP="00DC4E06">
      <w:r>
        <w:t>When "IPV4 NAT Source" is configured, FMC will push this configuration using the new CLI described in the below section.</w:t>
      </w:r>
    </w:p>
    <w:p w14:paraId="16AB2977" w14:textId="77777777" w:rsidR="00DC4E06" w:rsidRDefault="00DC4E06" w:rsidP="00DC4E06"/>
    <w:p w14:paraId="3F6274C0" w14:textId="77777777" w:rsidR="00DC4E06" w:rsidRDefault="00DC4E06" w:rsidP="00DC4E06">
      <w:r>
        <w:t>When a user tries to delete or modify the obj/obj-group to an unsupported type which is configured as mapped-source-v4 for a ZTNA application, FMC should not allow to delete/modify the obj/obj-group to unsupported type and should display an error as an object already in use/cannot be modified in ZTNA NAT rule.</w:t>
      </w:r>
    </w:p>
    <w:p w14:paraId="3F25BE45" w14:textId="77777777" w:rsidR="00DC4E06" w:rsidRDefault="00DC4E06" w:rsidP="00DC4E06"/>
    <w:p w14:paraId="260132B6" w14:textId="38E89869" w:rsidR="00DC4E06" w:rsidRPr="0064398A" w:rsidRDefault="00ED1ECE" w:rsidP="00DC4E06">
      <w:pPr>
        <w:rPr>
          <w:b/>
          <w:bCs/>
        </w:rPr>
      </w:pPr>
      <w:r>
        <w:rPr>
          <w:b/>
          <w:bCs/>
        </w:rPr>
        <w:t xml:space="preserve">2.12.3 </w:t>
      </w:r>
      <w:r w:rsidR="0007067B">
        <w:rPr>
          <w:b/>
          <w:bCs/>
        </w:rPr>
        <w:t>CLI:</w:t>
      </w:r>
    </w:p>
    <w:p w14:paraId="17033B33" w14:textId="77777777" w:rsidR="00DC4E06" w:rsidRDefault="00DC4E06" w:rsidP="00DC4E06"/>
    <w:p w14:paraId="7202C726" w14:textId="2CBADDE5" w:rsidR="00DC4E06" w:rsidRDefault="00DC4E06" w:rsidP="00DC4E06">
      <w:r>
        <w:t xml:space="preserve">A new CLI </w:t>
      </w:r>
      <w:r w:rsidR="00564749">
        <w:t>“mapped-source-v4</w:t>
      </w:r>
      <w:r w:rsidR="233B35EC">
        <w:t>” is</w:t>
      </w:r>
      <w:r>
        <w:t xml:space="preserve"> introduced to configure a mapped source for an application</w:t>
      </w:r>
      <w:r w:rsidR="00564749">
        <w:t>.</w:t>
      </w:r>
    </w:p>
    <w:p w14:paraId="062F91DA" w14:textId="77777777" w:rsidR="00436BE4" w:rsidRDefault="00DC4E06" w:rsidP="00DC4E06">
      <w:r>
        <w:t xml:space="preserve">When this CLI is configured, the NAT rule for an application will be installed as shown below: </w:t>
      </w:r>
    </w:p>
    <w:p w14:paraId="7FB7228C" w14:textId="4B0D9AFE" w:rsidR="4B302E18" w:rsidRDefault="4B302E18" w:rsidP="4B302E18">
      <w:pPr>
        <w:rPr>
          <w:b/>
          <w:bCs/>
        </w:rPr>
      </w:pPr>
    </w:p>
    <w:p w14:paraId="12A6D79F" w14:textId="109EEBF7" w:rsidR="00DC4E06" w:rsidRDefault="00DC4E06" w:rsidP="4B302E18">
      <w:pPr>
        <w:rPr>
          <w:b/>
          <w:bCs/>
        </w:rPr>
      </w:pPr>
      <w:r w:rsidRPr="4B302E18">
        <w:rPr>
          <w:b/>
          <w:bCs/>
        </w:rPr>
        <w:t>nat (outside, any) source dynamic any pat-pool &lt;src_map&gt; destination static interface &lt;app_real_ip&gt; service &lt;real_port&gt; &lt;mapped_port&gt;</w:t>
      </w:r>
    </w:p>
    <w:p w14:paraId="25AAA1F1" w14:textId="77777777" w:rsidR="00DC4E06" w:rsidRDefault="00DC4E06" w:rsidP="4B302E18">
      <w:pPr>
        <w:rPr>
          <w:b/>
          <w:bCs/>
        </w:rPr>
      </w:pPr>
    </w:p>
    <w:p w14:paraId="1E13505A" w14:textId="77777777" w:rsidR="00DC4E06" w:rsidRDefault="00DC4E06" w:rsidP="00DC4E06">
      <w:r>
        <w:t>This NAT rule will translate any source with IP and port from &lt;src_map&gt; pool when going to interface ip:&lt;mapped_port&gt;.</w:t>
      </w:r>
    </w:p>
    <w:p w14:paraId="4885EB5A" w14:textId="36B53E5F" w:rsidR="745B6FC0" w:rsidRDefault="745B6FC0" w:rsidP="745B6FC0"/>
    <w:p w14:paraId="4442FCBE" w14:textId="2087BAF1" w:rsidR="745B6FC0" w:rsidRDefault="745B6FC0" w:rsidP="745B6FC0"/>
    <w:p w14:paraId="65FE5034" w14:textId="77777777" w:rsidR="00DC4E06" w:rsidRDefault="00DC4E06" w:rsidP="00DC4E06"/>
    <w:p w14:paraId="6857CDFA" w14:textId="23B67A69" w:rsidR="00DC4E06" w:rsidRPr="00436BE4" w:rsidRDefault="00ED1ECE" w:rsidP="00DC4E06">
      <w:pPr>
        <w:rPr>
          <w:b/>
          <w:bCs/>
        </w:rPr>
      </w:pPr>
      <w:r>
        <w:rPr>
          <w:b/>
          <w:bCs/>
        </w:rPr>
        <w:t xml:space="preserve">2.12.4 </w:t>
      </w:r>
      <w:r w:rsidR="00DC4E06" w:rsidRPr="00436BE4">
        <w:rPr>
          <w:b/>
          <w:bCs/>
        </w:rPr>
        <w:t>NOTES:</w:t>
      </w:r>
    </w:p>
    <w:p w14:paraId="0B85F007" w14:textId="77777777" w:rsidR="00DC4E06" w:rsidRDefault="00DC4E06" w:rsidP="00DC4E06"/>
    <w:p w14:paraId="2C55E7DA" w14:textId="292C6FD8" w:rsidR="00DC4E06" w:rsidRDefault="00DC4E06" w:rsidP="00436BE4">
      <w:pPr>
        <w:pStyle w:val="ListParagraph"/>
        <w:numPr>
          <w:ilvl w:val="0"/>
          <w:numId w:val="7"/>
        </w:numPr>
      </w:pPr>
      <w:r>
        <w:t xml:space="preserve">Since we use mapped interface as "any" in the NAT rule and identify the interface to reach the application server through route lookup, the admin </w:t>
      </w:r>
      <w:r w:rsidR="00436BE4">
        <w:t>must</w:t>
      </w:r>
      <w:r>
        <w:t xml:space="preserve"> ensure to configure the mapped-source-v4 object to contain IPs belonging to the application server's network or the ones which are routable back to FTD from the application server.</w:t>
      </w:r>
    </w:p>
    <w:p w14:paraId="76AC6F95" w14:textId="77777777" w:rsidR="00DC4E06" w:rsidRDefault="00DC4E06" w:rsidP="00DC4E06"/>
    <w:p w14:paraId="1C3B4B48" w14:textId="2244D78A" w:rsidR="00DC4E06" w:rsidRDefault="00DC4E06" w:rsidP="00436BE4">
      <w:pPr>
        <w:pStyle w:val="ListParagraph"/>
        <w:numPr>
          <w:ilvl w:val="0"/>
          <w:numId w:val="7"/>
        </w:numPr>
      </w:pPr>
      <w:r>
        <w:t xml:space="preserve">ZTNA application access failures due to mapped-source-v4 pool exhaustion </w:t>
      </w:r>
      <w:r w:rsidR="00436BE4">
        <w:t>must</w:t>
      </w:r>
      <w:r>
        <w:t xml:space="preserve"> be notified so that corrective action (like increasing pool size) can be taken.</w:t>
      </w:r>
    </w:p>
    <w:p w14:paraId="3E8ECE46" w14:textId="77777777" w:rsidR="00D13997" w:rsidRDefault="00D13997" w:rsidP="00120068"/>
    <w:p w14:paraId="3D182DD6" w14:textId="64AEB73B" w:rsidR="0038322A" w:rsidRDefault="00982E93" w:rsidP="0038322A">
      <w:pPr>
        <w:pStyle w:val="Heading2"/>
        <w:numPr>
          <w:ilvl w:val="0"/>
          <w:numId w:val="0"/>
        </w:numPr>
        <w:ind w:left="633" w:hanging="576"/>
      </w:pPr>
      <w:bookmarkStart w:id="230" w:name="_Toc142917836"/>
      <w:r>
        <w:rPr>
          <w:bCs/>
          <w:sz w:val="32"/>
          <w:szCs w:val="32"/>
          <w:lang w:val="en-IN"/>
        </w:rPr>
        <w:t>2.13</w:t>
      </w:r>
      <w:r w:rsidRPr="000C7066">
        <w:rPr>
          <w:bCs/>
          <w:sz w:val="32"/>
          <w:szCs w:val="32"/>
          <w:lang w:val="en-IN"/>
        </w:rPr>
        <w:t xml:space="preserve"> </w:t>
      </w:r>
      <w:r w:rsidR="0038322A">
        <w:t xml:space="preserve">ZTNA </w:t>
      </w:r>
      <w:r w:rsidR="0038322A">
        <w:t>Diagnostics tool</w:t>
      </w:r>
      <w:bookmarkEnd w:id="230"/>
    </w:p>
    <w:p w14:paraId="68806957" w14:textId="63A34481" w:rsidR="00982E93" w:rsidRPr="000C7066" w:rsidRDefault="00982E93" w:rsidP="00982E93">
      <w:pPr>
        <w:jc w:val="left"/>
        <w:rPr>
          <w:b/>
          <w:bCs/>
          <w:sz w:val="32"/>
          <w:szCs w:val="32"/>
          <w:lang w:val="en-IN"/>
        </w:rPr>
      </w:pPr>
    </w:p>
    <w:p w14:paraId="21560F57" w14:textId="77777777" w:rsidR="00982E93" w:rsidRDefault="00982E93" w:rsidP="00982E93"/>
    <w:p w14:paraId="7D97432F" w14:textId="77777777" w:rsidR="00982E93" w:rsidRDefault="00982E93" w:rsidP="00982E93">
      <w:pPr>
        <w:rPr>
          <w:lang w:val="en-IN"/>
        </w:rPr>
      </w:pPr>
      <w:r w:rsidRPr="00B03318">
        <w:rPr>
          <w:lang w:val="en-IN"/>
        </w:rPr>
        <w:t>Clientless ZTNA involves a lot of touch points such as certificates, DNS, internal configurations such as NAT, classification rules, etc. When an issue occurs, it is tedious to troubleshoot manually. This Diagnostics feature</w:t>
      </w:r>
      <w:r>
        <w:rPr>
          <w:lang w:val="en-IN"/>
        </w:rPr>
        <w:t xml:space="preserve"> </w:t>
      </w:r>
      <w:r w:rsidRPr="00B03318">
        <w:rPr>
          <w:lang w:val="en-IN"/>
        </w:rPr>
        <w:t>will ease the troubleshooting process for the users by collecting CLI logs and configuration file outputs and analy</w:t>
      </w:r>
      <w:r>
        <w:rPr>
          <w:lang w:val="en-IN"/>
        </w:rPr>
        <w:t>s</w:t>
      </w:r>
      <w:r w:rsidRPr="00B03318">
        <w:rPr>
          <w:lang w:val="en-IN"/>
        </w:rPr>
        <w:t xml:space="preserve">ing them to detect issues. </w:t>
      </w:r>
    </w:p>
    <w:p w14:paraId="2EF96653" w14:textId="77777777" w:rsidR="00982E93" w:rsidRDefault="00982E93" w:rsidP="00982E93">
      <w:pPr>
        <w:rPr>
          <w:lang w:val="en-IN"/>
        </w:rPr>
      </w:pPr>
    </w:p>
    <w:p w14:paraId="30D7488F" w14:textId="368D545A" w:rsidR="00982E93" w:rsidRDefault="00982E93" w:rsidP="00982E93">
      <w:pPr>
        <w:rPr>
          <w:lang w:val="en-IN"/>
        </w:rPr>
      </w:pPr>
      <w:r w:rsidRPr="4B302E18">
        <w:rPr>
          <w:lang w:val="en-IN"/>
        </w:rPr>
        <w:t>This provides an overall analysis and the logs collected can be used by engineers/admins to troubleshoot further. Currently, t</w:t>
      </w:r>
      <w:r w:rsidR="1C906E31" w:rsidRPr="4B302E18">
        <w:rPr>
          <w:lang w:val="en-IN"/>
        </w:rPr>
        <w:t>roubleshooting for</w:t>
      </w:r>
      <w:r w:rsidRPr="4B302E18">
        <w:rPr>
          <w:lang w:val="en-IN"/>
        </w:rPr>
        <w:t xml:space="preserve"> only one application and device/node</w:t>
      </w:r>
      <w:r w:rsidR="093B0CD3" w:rsidRPr="4B302E18">
        <w:rPr>
          <w:lang w:val="en-IN"/>
        </w:rPr>
        <w:t xml:space="preserve"> is supported</w:t>
      </w:r>
      <w:r w:rsidRPr="4B302E18">
        <w:rPr>
          <w:lang w:val="en-IN"/>
        </w:rPr>
        <w:t xml:space="preserve">. The tool </w:t>
      </w:r>
      <w:r w:rsidR="36B079E1" w:rsidRPr="4B302E18">
        <w:rPr>
          <w:lang w:val="en-IN"/>
        </w:rPr>
        <w:t>analyses the current state of the machine by collecting logs, it will not be able to detect issues outside</w:t>
      </w:r>
      <w:r w:rsidRPr="4B302E18">
        <w:rPr>
          <w:lang w:val="en-IN"/>
        </w:rPr>
        <w:t xml:space="preserve"> this context </w:t>
      </w:r>
      <w:r w:rsidR="49442A6B" w:rsidRPr="4B302E18">
        <w:rPr>
          <w:lang w:val="en-IN"/>
        </w:rPr>
        <w:t>e.g.,</w:t>
      </w:r>
      <w:r w:rsidRPr="4B302E18">
        <w:rPr>
          <w:lang w:val="en-IN"/>
        </w:rPr>
        <w:t xml:space="preserve"> application reachability issues such as route not present, </w:t>
      </w:r>
      <w:r w:rsidR="7A986A08" w:rsidRPr="4B302E18">
        <w:rPr>
          <w:lang w:val="en-IN"/>
        </w:rPr>
        <w:t>cannot</w:t>
      </w:r>
      <w:r w:rsidRPr="4B302E18">
        <w:rPr>
          <w:lang w:val="en-IN"/>
        </w:rPr>
        <w:t xml:space="preserve"> be detected. </w:t>
      </w:r>
    </w:p>
    <w:p w14:paraId="4E075796" w14:textId="77777777" w:rsidR="00982E93" w:rsidRDefault="00982E93" w:rsidP="00982E93">
      <w:pPr>
        <w:rPr>
          <w:lang w:val="en-IN"/>
        </w:rPr>
      </w:pPr>
    </w:p>
    <w:p w14:paraId="0AB7F3D5" w14:textId="77777777" w:rsidR="00982E93" w:rsidRDefault="00982E93" w:rsidP="00982E93">
      <w:r w:rsidRPr="00C833D6">
        <w:t>The troubleshooting can be broadly classified into 2 categories, app</w:t>
      </w:r>
      <w:r>
        <w:t>lication</w:t>
      </w:r>
      <w:r w:rsidRPr="00C833D6">
        <w:t>-specific and generic</w:t>
      </w:r>
      <w:r>
        <w:t>.</w:t>
      </w:r>
    </w:p>
    <w:p w14:paraId="4E11D9CA" w14:textId="77777777" w:rsidR="00982E93" w:rsidRDefault="00982E93" w:rsidP="00982E93"/>
    <w:p w14:paraId="1DDD090E" w14:textId="77777777" w:rsidR="00982E93" w:rsidRPr="00BC6165" w:rsidRDefault="00982E93" w:rsidP="00982E93">
      <w:pPr>
        <w:rPr>
          <w:b/>
          <w:bCs/>
          <w:sz w:val="28"/>
          <w:szCs w:val="28"/>
        </w:rPr>
      </w:pPr>
      <w:r w:rsidRPr="00BC6165">
        <w:rPr>
          <w:b/>
          <w:bCs/>
          <w:sz w:val="28"/>
          <w:szCs w:val="28"/>
        </w:rPr>
        <w:t>Application-specific:</w:t>
      </w:r>
    </w:p>
    <w:p w14:paraId="43B11C6D" w14:textId="77777777" w:rsidR="00982E93" w:rsidRDefault="00982E93" w:rsidP="00982E93">
      <w:pPr>
        <w:rPr>
          <w:b/>
          <w:bCs/>
        </w:rPr>
      </w:pPr>
    </w:p>
    <w:p w14:paraId="7C9C603B" w14:textId="77777777" w:rsidR="00982E93" w:rsidRPr="00BC6165" w:rsidRDefault="00982E93" w:rsidP="00982E93">
      <w:pPr>
        <w:numPr>
          <w:ilvl w:val="0"/>
          <w:numId w:val="75"/>
        </w:numPr>
        <w:rPr>
          <w:lang w:val="en-IN"/>
        </w:rPr>
      </w:pPr>
      <w:r w:rsidRPr="00BC6165">
        <w:rPr>
          <w:lang w:val="en-IN"/>
        </w:rPr>
        <w:t>detect DNS-related issues</w:t>
      </w:r>
      <w:r>
        <w:rPr>
          <w:lang w:val="en-IN"/>
        </w:rPr>
        <w:t>.</w:t>
      </w:r>
    </w:p>
    <w:p w14:paraId="1624A116" w14:textId="0BF10578" w:rsidR="00982E93" w:rsidRPr="00BC6165" w:rsidRDefault="00982E93" w:rsidP="00982E93">
      <w:pPr>
        <w:numPr>
          <w:ilvl w:val="0"/>
          <w:numId w:val="75"/>
        </w:numPr>
        <w:rPr>
          <w:lang w:val="en-IN"/>
        </w:rPr>
      </w:pPr>
      <w:r w:rsidRPr="4B302E18">
        <w:rPr>
          <w:lang w:val="en-IN"/>
        </w:rPr>
        <w:t>detect misconfiguration, e.g.</w:t>
      </w:r>
      <w:r w:rsidR="53EFC626" w:rsidRPr="4B302E18">
        <w:rPr>
          <w:lang w:val="en-IN"/>
        </w:rPr>
        <w:t>,</w:t>
      </w:r>
      <w:r w:rsidRPr="4B302E18">
        <w:rPr>
          <w:lang w:val="en-IN"/>
        </w:rPr>
        <w:t xml:space="preserve"> socket not </w:t>
      </w:r>
      <w:r w:rsidR="0B04127E" w:rsidRPr="4B302E18">
        <w:rPr>
          <w:lang w:val="en-IN"/>
        </w:rPr>
        <w:t>opened,</w:t>
      </w:r>
      <w:r w:rsidRPr="4B302E18">
        <w:rPr>
          <w:lang w:val="en-IN"/>
        </w:rPr>
        <w:t xml:space="preserve"> and NAT rules related issues.</w:t>
      </w:r>
    </w:p>
    <w:p w14:paraId="164480F7" w14:textId="77777777" w:rsidR="00982E93" w:rsidRPr="00BC6165" w:rsidRDefault="00982E93" w:rsidP="00982E93">
      <w:pPr>
        <w:numPr>
          <w:ilvl w:val="0"/>
          <w:numId w:val="75"/>
        </w:numPr>
        <w:rPr>
          <w:lang w:val="en-IN"/>
        </w:rPr>
      </w:pPr>
      <w:r w:rsidRPr="00BC6165">
        <w:rPr>
          <w:lang w:val="en-IN"/>
        </w:rPr>
        <w:t>detect issues in the deployment of ZTNA and SSL rules</w:t>
      </w:r>
      <w:r>
        <w:rPr>
          <w:lang w:val="en-IN"/>
        </w:rPr>
        <w:t>.</w:t>
      </w:r>
    </w:p>
    <w:p w14:paraId="5D145181" w14:textId="76EC6185" w:rsidR="00982E93" w:rsidRPr="00BC6165" w:rsidRDefault="00982E93" w:rsidP="00982E93">
      <w:pPr>
        <w:numPr>
          <w:ilvl w:val="0"/>
          <w:numId w:val="75"/>
        </w:numPr>
        <w:rPr>
          <w:lang w:val="en-IN"/>
        </w:rPr>
      </w:pPr>
      <w:r w:rsidRPr="4B302E18">
        <w:rPr>
          <w:lang w:val="en-IN"/>
        </w:rPr>
        <w:t>detect interface-related issues. (</w:t>
      </w:r>
      <w:r w:rsidR="14B41D8B" w:rsidRPr="4B302E18">
        <w:rPr>
          <w:lang w:val="en-IN"/>
        </w:rPr>
        <w:t>No</w:t>
      </w:r>
      <w:r w:rsidRPr="4B302E18">
        <w:rPr>
          <w:lang w:val="en-IN"/>
        </w:rPr>
        <w:t xml:space="preserve"> IP configured or is down or is not connected)</w:t>
      </w:r>
    </w:p>
    <w:p w14:paraId="6F87B088" w14:textId="77777777" w:rsidR="00982E93" w:rsidRDefault="00982E93" w:rsidP="00982E93">
      <w:pPr>
        <w:numPr>
          <w:ilvl w:val="0"/>
          <w:numId w:val="75"/>
        </w:numPr>
        <w:rPr>
          <w:lang w:val="en-IN"/>
        </w:rPr>
      </w:pPr>
      <w:r w:rsidRPr="00BC6165">
        <w:rPr>
          <w:lang w:val="en-IN"/>
        </w:rPr>
        <w:t>detect source NAT-related issues in NAT and asp drop</w:t>
      </w:r>
      <w:r>
        <w:rPr>
          <w:lang w:val="en-IN"/>
        </w:rPr>
        <w:t>.</w:t>
      </w:r>
    </w:p>
    <w:p w14:paraId="438C361C" w14:textId="77777777" w:rsidR="00982E93" w:rsidRDefault="00982E93" w:rsidP="00982E93">
      <w:pPr>
        <w:rPr>
          <w:lang w:val="en-IN"/>
        </w:rPr>
      </w:pPr>
    </w:p>
    <w:p w14:paraId="7504AECE" w14:textId="77777777" w:rsidR="00982E93" w:rsidRDefault="00982E93" w:rsidP="00982E93">
      <w:pPr>
        <w:rPr>
          <w:b/>
          <w:bCs/>
          <w:sz w:val="28"/>
          <w:szCs w:val="28"/>
        </w:rPr>
      </w:pPr>
      <w:r w:rsidRPr="00E4452C">
        <w:rPr>
          <w:b/>
          <w:bCs/>
          <w:sz w:val="28"/>
          <w:szCs w:val="28"/>
        </w:rPr>
        <w:t>Generic</w:t>
      </w:r>
      <w:r>
        <w:rPr>
          <w:b/>
          <w:bCs/>
          <w:sz w:val="28"/>
          <w:szCs w:val="28"/>
        </w:rPr>
        <w:t>:</w:t>
      </w:r>
    </w:p>
    <w:p w14:paraId="4FB2FE7C" w14:textId="77777777" w:rsidR="00982E93" w:rsidRPr="00E4452C" w:rsidRDefault="00982E93" w:rsidP="00982E93">
      <w:pPr>
        <w:rPr>
          <w:lang w:val="en-IN"/>
        </w:rPr>
      </w:pPr>
    </w:p>
    <w:p w14:paraId="20D9B962" w14:textId="77777777" w:rsidR="00982E93" w:rsidRPr="00E4452C" w:rsidRDefault="00982E93" w:rsidP="00982E93">
      <w:pPr>
        <w:numPr>
          <w:ilvl w:val="0"/>
          <w:numId w:val="75"/>
        </w:numPr>
        <w:tabs>
          <w:tab w:val="num" w:pos="720"/>
        </w:tabs>
        <w:rPr>
          <w:lang w:val="en-IN"/>
        </w:rPr>
      </w:pPr>
      <w:r w:rsidRPr="00E4452C">
        <w:rPr>
          <w:lang w:val="en-IN"/>
        </w:rPr>
        <w:t>detect if a strong cipher license is not enabled</w:t>
      </w:r>
      <w:r>
        <w:rPr>
          <w:lang w:val="en-IN"/>
        </w:rPr>
        <w:t>.</w:t>
      </w:r>
    </w:p>
    <w:p w14:paraId="5BA9B260" w14:textId="77777777" w:rsidR="00982E93" w:rsidRPr="00E4452C" w:rsidRDefault="00982E93" w:rsidP="00982E93">
      <w:pPr>
        <w:numPr>
          <w:ilvl w:val="0"/>
          <w:numId w:val="75"/>
        </w:numPr>
        <w:tabs>
          <w:tab w:val="num" w:pos="720"/>
        </w:tabs>
        <w:rPr>
          <w:lang w:val="en-IN"/>
        </w:rPr>
      </w:pPr>
      <w:r w:rsidRPr="00E4452C">
        <w:rPr>
          <w:lang w:val="en-IN"/>
        </w:rPr>
        <w:t>detect if the application cert</w:t>
      </w:r>
      <w:r>
        <w:rPr>
          <w:lang w:val="en-IN"/>
        </w:rPr>
        <w:t>ificate</w:t>
      </w:r>
      <w:r w:rsidRPr="00E4452C">
        <w:rPr>
          <w:lang w:val="en-IN"/>
        </w:rPr>
        <w:t xml:space="preserve"> is not valid</w:t>
      </w:r>
      <w:r>
        <w:rPr>
          <w:lang w:val="en-IN"/>
        </w:rPr>
        <w:t>.</w:t>
      </w:r>
    </w:p>
    <w:p w14:paraId="182CFB8C" w14:textId="77777777" w:rsidR="00982E93" w:rsidRPr="00E4452C" w:rsidRDefault="00982E93" w:rsidP="00982E93">
      <w:pPr>
        <w:numPr>
          <w:ilvl w:val="0"/>
          <w:numId w:val="75"/>
        </w:numPr>
        <w:tabs>
          <w:tab w:val="num" w:pos="720"/>
        </w:tabs>
        <w:rPr>
          <w:lang w:val="en-IN"/>
        </w:rPr>
      </w:pPr>
      <w:r w:rsidRPr="00E4452C">
        <w:rPr>
          <w:lang w:val="en-IN"/>
        </w:rPr>
        <w:t>detect if auth</w:t>
      </w:r>
      <w:r>
        <w:rPr>
          <w:lang w:val="en-IN"/>
        </w:rPr>
        <w:t>n</w:t>
      </w:r>
      <w:r w:rsidRPr="00E4452C">
        <w:rPr>
          <w:lang w:val="en-IN"/>
        </w:rPr>
        <w:t xml:space="preserve"> is not saml in tunnel group</w:t>
      </w:r>
      <w:r>
        <w:rPr>
          <w:lang w:val="en-IN"/>
        </w:rPr>
        <w:t>.</w:t>
      </w:r>
    </w:p>
    <w:p w14:paraId="10BAE834" w14:textId="77777777" w:rsidR="00982E93" w:rsidRPr="00E4452C" w:rsidRDefault="00982E93" w:rsidP="00982E93">
      <w:pPr>
        <w:numPr>
          <w:ilvl w:val="0"/>
          <w:numId w:val="75"/>
        </w:numPr>
        <w:tabs>
          <w:tab w:val="num" w:pos="720"/>
        </w:tabs>
        <w:rPr>
          <w:lang w:val="en-IN"/>
        </w:rPr>
      </w:pPr>
      <w:r w:rsidRPr="00E4452C">
        <w:rPr>
          <w:lang w:val="en-IN"/>
        </w:rPr>
        <w:lastRenderedPageBreak/>
        <w:t>detect SAML-related i</w:t>
      </w:r>
      <w:r>
        <w:rPr>
          <w:lang w:val="en-IN"/>
        </w:rPr>
        <w:t>ssues.</w:t>
      </w:r>
    </w:p>
    <w:p w14:paraId="6D6ACB29" w14:textId="77777777" w:rsidR="00982E93" w:rsidRPr="00E4452C" w:rsidRDefault="00982E93" w:rsidP="00982E93">
      <w:pPr>
        <w:numPr>
          <w:ilvl w:val="0"/>
          <w:numId w:val="75"/>
        </w:numPr>
        <w:tabs>
          <w:tab w:val="num" w:pos="720"/>
        </w:tabs>
        <w:rPr>
          <w:lang w:val="en-IN"/>
        </w:rPr>
      </w:pPr>
      <w:r w:rsidRPr="00E4452C">
        <w:rPr>
          <w:lang w:val="en-IN"/>
        </w:rPr>
        <w:t>detect HA and cluster bulk sync issues</w:t>
      </w:r>
      <w:r>
        <w:rPr>
          <w:lang w:val="en-IN"/>
        </w:rPr>
        <w:t>.</w:t>
      </w:r>
    </w:p>
    <w:p w14:paraId="3500CD8B" w14:textId="77777777" w:rsidR="00982E93" w:rsidRDefault="00982E93" w:rsidP="00982E93">
      <w:pPr>
        <w:numPr>
          <w:ilvl w:val="0"/>
          <w:numId w:val="75"/>
        </w:numPr>
        <w:tabs>
          <w:tab w:val="num" w:pos="720"/>
        </w:tabs>
        <w:rPr>
          <w:lang w:val="en-IN"/>
        </w:rPr>
      </w:pPr>
      <w:r w:rsidRPr="00E4452C">
        <w:rPr>
          <w:lang w:val="en-IN"/>
        </w:rPr>
        <w:t>insights from snort counters like token-related issues, decryption related, etc</w:t>
      </w:r>
    </w:p>
    <w:p w14:paraId="7ADA2BD4" w14:textId="77777777" w:rsidR="00982E93" w:rsidRDefault="00982E93" w:rsidP="00982E93">
      <w:pPr>
        <w:rPr>
          <w:lang w:val="en-IN"/>
        </w:rPr>
      </w:pPr>
    </w:p>
    <w:p w14:paraId="1ED05828" w14:textId="750FB35A" w:rsidR="00982E93" w:rsidRDefault="00982E93" w:rsidP="00982E93">
      <w:pPr>
        <w:rPr>
          <w:b/>
          <w:bCs/>
          <w:sz w:val="28"/>
          <w:szCs w:val="28"/>
          <w:lang w:val="en-IN"/>
        </w:rPr>
      </w:pPr>
      <w:r>
        <w:rPr>
          <w:b/>
          <w:bCs/>
          <w:sz w:val="28"/>
          <w:szCs w:val="28"/>
          <w:lang w:val="en-IN"/>
        </w:rPr>
        <w:t xml:space="preserve">2.13.1 </w:t>
      </w:r>
      <w:r w:rsidRPr="006E4334">
        <w:rPr>
          <w:b/>
          <w:bCs/>
          <w:sz w:val="28"/>
          <w:szCs w:val="28"/>
          <w:lang w:val="en-IN"/>
        </w:rPr>
        <w:t>UX/UI:</w:t>
      </w:r>
    </w:p>
    <w:p w14:paraId="39D2BEFD" w14:textId="77777777" w:rsidR="00982E93" w:rsidRDefault="00982E93" w:rsidP="00982E93">
      <w:pPr>
        <w:rPr>
          <w:b/>
          <w:bCs/>
          <w:sz w:val="28"/>
          <w:szCs w:val="28"/>
          <w:lang w:val="en-IN"/>
        </w:rPr>
      </w:pPr>
    </w:p>
    <w:p w14:paraId="64F5BC2F" w14:textId="77777777" w:rsidR="00982E93" w:rsidRPr="00ED1DD8" w:rsidRDefault="00982E93" w:rsidP="00982E93">
      <w:pPr>
        <w:rPr>
          <w:szCs w:val="22"/>
          <w:lang w:val="en-IN"/>
        </w:rPr>
      </w:pPr>
      <w:r w:rsidRPr="00ED1DD8">
        <w:rPr>
          <w:szCs w:val="22"/>
        </w:rPr>
        <w:t>A Diagnose icon will be present inline against each app. Clicking it will open a dialog box providing a drop-down to choose the device. Once the Run button is clicked, the results are shown within this dialog box context. </w:t>
      </w:r>
    </w:p>
    <w:p w14:paraId="424153D4" w14:textId="77777777" w:rsidR="00982E93" w:rsidRPr="00E4452C" w:rsidRDefault="00982E93" w:rsidP="00982E93">
      <w:pPr>
        <w:rPr>
          <w:b/>
          <w:bCs/>
          <w:sz w:val="28"/>
          <w:szCs w:val="28"/>
          <w:lang w:val="en-IN"/>
        </w:rPr>
      </w:pPr>
    </w:p>
    <w:p w14:paraId="5F39D66A" w14:textId="77777777" w:rsidR="00982E93" w:rsidRPr="00BC6165" w:rsidRDefault="00982E93" w:rsidP="00982E93">
      <w:pPr>
        <w:rPr>
          <w:sz w:val="28"/>
          <w:szCs w:val="28"/>
          <w:lang w:val="en-IN"/>
        </w:rPr>
      </w:pPr>
    </w:p>
    <w:p w14:paraId="48E377A6" w14:textId="77777777" w:rsidR="00982E93" w:rsidRDefault="00982E93" w:rsidP="00982E93">
      <w:pPr>
        <w:rPr>
          <w:lang w:val="en-IN"/>
        </w:rPr>
      </w:pPr>
      <w:r>
        <w:rPr>
          <w:noProof/>
          <w:lang w:val="en-IN"/>
        </w:rPr>
        <w:drawing>
          <wp:inline distT="0" distB="0" distL="0" distR="0" wp14:anchorId="17395D8C" wp14:editId="0EC692E9">
            <wp:extent cx="5943600" cy="3340100"/>
            <wp:effectExtent l="0" t="0" r="0" b="0"/>
            <wp:docPr id="192098870" name="Picture 19209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8870" name="Picture 1920988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5971FEA9" w14:textId="77777777" w:rsidR="00982E93" w:rsidRDefault="00982E93" w:rsidP="00982E93">
      <w:pPr>
        <w:rPr>
          <w:lang w:val="en-IN"/>
        </w:rPr>
      </w:pPr>
    </w:p>
    <w:p w14:paraId="05436DB1" w14:textId="77777777" w:rsidR="00982E93" w:rsidRDefault="00982E93" w:rsidP="00982E93">
      <w:pPr>
        <w:rPr>
          <w:lang w:val="en-IN"/>
        </w:rPr>
      </w:pPr>
      <w:r>
        <w:rPr>
          <w:noProof/>
          <w:lang w:val="en-IN"/>
        </w:rPr>
        <w:lastRenderedPageBreak/>
        <w:drawing>
          <wp:inline distT="0" distB="0" distL="0" distR="0" wp14:anchorId="72FEC052" wp14:editId="3224F52A">
            <wp:extent cx="5943600" cy="3340100"/>
            <wp:effectExtent l="0" t="0" r="0" b="0"/>
            <wp:docPr id="559874863" name="Picture 55987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74863" name="Picture 5598748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06D3E00B" w14:textId="77777777" w:rsidR="00982E93" w:rsidRDefault="00982E93" w:rsidP="00982E93">
      <w:pPr>
        <w:rPr>
          <w:lang w:val="en-IN"/>
        </w:rPr>
      </w:pPr>
    </w:p>
    <w:p w14:paraId="0946B714" w14:textId="77777777" w:rsidR="00982E93" w:rsidRDefault="00982E93" w:rsidP="00982E93">
      <w:pPr>
        <w:rPr>
          <w:lang w:val="en-IN"/>
        </w:rPr>
      </w:pPr>
      <w:r>
        <w:rPr>
          <w:noProof/>
          <w:lang w:val="en-IN"/>
        </w:rPr>
        <w:drawing>
          <wp:inline distT="0" distB="0" distL="0" distR="0" wp14:anchorId="4EDE0AF9" wp14:editId="3757CD92">
            <wp:extent cx="5943600" cy="3340100"/>
            <wp:effectExtent l="0" t="0" r="0" b="0"/>
            <wp:docPr id="763522269" name="Picture 7635222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2269" name="Picture 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78EA2CC4" w14:textId="77777777" w:rsidR="00982E93" w:rsidRDefault="00982E93" w:rsidP="00982E93">
      <w:pPr>
        <w:rPr>
          <w:lang w:val="en-IN"/>
        </w:rPr>
      </w:pPr>
    </w:p>
    <w:p w14:paraId="4AC44560" w14:textId="77777777" w:rsidR="00982E93" w:rsidRDefault="00982E93" w:rsidP="00982E93">
      <w:pPr>
        <w:rPr>
          <w:lang w:val="en-IN"/>
        </w:rPr>
      </w:pPr>
    </w:p>
    <w:p w14:paraId="66A65C8C" w14:textId="77777777" w:rsidR="00982E93" w:rsidRPr="00B03318" w:rsidRDefault="00982E93" w:rsidP="00982E93">
      <w:pPr>
        <w:rPr>
          <w:lang w:val="en-IN"/>
        </w:rPr>
      </w:pPr>
      <w:r>
        <w:rPr>
          <w:noProof/>
          <w:lang w:val="en-IN"/>
        </w:rPr>
        <w:lastRenderedPageBreak/>
        <w:drawing>
          <wp:inline distT="0" distB="0" distL="0" distR="0" wp14:anchorId="3E762F15" wp14:editId="56F918B0">
            <wp:extent cx="5943600" cy="3340100"/>
            <wp:effectExtent l="0" t="0" r="0" b="0"/>
            <wp:docPr id="2038804448" name="Picture 203880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4448" name="Picture 20388044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385AE8BF" w14:textId="1DE80123" w:rsidR="00982E93" w:rsidRDefault="00982E93" w:rsidP="00120068"/>
    <w:p w14:paraId="6A07BA0F" w14:textId="321A8E9A" w:rsidR="0007067B" w:rsidRPr="0007067B" w:rsidRDefault="0007067B" w:rsidP="0007067B">
      <w:pPr>
        <w:pStyle w:val="ListParagraph"/>
        <w:numPr>
          <w:ilvl w:val="2"/>
          <w:numId w:val="11"/>
        </w:numPr>
        <w:rPr>
          <w:b/>
          <w:bCs/>
          <w:lang w:val="en-IN"/>
        </w:rPr>
      </w:pPr>
      <w:r w:rsidRPr="0007067B">
        <w:rPr>
          <w:b/>
          <w:bCs/>
          <w:lang w:val="en-IN"/>
        </w:rPr>
        <w:t>CLI</w:t>
      </w:r>
    </w:p>
    <w:p w14:paraId="4579B062" w14:textId="77777777" w:rsidR="0007067B" w:rsidRPr="0007067B" w:rsidRDefault="0007067B" w:rsidP="0007067B">
      <w:pPr>
        <w:rPr>
          <w:lang w:val="en-IN"/>
        </w:rPr>
      </w:pPr>
      <w:r w:rsidRPr="0007067B">
        <w:rPr>
          <w:lang w:val="en-IN"/>
        </w:rPr>
        <w:t>A hidden CLI is introduced to collect logs in the same format as tech-support. </w:t>
      </w:r>
    </w:p>
    <w:p w14:paraId="68707EC2" w14:textId="77777777" w:rsidR="0007067B" w:rsidRPr="0007067B" w:rsidRDefault="0007067B" w:rsidP="0007067B">
      <w:pPr>
        <w:rPr>
          <w:lang w:val="en-IN"/>
        </w:rPr>
      </w:pPr>
      <w:r w:rsidRPr="0007067B">
        <w:rPr>
          <w:lang w:val="en-IN"/>
        </w:rPr>
        <w:t>show zero-trust diagnostics</w:t>
      </w:r>
    </w:p>
    <w:p w14:paraId="3EBBCC8A" w14:textId="2E3C56AF" w:rsidR="0007067B" w:rsidRPr="0007067B" w:rsidRDefault="0007067B" w:rsidP="0007067B">
      <w:pPr>
        <w:rPr>
          <w:lang w:val="en-IN"/>
        </w:rPr>
      </w:pPr>
      <w:r w:rsidRPr="0007067B">
        <w:rPr>
          <w:lang w:val="en-IN"/>
        </w:rPr>
        <w:t>The "ZT" option has been introduced in the system troubleshooting feature to collect ZTNA specifi</w:t>
      </w:r>
      <w:r w:rsidR="005E4907">
        <w:rPr>
          <w:lang w:val="en-IN"/>
        </w:rPr>
        <w:t xml:space="preserve">c </w:t>
      </w:r>
      <w:r w:rsidRPr="0007067B">
        <w:rPr>
          <w:lang w:val="en-IN"/>
        </w:rPr>
        <w:t>logs. </w:t>
      </w:r>
      <w:r w:rsidRPr="0007067B">
        <w:rPr>
          <w:lang w:val="en-IN"/>
        </w:rPr>
        <w:br/>
        <w:t>These TS logs can be collected as part of Device Troubleshooting Logs from the FMC.</w:t>
      </w:r>
    </w:p>
    <w:p w14:paraId="17DA956E" w14:textId="77777777" w:rsidR="001E497C" w:rsidRPr="00D309B7" w:rsidRDefault="001E497C" w:rsidP="00120068"/>
    <w:p w14:paraId="69FA83D8" w14:textId="21637FFF" w:rsidR="00AC2D16" w:rsidRPr="005810B1" w:rsidRDefault="79C25EAA" w:rsidP="005D7591">
      <w:pPr>
        <w:pStyle w:val="Heading1"/>
        <w:spacing w:after="0"/>
      </w:pPr>
      <w:bookmarkStart w:id="231" w:name="_Toc118293434"/>
      <w:bookmarkStart w:id="232" w:name="_Toc142917837"/>
      <w:r>
        <w:t>Software Requirements</w:t>
      </w:r>
      <w:bookmarkEnd w:id="231"/>
      <w:bookmarkEnd w:id="232"/>
    </w:p>
    <w:p w14:paraId="4CAE7019" w14:textId="7AAC6A46" w:rsidR="088077E3" w:rsidRPr="00D309B7" w:rsidRDefault="088077E3" w:rsidP="007608A8">
      <w:bookmarkStart w:id="233" w:name="_Toc449252950"/>
      <w:r w:rsidRPr="00D309B7">
        <w:t xml:space="preserve">Target Process Entry: </w:t>
      </w:r>
      <w:hyperlink r:id="rId27">
        <w:r w:rsidRPr="742BFD99">
          <w:rPr>
            <w:rStyle w:val="Hyperlink"/>
          </w:rPr>
          <w:t>https://targetprocess.cisco.com/entity/724028-ztna-platform</w:t>
        </w:r>
      </w:hyperlink>
    </w:p>
    <w:p w14:paraId="425AB0FC" w14:textId="558EE9EB" w:rsidR="742BFD99" w:rsidRPr="00D309B7" w:rsidRDefault="742BFD99" w:rsidP="007608A8"/>
    <w:p w14:paraId="2F420944" w14:textId="53BDE14B" w:rsidR="6C4F0C5C" w:rsidRPr="00D309B7" w:rsidRDefault="6C4F0C5C" w:rsidP="007608A8">
      <w:pPr>
        <w:rPr>
          <w:lang w:val="en-IN"/>
        </w:rPr>
      </w:pPr>
      <w:r w:rsidRPr="00D309B7">
        <w:rPr>
          <w:lang w:val="en-IN"/>
        </w:rPr>
        <w:t>The 7.4 release should focus on building the core workings of the ZTNA platform as well as delivering an MVP solution to customers meanwhile keeping all of the key requirements listed below in mind during the process.</w:t>
      </w:r>
    </w:p>
    <w:p w14:paraId="21652BC5" w14:textId="0EE47B96" w:rsidR="6C4F0C5C" w:rsidRPr="00D309B7" w:rsidRDefault="6C4F0C5C" w:rsidP="742BFD99"/>
    <w:p w14:paraId="5D74CD18" w14:textId="003FC4F2" w:rsidR="6C4F0C5C" w:rsidRPr="00D309B7" w:rsidRDefault="6C4F0C5C" w:rsidP="007608A8">
      <w:pPr>
        <w:rPr>
          <w:lang w:val="en-IN"/>
        </w:rPr>
      </w:pPr>
      <w:r w:rsidRPr="00D309B7">
        <w:t>1.</w:t>
      </w:r>
      <w:r w:rsidRPr="00D309B7">
        <w:rPr>
          <w:b/>
        </w:rPr>
        <w:t xml:space="preserve"> Core ZTNA Components -</w:t>
      </w:r>
      <w:r w:rsidRPr="00D309B7">
        <w:t xml:space="preserve"> </w:t>
      </w:r>
      <w:r w:rsidRPr="00D309B7">
        <w:rPr>
          <w:lang w:val="en-IN"/>
        </w:rPr>
        <w:t xml:space="preserve">This requirement covers the underlying infrastructure required to handle the ZTNA traffic including but not limited to: </w:t>
      </w:r>
    </w:p>
    <w:p w14:paraId="67AD01F5" w14:textId="02AAE3B3" w:rsidR="6C4F0C5C" w:rsidRPr="00D309B7" w:rsidRDefault="6C4F0C5C" w:rsidP="007608A8">
      <w:pPr>
        <w:rPr>
          <w:lang w:val="en-IN"/>
        </w:rPr>
      </w:pPr>
    </w:p>
    <w:p w14:paraId="18F50DB8" w14:textId="75C45FD0" w:rsidR="6C4F0C5C" w:rsidRPr="00D309B7" w:rsidRDefault="00504607" w:rsidP="00390ACC">
      <w:pPr>
        <w:pStyle w:val="ListBullet"/>
      </w:pPr>
      <w:r>
        <w:t>I</w:t>
      </w:r>
      <w:r w:rsidR="6C4F0C5C">
        <w:t>ntercepting of traffic destined for an application or service that is protected by the ZTNA Policy.</w:t>
      </w:r>
      <w:r>
        <w:tab/>
      </w:r>
      <w:r>
        <w:tab/>
      </w:r>
      <w:r>
        <w:tab/>
      </w:r>
      <w:r>
        <w:tab/>
      </w:r>
    </w:p>
    <w:p w14:paraId="1C1BB44F" w14:textId="26CFBDDF" w:rsidR="6C4F0C5C" w:rsidRPr="00D309B7" w:rsidRDefault="6C4F0C5C" w:rsidP="00390ACC">
      <w:pPr>
        <w:pStyle w:val="ListBullet"/>
      </w:pPr>
      <w:r>
        <w:t>Authentication redirection for an unauthenticated or "authentication expired" flow.</w:t>
      </w:r>
      <w:r>
        <w:tab/>
      </w:r>
      <w:r>
        <w:tab/>
      </w:r>
    </w:p>
    <w:p w14:paraId="13AB5477" w14:textId="6785DE3E" w:rsidR="6C4F0C5C" w:rsidRPr="00D309B7" w:rsidRDefault="6C4F0C5C" w:rsidP="00390ACC">
      <w:pPr>
        <w:pStyle w:val="ListBullet"/>
      </w:pPr>
      <w:r>
        <w:t>Dynamically applying the relevant configuration in FTD to allow through an authenticated flow.</w:t>
      </w:r>
    </w:p>
    <w:p w14:paraId="07DFE518" w14:textId="4EBB573D" w:rsidR="6C4F0C5C" w:rsidRPr="00D309B7" w:rsidRDefault="6C4F0C5C" w:rsidP="00390ACC">
      <w:pPr>
        <w:pStyle w:val="ListBullet"/>
      </w:pPr>
      <w:r>
        <w:t xml:space="preserve">Passing of traffic to Snort for handling of AVC, IPS, Malware and EVE processing where applicable. </w:t>
      </w:r>
    </w:p>
    <w:p w14:paraId="24AD3A6C" w14:textId="6DAFBC7F" w:rsidR="6C4F0C5C" w:rsidRPr="00D309B7" w:rsidRDefault="6C4F0C5C" w:rsidP="00390ACC">
      <w:pPr>
        <w:pStyle w:val="ListBullet"/>
      </w:pPr>
      <w:r>
        <w:t xml:space="preserve">Status, Monitoring and failure handling for Fault Tolerance in the event of a failure. </w:t>
      </w:r>
      <w:r>
        <w:tab/>
      </w:r>
    </w:p>
    <w:p w14:paraId="15C81FCC" w14:textId="073EC92B" w:rsidR="6C4F0C5C" w:rsidRPr="00D309B7" w:rsidRDefault="6C4F0C5C" w:rsidP="00390ACC">
      <w:pPr>
        <w:pStyle w:val="ListBullet"/>
      </w:pPr>
      <w:r>
        <w:t xml:space="preserve">Detailed logging capabilities for troubleshooting. </w:t>
      </w:r>
    </w:p>
    <w:p w14:paraId="3A81C10D" w14:textId="485016E2" w:rsidR="6C4F0C5C" w:rsidRPr="00D309B7" w:rsidRDefault="6C4F0C5C" w:rsidP="742BFD99"/>
    <w:p w14:paraId="505223FC" w14:textId="49756F8C" w:rsidR="6C4F0C5C" w:rsidRPr="00D309B7" w:rsidRDefault="6C4F0C5C" w:rsidP="742BFD99">
      <w:pPr>
        <w:rPr>
          <w:lang w:val="en-IN"/>
        </w:rPr>
      </w:pPr>
      <w:r w:rsidRPr="00D309B7">
        <w:lastRenderedPageBreak/>
        <w:t xml:space="preserve">2. </w:t>
      </w:r>
      <w:r w:rsidRPr="00D309B7">
        <w:rPr>
          <w:b/>
        </w:rPr>
        <w:t>Telemetry for ZTNA -</w:t>
      </w:r>
      <w:r w:rsidRPr="00D309B7">
        <w:t xml:space="preserve"> </w:t>
      </w:r>
      <w:r w:rsidRPr="00D309B7">
        <w:rPr>
          <w:lang w:val="en-IN"/>
        </w:rPr>
        <w:t xml:space="preserve">In order to further develop the </w:t>
      </w:r>
      <w:r w:rsidR="43F92E6F" w:rsidRPr="00D309B7">
        <w:rPr>
          <w:lang w:val="en-IN"/>
        </w:rPr>
        <w:t>solution,</w:t>
      </w:r>
      <w:r w:rsidRPr="00D309B7">
        <w:rPr>
          <w:lang w:val="en-IN"/>
        </w:rPr>
        <w:t xml:space="preserve"> we need to have telemetry showing the usage of the solution. This should include the ability to track the number of customers with ZTNA configured, how many applications they have configured, how many concurrent users have been authenticated and what platform the customer is using for their configuration. </w:t>
      </w:r>
    </w:p>
    <w:p w14:paraId="4514CAC3" w14:textId="25309025" w:rsidR="742BFD99" w:rsidRDefault="742BFD99"/>
    <w:p w14:paraId="35A3F23F" w14:textId="4B7E4CE1" w:rsidR="6C4F0C5C" w:rsidRPr="00D309B7" w:rsidRDefault="6C4F0C5C" w:rsidP="742BFD99">
      <w:pPr>
        <w:rPr>
          <w:lang w:val="en-IN"/>
        </w:rPr>
      </w:pPr>
      <w:r w:rsidRPr="00D309B7">
        <w:t xml:space="preserve">3. </w:t>
      </w:r>
      <w:r w:rsidRPr="00D309B7">
        <w:rPr>
          <w:b/>
        </w:rPr>
        <w:t xml:space="preserve">Configurable ZTNA </w:t>
      </w:r>
      <w:r w:rsidR="58DDB0BB" w:rsidRPr="00D309B7">
        <w:rPr>
          <w:b/>
        </w:rPr>
        <w:t>Policy -</w:t>
      </w:r>
      <w:r w:rsidRPr="00D309B7">
        <w:t xml:space="preserve"> </w:t>
      </w:r>
      <w:r w:rsidRPr="00D309B7">
        <w:rPr>
          <w:lang w:val="en-IN"/>
        </w:rPr>
        <w:t xml:space="preserve">The Policy engine will provide administrators of the solution to configure which applications should be protected by ZTNA, which Identity source should be used (Azure AD SAML as a priority), Reauth timers, level of inspection desired etc. </w:t>
      </w:r>
    </w:p>
    <w:p w14:paraId="7E11139E" w14:textId="78CB7690" w:rsidR="6C4F0C5C" w:rsidRPr="00D309B7" w:rsidRDefault="6C4F0C5C" w:rsidP="742BFD99"/>
    <w:p w14:paraId="75699C03" w14:textId="7438AE19" w:rsidR="6C4F0C5C" w:rsidRPr="00D309B7" w:rsidRDefault="6C4F0C5C" w:rsidP="742BFD99">
      <w:pPr>
        <w:rPr>
          <w:lang w:val="en-IN"/>
        </w:rPr>
      </w:pPr>
      <w:r w:rsidRPr="00D309B7">
        <w:t xml:space="preserve">4. </w:t>
      </w:r>
      <w:r w:rsidRPr="00D309B7">
        <w:rPr>
          <w:b/>
        </w:rPr>
        <w:t>ZTNA for Web-Based Apps -</w:t>
      </w:r>
      <w:r w:rsidRPr="00D309B7">
        <w:t xml:space="preserve"> </w:t>
      </w:r>
      <w:r w:rsidRPr="00D309B7">
        <w:rPr>
          <w:lang w:val="en-IN"/>
        </w:rPr>
        <w:t xml:space="preserve">Should be able to protect HTTPS browser-based apps using SAML as an Authentication Source with Azure AD as an Identity Source as a minimum with Cisco Duo second (Duo does not handle primary Auth, the Primary Auth may need to be limited to AD or Azure AD for the initial use-case). </w:t>
      </w:r>
    </w:p>
    <w:p w14:paraId="5C37367B" w14:textId="7352F122" w:rsidR="6C4F0C5C" w:rsidRPr="00D309B7" w:rsidRDefault="6C4F0C5C" w:rsidP="742BFD99"/>
    <w:p w14:paraId="05F3779C" w14:textId="3BF1D099" w:rsidR="6C4F0C5C" w:rsidRPr="00D309B7" w:rsidRDefault="6C4F0C5C" w:rsidP="007608A8">
      <w:pPr>
        <w:rPr>
          <w:lang w:val="en-IN"/>
        </w:rPr>
      </w:pPr>
      <w:r w:rsidRPr="00D309B7">
        <w:t xml:space="preserve">5. </w:t>
      </w:r>
      <w:r w:rsidRPr="00D309B7">
        <w:rPr>
          <w:b/>
        </w:rPr>
        <w:t xml:space="preserve">ZTNA for Non-Web Apps - </w:t>
      </w:r>
      <w:r w:rsidRPr="00D309B7">
        <w:rPr>
          <w:lang w:val="en-IN"/>
        </w:rPr>
        <w:t>Likely a stretch goal for 7.4 but this should be the next priority, in order to really address ZTNA use-cases we need to be able to protect all apps on all ports/protocols. Whilst some will require further investigation, the next focus after HTTPS should be SSH and RDP ideally using the Native OS Client Applications.</w:t>
      </w:r>
    </w:p>
    <w:p w14:paraId="381D0F09" w14:textId="1528BA1B" w:rsidR="6C4F0C5C" w:rsidRPr="00D309B7" w:rsidRDefault="6C4F0C5C" w:rsidP="007608A8">
      <w:pPr>
        <w:rPr>
          <w:lang w:val="en-IN"/>
        </w:rPr>
      </w:pPr>
    </w:p>
    <w:p w14:paraId="3AAD549B" w14:textId="63077A00" w:rsidR="6C4F0C5C" w:rsidRPr="00D309B7" w:rsidRDefault="6C4F0C5C" w:rsidP="007608A8">
      <w:pPr>
        <w:rPr>
          <w:lang w:val="en-IN"/>
        </w:rPr>
      </w:pPr>
      <w:r w:rsidRPr="00D309B7">
        <w:rPr>
          <w:lang w:val="en-IN"/>
        </w:rPr>
        <w:t xml:space="preserve">At the delivery of the 7.4 release, as a minimum customers should be able to configure ZTNA policy to protect Web-based applications for outside-in and inside-in traffic flows and authenticate users based on Azure AD with configurable policy to determine who has access. </w:t>
      </w:r>
    </w:p>
    <w:p w14:paraId="6A38E702" w14:textId="4AAB8E51" w:rsidR="742BFD99" w:rsidRDefault="742BFD99"/>
    <w:p w14:paraId="40D7FD70" w14:textId="79E772AD" w:rsidR="00F112BD" w:rsidRPr="00AF7DDD" w:rsidRDefault="79C25EAA" w:rsidP="00AF7DDD">
      <w:pPr>
        <w:pStyle w:val="Heading1"/>
      </w:pPr>
      <w:bookmarkStart w:id="234" w:name="_Toc118293435"/>
      <w:bookmarkStart w:id="235" w:name="_Toc440833823"/>
      <w:bookmarkStart w:id="236" w:name="_Toc449252957"/>
      <w:bookmarkStart w:id="237" w:name="_Toc142917838"/>
      <w:bookmarkEnd w:id="38"/>
      <w:bookmarkEnd w:id="233"/>
      <w:r>
        <w:t>Memory and Performance Impact</w:t>
      </w:r>
      <w:bookmarkEnd w:id="234"/>
      <w:bookmarkEnd w:id="237"/>
    </w:p>
    <w:p w14:paraId="368FC6BB" w14:textId="237B52A0" w:rsidR="009E52EF" w:rsidRDefault="5F3DA762" w:rsidP="005D7591">
      <w:pPr>
        <w:pStyle w:val="Heading2"/>
      </w:pPr>
      <w:bookmarkStart w:id="238" w:name="_Toc118293436"/>
      <w:bookmarkStart w:id="239" w:name="_Toc142917839"/>
      <w:r>
        <w:t>Memory</w:t>
      </w:r>
      <w:bookmarkEnd w:id="238"/>
      <w:bookmarkEnd w:id="239"/>
    </w:p>
    <w:p w14:paraId="4D1D8384" w14:textId="4F16946C" w:rsidR="00A03FAD" w:rsidRDefault="00F57CD0" w:rsidP="000129FE">
      <w:r>
        <w:t xml:space="preserve">This feature will be allocating memory for </w:t>
      </w:r>
      <w:r w:rsidR="00F1606F">
        <w:t>following:</w:t>
      </w:r>
    </w:p>
    <w:p w14:paraId="1F23F47E" w14:textId="4E129626" w:rsidR="00F57CD0" w:rsidRDefault="00F57CD0" w:rsidP="00390ACC">
      <w:pPr>
        <w:pStyle w:val="ListBullet"/>
      </w:pPr>
      <w:r>
        <w:t>New zero-trust apps and groups configuration</w:t>
      </w:r>
      <w:r w:rsidR="003422FA">
        <w:t>:</w:t>
      </w:r>
    </w:p>
    <w:p w14:paraId="3A17127C" w14:textId="24A0F2D5" w:rsidR="003422FA" w:rsidRDefault="003422FA" w:rsidP="00390ACC">
      <w:pPr>
        <w:pStyle w:val="ListBullet2"/>
      </w:pPr>
      <w:r>
        <w:t xml:space="preserve">This will be negligible. Number of applications supported by an individual FTD </w:t>
      </w:r>
      <w:r w:rsidR="008114E6">
        <w:t>is limited (perhaps in hundreds max).</w:t>
      </w:r>
    </w:p>
    <w:p w14:paraId="415A2E97" w14:textId="4B4A2BEE" w:rsidR="00F57CD0" w:rsidRDefault="00CF68B9" w:rsidP="00390ACC">
      <w:pPr>
        <w:pStyle w:val="ListBullet"/>
      </w:pPr>
      <w:r>
        <w:t xml:space="preserve">Auth </w:t>
      </w:r>
      <w:r w:rsidR="000D178E">
        <w:t>table</w:t>
      </w:r>
      <w:r>
        <w:t xml:space="preserve"> in data path</w:t>
      </w:r>
    </w:p>
    <w:p w14:paraId="422CFD1C" w14:textId="37C6F80A" w:rsidR="008114E6" w:rsidRDefault="00D84EB0" w:rsidP="00390ACC">
      <w:pPr>
        <w:pStyle w:val="ListBullet2"/>
      </w:pPr>
      <w:r>
        <w:t>This is a table in data</w:t>
      </w:r>
      <w:r w:rsidR="005A10DF">
        <w:t xml:space="preserve"> </w:t>
      </w:r>
      <w:r>
        <w:t>path</w:t>
      </w:r>
      <w:r w:rsidR="008B6D75">
        <w:t xml:space="preserve">. </w:t>
      </w:r>
      <w:r w:rsidR="008114E6">
        <w:t xml:space="preserve">For each </w:t>
      </w:r>
      <w:r>
        <w:t xml:space="preserve">client to app authentication, there will be an entry in this DB. </w:t>
      </w:r>
      <w:r w:rsidR="008B6D75">
        <w:t>Entry contains user email, app</w:t>
      </w:r>
      <w:r w:rsidR="007A1A8A">
        <w:t xml:space="preserve">, cookie and other details. </w:t>
      </w:r>
      <w:r w:rsidR="00B06C19">
        <w:t xml:space="preserve">Estimated size of each entry </w:t>
      </w:r>
      <w:r w:rsidR="00F1606F">
        <w:t xml:space="preserve">will be maximum </w:t>
      </w:r>
      <w:r w:rsidR="00D1344D">
        <w:t>1K bytes.</w:t>
      </w:r>
    </w:p>
    <w:p w14:paraId="3B5B453B" w14:textId="77777777" w:rsidR="005151CE" w:rsidRDefault="005151CE" w:rsidP="00390ACC">
      <w:pPr>
        <w:pStyle w:val="ListBullet"/>
        <w:numPr>
          <w:ilvl w:val="0"/>
          <w:numId w:val="0"/>
        </w:numPr>
        <w:ind w:left="360" w:hanging="360"/>
      </w:pPr>
    </w:p>
    <w:p w14:paraId="14CBC8AC" w14:textId="099CB18A" w:rsidR="002C56B7" w:rsidRDefault="002C56B7" w:rsidP="00E5621C">
      <w:r>
        <w:t>Each ZTNA application requires an SSL certificate and key pair to be provided so that the FTD can act as a MITM to inspect the traffic and validate the cookies. The memory consumption i</w:t>
      </w:r>
      <w:r w:rsidR="00DD5262">
        <w:t>s</w:t>
      </w:r>
      <w:r>
        <w:t xml:space="preserve"> directly proportional to the number of applications and their certificates. If all applications use the same certificate and key (wildcard certificates) then the memory used would be far lesser as compared to all applications using separate certificate-key pairs. </w:t>
      </w:r>
    </w:p>
    <w:p w14:paraId="51DC7DB8" w14:textId="68DE3870" w:rsidR="002C56B7" w:rsidRDefault="002C56B7" w:rsidP="00390ACC">
      <w:r>
        <w:t>This memory consumption puts limits on the number of applications that can be configured on a single FTD device and is platform dependent. The recommended number of applications that can be serviced by a platform would be known after performing tests midway into the development and will be updated later.</w:t>
      </w:r>
    </w:p>
    <w:p w14:paraId="22BFDB89" w14:textId="7A555206" w:rsidR="009E52EF" w:rsidRDefault="5F3DA762" w:rsidP="005D7591">
      <w:pPr>
        <w:pStyle w:val="Heading2"/>
      </w:pPr>
      <w:bookmarkStart w:id="240" w:name="_Toc118293437"/>
      <w:bookmarkStart w:id="241" w:name="_Toc142917840"/>
      <w:r>
        <w:t>Performance</w:t>
      </w:r>
      <w:bookmarkEnd w:id="240"/>
      <w:bookmarkEnd w:id="241"/>
    </w:p>
    <w:p w14:paraId="3638B21B" w14:textId="640C55F9" w:rsidR="00C81D70" w:rsidRDefault="00C81D70" w:rsidP="000129FE">
      <w:r>
        <w:t xml:space="preserve">We will have </w:t>
      </w:r>
      <w:r w:rsidR="00682D44">
        <w:t>to consider following</w:t>
      </w:r>
      <w:r>
        <w:t xml:space="preserve"> performance aspects:</w:t>
      </w:r>
    </w:p>
    <w:p w14:paraId="235BCFF8" w14:textId="0E81CB9A" w:rsidR="00C81D70" w:rsidRDefault="00766CA4" w:rsidP="00390ACC">
      <w:pPr>
        <w:pStyle w:val="ListBullet"/>
      </w:pPr>
      <w:r>
        <w:lastRenderedPageBreak/>
        <w:t>Number of authentications</w:t>
      </w:r>
      <w:r w:rsidR="00E45140">
        <w:t xml:space="preserve"> per second</w:t>
      </w:r>
      <w:r>
        <w:t xml:space="preserve"> by control </w:t>
      </w:r>
      <w:r w:rsidR="006E7675">
        <w:t>plane (</w:t>
      </w:r>
      <w:r w:rsidR="001164EA">
        <w:t>CP)</w:t>
      </w:r>
    </w:p>
    <w:p w14:paraId="7674430A" w14:textId="25028663" w:rsidR="001164EA" w:rsidRDefault="001164EA" w:rsidP="00390ACC">
      <w:pPr>
        <w:pStyle w:val="ListBullet2"/>
      </w:pPr>
      <w:r>
        <w:t>CP terminates initial connection and redirects to IdP</w:t>
      </w:r>
      <w:r w:rsidR="009B32B7">
        <w:t xml:space="preserve">. </w:t>
      </w:r>
      <w:r>
        <w:t>It processes SAML assertion and redirects to mapped port.</w:t>
      </w:r>
    </w:p>
    <w:p w14:paraId="7F0DBF19" w14:textId="1BCD0E2D" w:rsidR="001164EA" w:rsidRDefault="006E7675" w:rsidP="00390ACC">
      <w:pPr>
        <w:pStyle w:val="ListBullet2"/>
      </w:pPr>
      <w:r>
        <w:t xml:space="preserve">There will be a limit on how many simultaneous authentications CP can support. </w:t>
      </w:r>
    </w:p>
    <w:p w14:paraId="00F3CA05" w14:textId="77777777" w:rsidR="004635C4" w:rsidRDefault="00766CA4" w:rsidP="00390ACC">
      <w:pPr>
        <w:pStyle w:val="ListBullet"/>
      </w:pPr>
      <w:r>
        <w:t>Total number of applications</w:t>
      </w:r>
      <w:r w:rsidR="0047751A">
        <w:t>/groups</w:t>
      </w:r>
      <w:r>
        <w:t xml:space="preserve"> that can be supported</w:t>
      </w:r>
    </w:p>
    <w:p w14:paraId="6BE5BE06" w14:textId="6675F76E" w:rsidR="009E2691" w:rsidRDefault="009E2691" w:rsidP="00390ACC">
      <w:pPr>
        <w:pStyle w:val="ListBullet"/>
      </w:pPr>
      <w:r>
        <w:t>Total number of connections that ca</w:t>
      </w:r>
      <w:r w:rsidR="004635C4">
        <w:t>n</w:t>
      </w:r>
      <w:r>
        <w:t xml:space="preserve"> be supported</w:t>
      </w:r>
    </w:p>
    <w:p w14:paraId="22555062" w14:textId="65A09472" w:rsidR="00A615A0" w:rsidRDefault="004635C4" w:rsidP="00390ACC">
      <w:pPr>
        <w:pStyle w:val="ListBullet"/>
      </w:pPr>
      <w:r>
        <w:t xml:space="preserve">Each data path connection will need to be decrypted for Cookie inspection. This </w:t>
      </w:r>
      <w:r w:rsidR="000A3A9C">
        <w:t>depeneds on</w:t>
      </w:r>
      <w:r>
        <w:t xml:space="preserve"> TLS </w:t>
      </w:r>
      <w:r w:rsidR="000A3A9C">
        <w:t>performance (</w:t>
      </w:r>
      <w:r w:rsidR="00A615A0">
        <w:t>certificate lookups and decryption).</w:t>
      </w:r>
    </w:p>
    <w:p w14:paraId="5C6BCA7B" w14:textId="77777777" w:rsidR="00F07B00" w:rsidRDefault="00F07B00" w:rsidP="00390ACC"/>
    <w:p w14:paraId="7D8F18DD" w14:textId="3859BC7B" w:rsidR="000847CC" w:rsidRDefault="00211AF2" w:rsidP="00E5621C">
      <w:r>
        <w:t xml:space="preserve">We will need to determine </w:t>
      </w:r>
      <w:r w:rsidR="00F07B00">
        <w:t>maximum</w:t>
      </w:r>
      <w:r>
        <w:t xml:space="preserve"> numbers for each platform</w:t>
      </w:r>
      <w:r w:rsidR="00F07B00">
        <w:t xml:space="preserve"> and accordingly set the limits.</w:t>
      </w:r>
    </w:p>
    <w:p w14:paraId="2EDB7330" w14:textId="77777777" w:rsidR="00EA10C6" w:rsidRDefault="00EA10C6" w:rsidP="005D4A8F"/>
    <w:p w14:paraId="0397FD9A" w14:textId="77777777" w:rsidR="00EA10C6" w:rsidRDefault="00EA10C6" w:rsidP="005D4A8F"/>
    <w:p w14:paraId="7C28B718" w14:textId="77777777" w:rsidR="00EA10C6" w:rsidRDefault="00EA10C6" w:rsidP="00EA10C6">
      <w:r>
        <w:t xml:space="preserve">The FTD clientless approach for ZTNA requires decryption of the flow for validation of the cookie. So for this purpose every application added to ZTNA, a new SSL rule needs to be added to an existing SSL policy or a new SSL policy is created if not already present. For scenarios where the application traffic earlier was subjected to SSL policy and inspection, there would not be any performance impact for that application. </w:t>
      </w:r>
    </w:p>
    <w:p w14:paraId="410518F1" w14:textId="73E25DD6" w:rsidR="00EA10C6" w:rsidRDefault="00EA10C6" w:rsidP="00EA10C6">
      <w:r>
        <w:t>However</w:t>
      </w:r>
      <w:ins w:id="242" w:author="George Koikara (gkoikara)" w:date="2022-11-05T10:05:00Z">
        <w:r w:rsidR="00D778D7">
          <w:t>,</w:t>
        </w:r>
      </w:ins>
      <w:r>
        <w:t xml:space="preserve"> for traffic that was not subjected to SSL policy and inspection earlier, such traffic would now be put through the SSL interception and IPS inspection for cookie validation which is likely to bring down the performance of the flow to that of SSL processing which would be typically 70% to 80 % degrade when compared to when no SSL policy is applied. </w:t>
      </w:r>
    </w:p>
    <w:p w14:paraId="1007E01F" w14:textId="77777777" w:rsidR="00EA10C6" w:rsidRDefault="00EA10C6" w:rsidP="000129FE"/>
    <w:p w14:paraId="6D2EC304" w14:textId="1455A44D" w:rsidR="00344D73" w:rsidRDefault="3075E0E3" w:rsidP="005D7591">
      <w:pPr>
        <w:pStyle w:val="Heading1"/>
      </w:pPr>
      <w:bookmarkStart w:id="243" w:name="_Toc118293438"/>
      <w:bookmarkStart w:id="244" w:name="_Toc142917841"/>
      <w:r>
        <w:t>Platform Specific Considerations</w:t>
      </w:r>
      <w:bookmarkEnd w:id="243"/>
      <w:bookmarkEnd w:id="244"/>
    </w:p>
    <w:p w14:paraId="348CE72E" w14:textId="50A5A00C" w:rsidR="009F17A4" w:rsidRDefault="00C66405" w:rsidP="007608A8">
      <w:pPr>
        <w:numPr>
          <w:ilvl w:val="0"/>
          <w:numId w:val="37"/>
        </w:numPr>
      </w:pPr>
      <w:r>
        <w:t>This</w:t>
      </w:r>
      <w:r w:rsidR="009F17A4">
        <w:t xml:space="preserve"> feature is supported only on FTD platforms</w:t>
      </w:r>
      <w:r>
        <w:t xml:space="preserve"> (not on ASA). Reason for this is we need cookie validations, which is part of Snort.</w:t>
      </w:r>
    </w:p>
    <w:p w14:paraId="7500E6C5" w14:textId="4E64D57D" w:rsidR="005C0369" w:rsidRPr="009F17A4" w:rsidRDefault="0093234E" w:rsidP="007608A8">
      <w:pPr>
        <w:numPr>
          <w:ilvl w:val="0"/>
          <w:numId w:val="37"/>
        </w:numPr>
      </w:pPr>
      <w:r>
        <w:t xml:space="preserve">This feature is only supported </w:t>
      </w:r>
      <w:r w:rsidR="0012064C">
        <w:t>with Snort3</w:t>
      </w:r>
      <w:r w:rsidR="00EE60A4">
        <w:t xml:space="preserve"> deployments</w:t>
      </w:r>
      <w:r w:rsidR="00C2023E">
        <w:t xml:space="preserve"> (not supported in Snort2)</w:t>
      </w:r>
      <w:r w:rsidR="00EE60A4">
        <w:t>.</w:t>
      </w:r>
    </w:p>
    <w:p w14:paraId="772B7BC7" w14:textId="0D1BF8F7" w:rsidR="00AC2D16" w:rsidRPr="005810B1" w:rsidRDefault="79C25EAA" w:rsidP="005D7591">
      <w:pPr>
        <w:pStyle w:val="Heading1"/>
      </w:pPr>
      <w:bookmarkStart w:id="245" w:name="_Toc118293439"/>
      <w:bookmarkStart w:id="246" w:name="_Toc142917842"/>
      <w:r>
        <w:t>Packaging Considerations</w:t>
      </w:r>
      <w:bookmarkEnd w:id="245"/>
      <w:bookmarkEnd w:id="246"/>
    </w:p>
    <w:p w14:paraId="2D7426CF" w14:textId="0287885A" w:rsidR="00F26A29" w:rsidRPr="00A3571F" w:rsidRDefault="00C80C73" w:rsidP="007608A8">
      <w:r w:rsidRPr="00A3571F">
        <w:t>There are no specific</w:t>
      </w:r>
      <w:r w:rsidR="00AC2D16" w:rsidRPr="00A3571F">
        <w:t xml:space="preserve"> packaging considerations</w:t>
      </w:r>
      <w:r w:rsidRPr="00A3571F">
        <w:t>. The</w:t>
      </w:r>
      <w:r w:rsidR="00AC2D16" w:rsidRPr="00A3571F">
        <w:t xml:space="preserve"> feature </w:t>
      </w:r>
      <w:r w:rsidRPr="00A3571F">
        <w:t xml:space="preserve">implementation </w:t>
      </w:r>
      <w:r w:rsidR="00A3571F" w:rsidRPr="00A3571F">
        <w:t>that is</w:t>
      </w:r>
      <w:r w:rsidRPr="00A3571F">
        <w:t xml:space="preserve"> part of Lina</w:t>
      </w:r>
      <w:r w:rsidR="00A3571F" w:rsidRPr="00A3571F">
        <w:t xml:space="preserve"> </w:t>
      </w:r>
      <w:r w:rsidRPr="00A3571F">
        <w:t>will be available only on FTD platforms.</w:t>
      </w:r>
    </w:p>
    <w:p w14:paraId="6603B769" w14:textId="3A5A9C75" w:rsidR="00AC2D16" w:rsidRDefault="51063F0B" w:rsidP="005D7591">
      <w:pPr>
        <w:pStyle w:val="Heading1"/>
      </w:pPr>
      <w:bookmarkStart w:id="247" w:name="_Toc118293440"/>
      <w:bookmarkStart w:id="248" w:name="_Toc142917843"/>
      <w:r>
        <w:t>End User Interface</w:t>
      </w:r>
      <w:r w:rsidR="1B2C847F">
        <w:t>/User Experience</w:t>
      </w:r>
      <w:bookmarkEnd w:id="247"/>
      <w:bookmarkEnd w:id="248"/>
    </w:p>
    <w:p w14:paraId="18D20404" w14:textId="40D5C342" w:rsidR="00A7555C" w:rsidRPr="00D309B7" w:rsidRDefault="00A7555C" w:rsidP="007608A8">
      <w:r w:rsidRPr="00D309B7">
        <w:t xml:space="preserve">This section describes configuration commands, show commands, debug commands, clear commands, syslog messages (if any) and events that are introduced to configure and debug </w:t>
      </w:r>
      <w:r w:rsidR="001371DD" w:rsidRPr="00D309B7">
        <w:t>clientless ZTNA</w:t>
      </w:r>
      <w:r w:rsidRPr="00D309B7">
        <w:t xml:space="preserve"> functionality on FTD platforms.</w:t>
      </w:r>
    </w:p>
    <w:p w14:paraId="4E0FC887" w14:textId="77777777" w:rsidR="001371DD" w:rsidRPr="00D309B7" w:rsidRDefault="001371DD" w:rsidP="007608A8"/>
    <w:p w14:paraId="78849F3A" w14:textId="77777777" w:rsidR="001371DD" w:rsidRPr="00D309B7" w:rsidRDefault="001371DD" w:rsidP="007608A8">
      <w:r w:rsidRPr="00D309B7">
        <w:t>Here is a snapshot of CLI configuration on FTD. We define a new CLI hierarchy under “zero-trust” and all the application/IdP/SP configuration can be added here.</w:t>
      </w:r>
    </w:p>
    <w:p w14:paraId="1776A64E" w14:textId="7884315D" w:rsidR="00C31274" w:rsidRPr="00A3571F" w:rsidRDefault="00C31274" w:rsidP="007608A8">
      <w:r w:rsidRPr="00A3571F">
        <w:t>Sample configuration:</w:t>
      </w:r>
    </w:p>
    <w:p w14:paraId="7D31E548" w14:textId="77777777" w:rsidR="00203C99" w:rsidRPr="00A3571F" w:rsidRDefault="00203C99" w:rsidP="007608A8"/>
    <w:p w14:paraId="6C3F22DB"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zero-trust</w:t>
      </w:r>
    </w:p>
    <w:p w14:paraId="5B772930" w14:textId="58A541D6" w:rsidR="0072332A" w:rsidRDefault="006B61C4" w:rsidP="00390ACC">
      <w:pPr>
        <w:pStyle w:val="Code"/>
        <w:rPr>
          <w:rStyle w:val="normaltextrun"/>
          <w:rFonts w:ascii="Consolas" w:hAnsi="Consolas" w:cs="Consolas"/>
          <w:sz w:val="16"/>
          <w:szCs w:val="16"/>
          <w:lang w:val="en-US"/>
        </w:rPr>
      </w:pPr>
      <w:r w:rsidRPr="171C9FDE">
        <w:rPr>
          <w:rStyle w:val="normaltextrun"/>
          <w:rFonts w:ascii="Consolas" w:hAnsi="Consolas" w:cs="Consolas"/>
          <w:sz w:val="16"/>
          <w:szCs w:val="16"/>
          <w:lang w:val="en-US"/>
        </w:rPr>
        <w:t xml:space="preserve"> base-url </w:t>
      </w:r>
      <w:hyperlink r:id="rId28">
        <w:r w:rsidR="0072332A" w:rsidRPr="171C9FDE">
          <w:rPr>
            <w:rStyle w:val="Hyperlink"/>
            <w:rFonts w:ascii="Consolas" w:hAnsi="Consolas" w:cs="Consolas"/>
            <w:sz w:val="16"/>
            <w:szCs w:val="16"/>
            <w:lang w:val="en-US"/>
          </w:rPr>
          <w:t>https://ztna.acme.com</w:t>
        </w:r>
      </w:hyperlink>
    </w:p>
    <w:p w14:paraId="2AA74D8B" w14:textId="16D74B6F" w:rsidR="0072332A" w:rsidRDefault="0072332A" w:rsidP="00390ACC">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w:t>
      </w:r>
      <w:r w:rsidRPr="0072332A">
        <w:rPr>
          <w:rStyle w:val="normaltextrun"/>
          <w:rFonts w:ascii="Consolas" w:hAnsi="Consolas" w:cs="Consolas"/>
          <w:sz w:val="16"/>
          <w:szCs w:val="16"/>
          <w:lang w:val="en-US"/>
        </w:rPr>
        <w:t xml:space="preserve">authentication-timeout </w:t>
      </w:r>
      <w:r>
        <w:rPr>
          <w:rStyle w:val="normaltextrun"/>
          <w:rFonts w:ascii="Consolas" w:hAnsi="Consolas" w:cs="Consolas"/>
          <w:sz w:val="16"/>
          <w:szCs w:val="16"/>
          <w:lang w:val="en-US"/>
        </w:rPr>
        <w:t>&lt;mins&gt;</w:t>
      </w:r>
    </w:p>
    <w:p w14:paraId="57B647EC" w14:textId="021DE8E6" w:rsidR="0072332A" w:rsidRDefault="0072332A" w:rsidP="00390ACC">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w:t>
      </w:r>
      <w:r w:rsidRPr="0072332A">
        <w:rPr>
          <w:rStyle w:val="normaltextrun"/>
          <w:rFonts w:ascii="Consolas" w:hAnsi="Consolas" w:cs="Consolas"/>
          <w:sz w:val="16"/>
          <w:szCs w:val="16"/>
          <w:lang w:val="en-US"/>
        </w:rPr>
        <w:t>port-range 20000-22000</w:t>
      </w:r>
    </w:p>
    <w:p w14:paraId="507C611F" w14:textId="101C16A2" w:rsidR="0072332A" w:rsidRPr="00F95A6C" w:rsidRDefault="0072332A" w:rsidP="00390ACC">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log enable</w:t>
      </w:r>
    </w:p>
    <w:p w14:paraId="38724305" w14:textId="4754250B"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enable</w:t>
      </w:r>
    </w:p>
    <w:p w14:paraId="1281D5FC" w14:textId="77777777" w:rsidR="006B61C4" w:rsidRPr="00F95A6C" w:rsidRDefault="006B61C4" w:rsidP="00390ACC">
      <w:pPr>
        <w:pStyle w:val="Code"/>
        <w:rPr>
          <w:rStyle w:val="normaltextrun"/>
          <w:rFonts w:ascii="Consolas" w:hAnsi="Consolas" w:cs="Consolas"/>
          <w:sz w:val="16"/>
          <w:szCs w:val="16"/>
          <w:lang w:val="en-US"/>
        </w:rPr>
      </w:pPr>
    </w:p>
    <w:p w14:paraId="19FADCBF" w14:textId="209D0AE9" w:rsidR="006B61C4"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application-group finance</w:t>
      </w:r>
    </w:p>
    <w:p w14:paraId="43B8601D" w14:textId="3771558F" w:rsidR="0072332A" w:rsidRPr="00F95A6C" w:rsidRDefault="0072332A" w:rsidP="00390ACC">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application-group-id </w:t>
      </w:r>
      <w:r w:rsidRPr="0072332A">
        <w:rPr>
          <w:rStyle w:val="normaltextrun"/>
          <w:rFonts w:ascii="Consolas" w:hAnsi="Consolas" w:cs="Consolas"/>
          <w:sz w:val="16"/>
          <w:szCs w:val="16"/>
          <w:lang w:val="en-US"/>
        </w:rPr>
        <w:t>268434452</w:t>
      </w:r>
    </w:p>
    <w:p w14:paraId="47F347B4"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idp-entity-id http://www.okta.com/exk5460t24OenZZcI5d7</w:t>
      </w:r>
    </w:p>
    <w:p w14:paraId="5B12A6B2"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idp-sign-in https://dev-13121569.okta.com/app/dev-13121569_appsaml_1/exk5460t24OenZZcI5d7/sso/saml</w:t>
      </w:r>
    </w:p>
    <w:p w14:paraId="7591E07D"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trustpoint idp okta</w:t>
      </w:r>
    </w:p>
    <w:p w14:paraId="785E15D7"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trustpoint sp asa_saml_sp</w:t>
      </w:r>
    </w:p>
    <w:p w14:paraId="4C78D1D1" w14:textId="11EC2678" w:rsidR="006B61C4"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signature rsa-sha256</w:t>
      </w:r>
    </w:p>
    <w:p w14:paraId="2B8C8311" w14:textId="1E4F1C1E" w:rsidR="0072332A" w:rsidRDefault="0072332A" w:rsidP="00390ACC">
      <w:pPr>
        <w:pStyle w:val="Code"/>
        <w:rPr>
          <w:rFonts w:ascii="Consolas" w:hAnsi="Consolas" w:cs="Consolas"/>
          <w:sz w:val="16"/>
          <w:szCs w:val="16"/>
          <w:lang w:val="en-US"/>
        </w:rPr>
      </w:pPr>
      <w:r>
        <w:rPr>
          <w:rStyle w:val="normaltextrun"/>
          <w:rFonts w:ascii="Consolas" w:hAnsi="Consolas" w:cs="Consolas"/>
          <w:sz w:val="16"/>
          <w:szCs w:val="16"/>
          <w:lang w:val="en-US"/>
        </w:rPr>
        <w:t xml:space="preserve">   </w:t>
      </w:r>
      <w:r w:rsidRPr="0072332A">
        <w:rPr>
          <w:rFonts w:ascii="Consolas" w:hAnsi="Consolas" w:cs="Consolas"/>
          <w:sz w:val="16"/>
          <w:szCs w:val="16"/>
          <w:lang w:val="en-US"/>
        </w:rPr>
        <w:t>sp-entity-id https://ztna.acme.com/</w:t>
      </w:r>
      <w:r>
        <w:rPr>
          <w:rFonts w:ascii="Consolas" w:hAnsi="Consolas" w:cs="Consolas"/>
          <w:sz w:val="16"/>
          <w:szCs w:val="16"/>
          <w:lang w:val="en-US"/>
        </w:rPr>
        <w:t>finance</w:t>
      </w:r>
      <w:r w:rsidRPr="0072332A">
        <w:rPr>
          <w:rFonts w:ascii="Consolas" w:hAnsi="Consolas" w:cs="Consolas"/>
          <w:sz w:val="16"/>
          <w:szCs w:val="16"/>
          <w:lang w:val="en-US"/>
        </w:rPr>
        <w:t>/saml/sp/metadata</w:t>
      </w:r>
    </w:p>
    <w:p w14:paraId="2B59CA49" w14:textId="3458BE16" w:rsidR="0072332A" w:rsidRDefault="0072332A" w:rsidP="00390ACC">
      <w:pPr>
        <w:pStyle w:val="Code"/>
        <w:rPr>
          <w:rFonts w:ascii="Consolas" w:hAnsi="Consolas" w:cs="Consolas"/>
          <w:sz w:val="16"/>
          <w:szCs w:val="16"/>
          <w:lang w:val="en-US"/>
        </w:rPr>
      </w:pPr>
      <w:r>
        <w:rPr>
          <w:rFonts w:ascii="Consolas" w:hAnsi="Consolas" w:cs="Consolas"/>
          <w:sz w:val="16"/>
          <w:szCs w:val="16"/>
          <w:lang w:val="en-US"/>
        </w:rPr>
        <w:t xml:space="preserve">   </w:t>
      </w:r>
      <w:r w:rsidRPr="0072332A">
        <w:rPr>
          <w:rFonts w:ascii="Consolas" w:hAnsi="Consolas" w:cs="Consolas"/>
          <w:sz w:val="16"/>
          <w:szCs w:val="16"/>
          <w:lang w:val="en-US"/>
        </w:rPr>
        <w:t xml:space="preserve">sp-acs-url </w:t>
      </w:r>
      <w:hyperlink r:id="rId29" w:history="1">
        <w:r w:rsidRPr="00CC5809">
          <w:rPr>
            <w:rStyle w:val="Hyperlink"/>
            <w:rFonts w:ascii="Consolas" w:hAnsi="Consolas" w:cs="Consolas"/>
            <w:sz w:val="16"/>
            <w:szCs w:val="16"/>
            <w:lang w:val="en-US"/>
          </w:rPr>
          <w:t>https://ztna.acme.com/finance/+CSCOE+/saml/sp/acs0x3Ftgname=DefaultZeroTrustGroup</w:t>
        </w:r>
      </w:hyperlink>
    </w:p>
    <w:p w14:paraId="1680CFB0" w14:textId="454722A4" w:rsidR="0072332A" w:rsidRPr="00F95A6C" w:rsidRDefault="0072332A" w:rsidP="00390ACC">
      <w:pPr>
        <w:pStyle w:val="Code"/>
        <w:rPr>
          <w:rStyle w:val="normaltextrun"/>
          <w:rFonts w:ascii="Consolas" w:hAnsi="Consolas" w:cs="Consolas"/>
          <w:sz w:val="16"/>
          <w:szCs w:val="16"/>
          <w:lang w:val="en-US"/>
        </w:rPr>
      </w:pPr>
      <w:r>
        <w:rPr>
          <w:rFonts w:ascii="Consolas" w:hAnsi="Consolas" w:cs="Consolas"/>
          <w:sz w:val="16"/>
          <w:szCs w:val="16"/>
          <w:lang w:val="en-US"/>
        </w:rPr>
        <w:t xml:space="preserve">   </w:t>
      </w:r>
      <w:r w:rsidRPr="0072332A">
        <w:rPr>
          <w:rFonts w:ascii="Consolas" w:hAnsi="Consolas" w:cs="Consolas"/>
          <w:sz w:val="16"/>
          <w:szCs w:val="16"/>
          <w:lang w:val="en-US"/>
        </w:rPr>
        <w:t>authentication-timeout 230</w:t>
      </w:r>
    </w:p>
    <w:p w14:paraId="52160A61"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log enable</w:t>
      </w:r>
    </w:p>
    <w:p w14:paraId="329901B5"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enable</w:t>
      </w:r>
    </w:p>
    <w:p w14:paraId="32E347C2" w14:textId="77777777" w:rsidR="006B61C4" w:rsidRPr="00F95A6C" w:rsidRDefault="006B61C4" w:rsidP="00390ACC">
      <w:pPr>
        <w:pStyle w:val="Code"/>
        <w:rPr>
          <w:rStyle w:val="normaltextrun"/>
          <w:rFonts w:ascii="Consolas" w:hAnsi="Consolas" w:cs="Consolas"/>
          <w:sz w:val="16"/>
          <w:szCs w:val="16"/>
          <w:lang w:val="en-US"/>
        </w:rPr>
      </w:pPr>
    </w:p>
    <w:p w14:paraId="5444B07F" w14:textId="6641E812" w:rsidR="006B61C4"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application benefits.acme.com</w:t>
      </w:r>
    </w:p>
    <w:p w14:paraId="6A33DBDD" w14:textId="2C7ECA67" w:rsidR="006B61C4" w:rsidRPr="00F95A6C" w:rsidRDefault="0072332A" w:rsidP="00390ACC">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w:t>
      </w:r>
      <w:r w:rsidRPr="0072332A">
        <w:rPr>
          <w:rStyle w:val="normaltextrun"/>
          <w:rFonts w:ascii="Consolas" w:hAnsi="Consolas" w:cs="Consolas"/>
          <w:sz w:val="16"/>
          <w:szCs w:val="16"/>
          <w:lang w:val="en-US"/>
        </w:rPr>
        <w:t>application-id 268434452</w:t>
      </w:r>
      <w:r w:rsidR="006B61C4" w:rsidRPr="00F95A6C">
        <w:rPr>
          <w:rStyle w:val="normaltextrun"/>
          <w:rFonts w:ascii="Consolas" w:hAnsi="Consolas" w:cs="Consolas"/>
          <w:sz w:val="16"/>
          <w:szCs w:val="16"/>
          <w:lang w:val="en-US"/>
        </w:rPr>
        <w:t xml:space="preserve">    </w:t>
      </w:r>
    </w:p>
    <w:p w14:paraId="6286A46B" w14:textId="1EB8A3C4"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w:t>
      </w:r>
      <w:r w:rsidR="0072332A">
        <w:rPr>
          <w:rStyle w:val="normaltextrun"/>
          <w:rFonts w:ascii="Consolas" w:hAnsi="Consolas" w:cs="Consolas"/>
          <w:sz w:val="16"/>
          <w:szCs w:val="16"/>
          <w:lang w:val="en-US"/>
        </w:rPr>
        <w:t>application-</w:t>
      </w:r>
      <w:r w:rsidRPr="00F95A6C">
        <w:rPr>
          <w:rStyle w:val="normaltextrun"/>
          <w:rFonts w:ascii="Consolas" w:hAnsi="Consolas" w:cs="Consolas"/>
          <w:sz w:val="16"/>
          <w:szCs w:val="16"/>
          <w:lang w:val="en-US"/>
        </w:rPr>
        <w:t>interface BulkPhysicalNo1</w:t>
      </w:r>
    </w:p>
    <w:p w14:paraId="625E95BB"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internal-url https://wiki.acme.com:8080</w:t>
      </w:r>
    </w:p>
    <w:p w14:paraId="61A3003F"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external-url https://wiki.acme.com</w:t>
      </w:r>
    </w:p>
    <w:p w14:paraId="454D5E82" w14:textId="20260BEC" w:rsidR="006B61C4"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mapped-port 9001</w:t>
      </w:r>
    </w:p>
    <w:p w14:paraId="351E9D30" w14:textId="43D97425" w:rsidR="006B61C4" w:rsidRDefault="0072332A" w:rsidP="0072332A">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w:t>
      </w:r>
      <w:r w:rsidRPr="0072332A">
        <w:rPr>
          <w:rStyle w:val="normaltextrun"/>
          <w:rFonts w:ascii="Consolas" w:hAnsi="Consolas" w:cs="Consolas"/>
          <w:sz w:val="16"/>
          <w:szCs w:val="16"/>
          <w:lang w:val="en-US"/>
        </w:rPr>
        <w:t>application-group-name</w:t>
      </w:r>
      <w:r>
        <w:rPr>
          <w:rStyle w:val="normaltextrun"/>
          <w:rFonts w:ascii="Consolas" w:hAnsi="Consolas" w:cs="Consolas"/>
          <w:sz w:val="16"/>
          <w:szCs w:val="16"/>
          <w:lang w:val="en-US"/>
        </w:rPr>
        <w:t xml:space="preserve"> </w:t>
      </w:r>
      <w:r w:rsidRPr="00F95A6C">
        <w:rPr>
          <w:rStyle w:val="normaltextrun"/>
          <w:rFonts w:ascii="Consolas" w:hAnsi="Consolas" w:cs="Consolas"/>
          <w:sz w:val="16"/>
          <w:szCs w:val="16"/>
          <w:lang w:val="en-US"/>
        </w:rPr>
        <w:t>finance</w:t>
      </w:r>
      <w:r>
        <w:rPr>
          <w:rStyle w:val="normaltextrun"/>
          <w:rFonts w:ascii="Consolas" w:hAnsi="Consolas" w:cs="Consolas"/>
          <w:sz w:val="16"/>
          <w:szCs w:val="16"/>
          <w:lang w:val="en-US"/>
        </w:rPr>
        <w:t xml:space="preserve">  </w:t>
      </w:r>
      <w:r w:rsidRPr="00F95A6C">
        <w:rPr>
          <w:rStyle w:val="normaltextrun"/>
          <w:rFonts w:ascii="Consolas" w:hAnsi="Consolas" w:cs="Consolas"/>
          <w:sz w:val="16"/>
          <w:szCs w:val="16"/>
          <w:lang w:val="en-US"/>
        </w:rPr>
        <w:t>&lt;&lt;- Optional, if its configured, it inherits group attr</w:t>
      </w:r>
      <w:r>
        <w:rPr>
          <w:rStyle w:val="normaltextrun"/>
          <w:rFonts w:ascii="Consolas" w:hAnsi="Consolas" w:cs="Consolas"/>
          <w:sz w:val="16"/>
          <w:szCs w:val="16"/>
          <w:lang w:val="en-US"/>
        </w:rPr>
        <w:t>ibutes</w:t>
      </w:r>
    </w:p>
    <w:p w14:paraId="08498FE1" w14:textId="0457EC6E" w:rsidR="0072332A" w:rsidRPr="00F95A6C" w:rsidRDefault="0072332A" w:rsidP="0072332A">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w:t>
      </w:r>
      <w:r w:rsidRPr="0072332A">
        <w:rPr>
          <w:rStyle w:val="normaltextrun"/>
          <w:rFonts w:ascii="Consolas" w:hAnsi="Consolas" w:cs="Consolas"/>
          <w:sz w:val="16"/>
          <w:szCs w:val="16"/>
          <w:lang w:val="en-US"/>
        </w:rPr>
        <w:t>authentication-timeout 1440</w:t>
      </w:r>
    </w:p>
    <w:p w14:paraId="7281086F"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log enable</w:t>
      </w:r>
    </w:p>
    <w:p w14:paraId="5B2D8DE6"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enable</w:t>
      </w:r>
    </w:p>
    <w:p w14:paraId="26D80829" w14:textId="2709D7C6" w:rsidR="006B61C4" w:rsidRPr="00F95A6C" w:rsidRDefault="006B61C4" w:rsidP="00390ACC">
      <w:pPr>
        <w:pStyle w:val="Code"/>
        <w:rPr>
          <w:rStyle w:val="normaltextrun"/>
          <w:rFonts w:ascii="Consolas" w:hAnsi="Consolas" w:cs="Consolas"/>
          <w:sz w:val="16"/>
          <w:szCs w:val="16"/>
          <w:lang w:val="en-US"/>
        </w:rPr>
      </w:pPr>
    </w:p>
    <w:p w14:paraId="48BDDE57" w14:textId="3C15FDDF" w:rsidR="006B61C4"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application bitbucket.acme.com   &lt;&lt;</w:t>
      </w:r>
      <w:r w:rsidR="00E811DF">
        <w:rPr>
          <w:rStyle w:val="normaltextrun"/>
          <w:rFonts w:ascii="Consolas" w:hAnsi="Consolas" w:cs="Consolas"/>
          <w:sz w:val="16"/>
          <w:szCs w:val="16"/>
          <w:lang w:val="en-US"/>
        </w:rPr>
        <w:t>-</w:t>
      </w:r>
      <w:r w:rsidRPr="00F95A6C">
        <w:rPr>
          <w:rStyle w:val="normaltextrun"/>
          <w:rFonts w:ascii="Consolas" w:hAnsi="Consolas" w:cs="Consolas"/>
          <w:sz w:val="16"/>
          <w:szCs w:val="16"/>
          <w:lang w:val="en-US"/>
        </w:rPr>
        <w:t xml:space="preserve"> Standalone app</w:t>
      </w:r>
      <w:r w:rsidR="00F62009">
        <w:rPr>
          <w:rStyle w:val="normaltextrun"/>
          <w:rFonts w:ascii="Consolas" w:hAnsi="Consolas" w:cs="Consolas"/>
          <w:sz w:val="16"/>
          <w:szCs w:val="16"/>
          <w:lang w:val="en-US"/>
        </w:rPr>
        <w:t>, not part of group</w:t>
      </w:r>
    </w:p>
    <w:p w14:paraId="32B9198C" w14:textId="5B43DF51" w:rsidR="0072332A" w:rsidRPr="00F95A6C" w:rsidRDefault="0072332A" w:rsidP="00390ACC">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w:t>
      </w:r>
      <w:r w:rsidRPr="0072332A">
        <w:rPr>
          <w:rFonts w:ascii="Consolas" w:hAnsi="Consolas" w:cs="Consolas"/>
          <w:sz w:val="16"/>
          <w:szCs w:val="16"/>
          <w:lang w:val="en-US"/>
        </w:rPr>
        <w:t>application-id 268434450</w:t>
      </w:r>
    </w:p>
    <w:p w14:paraId="37079A74" w14:textId="785188F2" w:rsidR="006B61C4"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w:t>
      </w:r>
      <w:r w:rsidR="0072332A">
        <w:rPr>
          <w:rStyle w:val="normaltextrun"/>
          <w:rFonts w:ascii="Consolas" w:hAnsi="Consolas" w:cs="Consolas"/>
          <w:sz w:val="16"/>
          <w:szCs w:val="16"/>
          <w:lang w:val="en-US"/>
        </w:rPr>
        <w:t>application-</w:t>
      </w:r>
      <w:r w:rsidRPr="00F95A6C">
        <w:rPr>
          <w:rStyle w:val="normaltextrun"/>
          <w:rFonts w:ascii="Consolas" w:hAnsi="Consolas" w:cs="Consolas"/>
          <w:sz w:val="16"/>
          <w:szCs w:val="16"/>
          <w:lang w:val="en-US"/>
        </w:rPr>
        <w:t>interface BulkPhysicalNo1</w:t>
      </w:r>
    </w:p>
    <w:p w14:paraId="3B57F95F" w14:textId="77777777" w:rsidR="009C62AC" w:rsidRPr="00F95A6C" w:rsidRDefault="009C62AC" w:rsidP="009C62AC">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w:t>
      </w:r>
      <w:r w:rsidRPr="00F95A6C">
        <w:rPr>
          <w:rStyle w:val="normaltextrun"/>
          <w:rFonts w:ascii="Consolas" w:hAnsi="Consolas" w:cs="Consolas"/>
          <w:sz w:val="16"/>
          <w:szCs w:val="16"/>
          <w:lang w:val="en-US"/>
        </w:rPr>
        <w:t>internal-url http://bitbucket.acme.com:8080</w:t>
      </w:r>
    </w:p>
    <w:p w14:paraId="6AFFB09C" w14:textId="491B3FE3" w:rsidR="009C62AC" w:rsidRPr="00F95A6C" w:rsidRDefault="009C62AC"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external-url https://bitbucket.acme.com</w:t>
      </w:r>
    </w:p>
    <w:p w14:paraId="39BD2EBB"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idp-entity-id http://www.okta.com/exk6wek63kPB2J69u5d7</w:t>
      </w:r>
    </w:p>
    <w:p w14:paraId="29B68690" w14:textId="77777777" w:rsidR="006B61C4" w:rsidRPr="00F95A6C"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idp-sign-in https://dev-13121569.okta.com/app/dev-13121569_appgroup_1/exk6wek63kPB2J69u5d7/sso/saml</w:t>
      </w:r>
    </w:p>
    <w:p w14:paraId="7E44C374" w14:textId="77777777" w:rsidR="00CF109E" w:rsidRPr="00F95A6C" w:rsidRDefault="006B61C4" w:rsidP="00CF109E">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w:t>
      </w:r>
      <w:r w:rsidR="00CF109E" w:rsidRPr="00F95A6C">
        <w:rPr>
          <w:rStyle w:val="normaltextrun"/>
          <w:rFonts w:ascii="Consolas" w:hAnsi="Consolas" w:cs="Consolas"/>
          <w:sz w:val="16"/>
          <w:szCs w:val="16"/>
          <w:lang w:val="en-US"/>
        </w:rPr>
        <w:t>trustpoint idp okta</w:t>
      </w:r>
    </w:p>
    <w:p w14:paraId="2F0B39DE" w14:textId="77777777" w:rsidR="00CF109E" w:rsidRPr="00F95A6C" w:rsidRDefault="00CF109E" w:rsidP="00CF109E">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trustpoint sp asa_saml_sp</w:t>
      </w:r>
    </w:p>
    <w:p w14:paraId="0DA75B89" w14:textId="5CB7D5E2" w:rsidR="006B61C4" w:rsidRPr="00F95A6C" w:rsidRDefault="006B61C4" w:rsidP="009C62AC">
      <w:pPr>
        <w:pStyle w:val="Code"/>
        <w:rPr>
          <w:rStyle w:val="normaltextrun"/>
          <w:rFonts w:ascii="Consolas" w:hAnsi="Consolas" w:cs="Consolas"/>
          <w:sz w:val="16"/>
          <w:szCs w:val="16"/>
          <w:lang w:val="en-US"/>
        </w:rPr>
      </w:pPr>
    </w:p>
    <w:p w14:paraId="3ADEF74D" w14:textId="02BA2E8F" w:rsidR="006B61C4" w:rsidRPr="00F95A6C" w:rsidRDefault="006B61C4" w:rsidP="00CF109E">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mapped-port 900</w:t>
      </w:r>
      <w:r w:rsidR="00167AFA">
        <w:rPr>
          <w:rStyle w:val="normaltextrun"/>
          <w:rFonts w:ascii="Consolas" w:hAnsi="Consolas" w:cs="Consolas"/>
          <w:sz w:val="16"/>
          <w:szCs w:val="16"/>
          <w:lang w:val="en-US"/>
        </w:rPr>
        <w:t>2</w:t>
      </w:r>
    </w:p>
    <w:p w14:paraId="16C2293B" w14:textId="0EA94162" w:rsidR="006B61C4" w:rsidRDefault="006B61C4" w:rsidP="00390ACC">
      <w:pPr>
        <w:pStyle w:val="Code"/>
        <w:rPr>
          <w:rStyle w:val="normaltextrun"/>
          <w:rFonts w:ascii="Consolas" w:hAnsi="Consolas" w:cs="Consolas"/>
          <w:sz w:val="16"/>
          <w:szCs w:val="16"/>
          <w:lang w:val="en-US"/>
        </w:rPr>
      </w:pPr>
      <w:r w:rsidRPr="00F95A6C">
        <w:rPr>
          <w:rStyle w:val="normaltextrun"/>
          <w:rFonts w:ascii="Consolas" w:hAnsi="Consolas" w:cs="Consolas"/>
          <w:sz w:val="16"/>
          <w:szCs w:val="16"/>
          <w:lang w:val="en-US"/>
        </w:rPr>
        <w:t xml:space="preserve">   signature rsa-sha256</w:t>
      </w:r>
    </w:p>
    <w:p w14:paraId="75B4077A" w14:textId="7EA9A695" w:rsidR="00CF109E" w:rsidRPr="00CF109E" w:rsidRDefault="00CF109E" w:rsidP="00CF109E">
      <w:pPr>
        <w:pStyle w:val="Code"/>
        <w:rPr>
          <w:rFonts w:ascii="Consolas" w:hAnsi="Consolas" w:cs="Consolas"/>
          <w:sz w:val="16"/>
          <w:szCs w:val="16"/>
        </w:rPr>
      </w:pPr>
      <w:r>
        <w:rPr>
          <w:rStyle w:val="normaltextrun"/>
          <w:rFonts w:ascii="Consolas" w:hAnsi="Consolas" w:cs="Consolas"/>
          <w:sz w:val="16"/>
          <w:szCs w:val="16"/>
          <w:lang w:val="en-US"/>
        </w:rPr>
        <w:t xml:space="preserve">   </w:t>
      </w:r>
      <w:r w:rsidRPr="00CF109E">
        <w:rPr>
          <w:rFonts w:ascii="Consolas" w:hAnsi="Consolas" w:cs="Consolas"/>
          <w:sz w:val="16"/>
          <w:szCs w:val="16"/>
        </w:rPr>
        <w:t>sp-entity-id https://</w:t>
      </w:r>
      <w:r w:rsidRPr="00CF109E">
        <w:rPr>
          <w:rStyle w:val="normaltextrun"/>
          <w:rFonts w:ascii="Consolas" w:hAnsi="Consolas" w:cs="Consolas"/>
          <w:sz w:val="16"/>
          <w:szCs w:val="16"/>
          <w:lang w:val="en-US"/>
        </w:rPr>
        <w:t xml:space="preserve"> </w:t>
      </w:r>
      <w:r w:rsidRPr="00F95A6C">
        <w:rPr>
          <w:rStyle w:val="normaltextrun"/>
          <w:rFonts w:ascii="Consolas" w:hAnsi="Consolas" w:cs="Consolas"/>
          <w:sz w:val="16"/>
          <w:szCs w:val="16"/>
          <w:lang w:val="en-US"/>
        </w:rPr>
        <w:t>bitbucket.acme.com</w:t>
      </w:r>
      <w:r w:rsidRPr="00CF109E">
        <w:rPr>
          <w:rFonts w:ascii="Consolas" w:hAnsi="Consolas" w:cs="Consolas"/>
          <w:sz w:val="16"/>
          <w:szCs w:val="16"/>
        </w:rPr>
        <w:t>/saml/sp/metadata/</w:t>
      </w:r>
      <w:r w:rsidRPr="00CF109E">
        <w:rPr>
          <w:rStyle w:val="normaltextrun"/>
          <w:rFonts w:ascii="Consolas" w:hAnsi="Consolas" w:cs="Consolas"/>
          <w:sz w:val="16"/>
          <w:szCs w:val="16"/>
          <w:lang w:val="en-US"/>
        </w:rPr>
        <w:t xml:space="preserve"> </w:t>
      </w:r>
      <w:r w:rsidRPr="00F95A6C">
        <w:rPr>
          <w:rStyle w:val="normaltextrun"/>
          <w:rFonts w:ascii="Consolas" w:hAnsi="Consolas" w:cs="Consolas"/>
          <w:sz w:val="16"/>
          <w:szCs w:val="16"/>
          <w:lang w:val="en-US"/>
        </w:rPr>
        <w:t>bitbucket.acme.com</w:t>
      </w:r>
    </w:p>
    <w:p w14:paraId="0E3E064D" w14:textId="0F71ADBC" w:rsidR="00CF109E" w:rsidRDefault="00CF109E" w:rsidP="00CF109E">
      <w:pPr>
        <w:pStyle w:val="Code"/>
        <w:rPr>
          <w:rStyle w:val="normaltextrun"/>
          <w:rFonts w:ascii="Consolas" w:hAnsi="Consolas" w:cs="Consolas"/>
          <w:sz w:val="16"/>
          <w:szCs w:val="16"/>
          <w:lang w:val="en-US"/>
        </w:rPr>
      </w:pPr>
      <w:r w:rsidRPr="00CF109E">
        <w:rPr>
          <w:rFonts w:ascii="Consolas" w:hAnsi="Consolas" w:cs="Consolas"/>
          <w:sz w:val="16"/>
          <w:szCs w:val="16"/>
          <w:lang w:val="en-US"/>
        </w:rPr>
        <w:t xml:space="preserve"> </w:t>
      </w:r>
      <w:r>
        <w:rPr>
          <w:rFonts w:ascii="Consolas" w:hAnsi="Consolas" w:cs="Consolas"/>
          <w:sz w:val="16"/>
          <w:szCs w:val="16"/>
          <w:lang w:val="en-US"/>
        </w:rPr>
        <w:t xml:space="preserve"> </w:t>
      </w:r>
      <w:r w:rsidRPr="00CF109E">
        <w:rPr>
          <w:rFonts w:ascii="Consolas" w:hAnsi="Consolas" w:cs="Consolas"/>
          <w:sz w:val="16"/>
          <w:szCs w:val="16"/>
          <w:lang w:val="en-US"/>
        </w:rPr>
        <w:t xml:space="preserve"> sp-acs-url https://</w:t>
      </w:r>
      <w:r w:rsidRPr="00CF109E">
        <w:rPr>
          <w:rStyle w:val="normaltextrun"/>
          <w:rFonts w:ascii="Consolas" w:hAnsi="Consolas" w:cs="Consolas"/>
          <w:sz w:val="16"/>
          <w:szCs w:val="16"/>
          <w:lang w:val="en-US"/>
        </w:rPr>
        <w:t xml:space="preserve"> </w:t>
      </w:r>
      <w:r w:rsidRPr="00F95A6C">
        <w:rPr>
          <w:rStyle w:val="normaltextrun"/>
          <w:rFonts w:ascii="Consolas" w:hAnsi="Consolas" w:cs="Consolas"/>
          <w:sz w:val="16"/>
          <w:szCs w:val="16"/>
          <w:lang w:val="en-US"/>
        </w:rPr>
        <w:t>bitbucket.acme.com</w:t>
      </w:r>
      <w:r>
        <w:rPr>
          <w:rFonts w:ascii="Consolas" w:hAnsi="Consolas" w:cs="Consolas"/>
          <w:sz w:val="16"/>
          <w:szCs w:val="16"/>
          <w:lang w:val="en-US"/>
        </w:rPr>
        <w:t>/</w:t>
      </w:r>
      <w:r w:rsidRPr="00CF109E">
        <w:rPr>
          <w:rFonts w:ascii="Consolas" w:hAnsi="Consolas" w:cs="Consolas"/>
          <w:sz w:val="16"/>
          <w:szCs w:val="16"/>
          <w:lang w:val="en-US"/>
        </w:rPr>
        <w:t>+CSCOE+/saml/sp/acs0x3Ftgname=DefaultZeroTrustGroup</w:t>
      </w:r>
    </w:p>
    <w:p w14:paraId="74254465" w14:textId="09F4A1C8" w:rsidR="00CF109E" w:rsidRDefault="00CF109E" w:rsidP="00390ACC">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w:t>
      </w:r>
      <w:r w:rsidRPr="00CF109E">
        <w:rPr>
          <w:rFonts w:ascii="Consolas" w:hAnsi="Consolas" w:cs="Consolas"/>
          <w:sz w:val="16"/>
          <w:szCs w:val="16"/>
          <w:lang w:val="en-US"/>
        </w:rPr>
        <w:t>authentication-timeout 1440</w:t>
      </w:r>
    </w:p>
    <w:p w14:paraId="3FFDF66B" w14:textId="264C7259" w:rsidR="001A2A9F" w:rsidRPr="00F95A6C" w:rsidRDefault="001A2A9F" w:rsidP="00390ACC">
      <w:pPr>
        <w:pStyle w:val="Code"/>
        <w:rPr>
          <w:rStyle w:val="normaltextrun"/>
          <w:rFonts w:ascii="Consolas" w:hAnsi="Consolas" w:cs="Consolas"/>
          <w:sz w:val="16"/>
          <w:szCs w:val="16"/>
          <w:lang w:val="en-US"/>
        </w:rPr>
      </w:pPr>
      <w:r>
        <w:rPr>
          <w:rStyle w:val="normaltextrun"/>
          <w:rFonts w:ascii="Consolas" w:hAnsi="Consolas" w:cs="Consolas"/>
          <w:sz w:val="16"/>
          <w:szCs w:val="16"/>
          <w:lang w:val="en-US"/>
        </w:rPr>
        <w:t xml:space="preserve">   </w:t>
      </w:r>
      <w:r w:rsidRPr="00F95A6C">
        <w:rPr>
          <w:rStyle w:val="normaltextrun"/>
          <w:rFonts w:ascii="Consolas" w:hAnsi="Consolas" w:cs="Consolas"/>
          <w:sz w:val="16"/>
          <w:szCs w:val="16"/>
          <w:lang w:val="en-US"/>
        </w:rPr>
        <w:t>log enable</w:t>
      </w:r>
    </w:p>
    <w:p w14:paraId="3B959644" w14:textId="7269CCFC" w:rsidR="000177E4" w:rsidRPr="00F95A6C" w:rsidRDefault="006B61C4" w:rsidP="00390ACC">
      <w:pPr>
        <w:pStyle w:val="Code"/>
        <w:rPr>
          <w:rStyle w:val="eop"/>
          <w:rFonts w:ascii="Consolas" w:hAnsi="Consolas" w:cs="Consolas"/>
          <w:sz w:val="16"/>
          <w:szCs w:val="16"/>
          <w:lang w:val="en-US"/>
        </w:rPr>
      </w:pPr>
      <w:r w:rsidRPr="00F95A6C">
        <w:rPr>
          <w:rStyle w:val="normaltextrun"/>
          <w:rFonts w:ascii="Consolas" w:hAnsi="Consolas" w:cs="Consolas"/>
          <w:sz w:val="16"/>
          <w:szCs w:val="16"/>
          <w:lang w:val="en-US"/>
        </w:rPr>
        <w:t xml:space="preserve">   enable</w:t>
      </w:r>
    </w:p>
    <w:p w14:paraId="4B687D0F" w14:textId="77777777" w:rsidR="00E771D6" w:rsidRPr="00E771D6" w:rsidRDefault="00E771D6" w:rsidP="00E771D6">
      <w:pPr>
        <w:spacing w:before="100" w:beforeAutospacing="1" w:after="100" w:afterAutospacing="1"/>
        <w:textAlignment w:val="baseline"/>
        <w:rPr>
          <w:i/>
          <w:iCs/>
          <w:lang w:val="en-IN" w:bidi="te-IN"/>
        </w:rPr>
      </w:pPr>
      <w:r w:rsidRPr="00E771D6">
        <w:rPr>
          <w:b/>
          <w:bCs/>
          <w:i/>
          <w:iCs/>
          <w:lang w:val="en-GB" w:bidi="te-IN"/>
        </w:rPr>
        <w:t xml:space="preserve">This feature configuration is entirely driven from the FMC and none of the config CLIs discussed below will be available to users in CLISH for direct configuration of the feature </w:t>
      </w:r>
      <w:r w:rsidRPr="00E771D6">
        <w:rPr>
          <w:b/>
          <w:bCs/>
          <w:i/>
          <w:iCs/>
          <w:lang w:val="en-GB" w:bidi="te-IN"/>
        </w:rPr>
        <w:lastRenderedPageBreak/>
        <w:t>from device. Only non config CLIs (such as show and clear commands) will be available to users in CLISH for displaying or troubleshooting the feature functionality.</w:t>
      </w:r>
      <w:r w:rsidRPr="00E771D6">
        <w:rPr>
          <w:i/>
          <w:iCs/>
          <w:lang w:val="en-IN" w:bidi="te-IN"/>
        </w:rPr>
        <w:t> </w:t>
      </w:r>
    </w:p>
    <w:p w14:paraId="5220B7C8" w14:textId="77777777" w:rsidR="00E771D6" w:rsidRPr="00E771D6" w:rsidRDefault="00E771D6" w:rsidP="005D7591">
      <w:pPr>
        <w:pStyle w:val="Heading2"/>
        <w:rPr>
          <w:lang w:val="en-IN" w:bidi="te-IN"/>
        </w:rPr>
      </w:pPr>
      <w:bookmarkStart w:id="249" w:name="_Toc118293441"/>
      <w:bookmarkStart w:id="250" w:name="_Toc142917844"/>
      <w:r w:rsidRPr="00E771D6">
        <w:rPr>
          <w:lang w:val="en-IN" w:bidi="te-IN"/>
        </w:rPr>
        <w:t>Configuring ZTNA feature</w:t>
      </w:r>
      <w:bookmarkEnd w:id="249"/>
      <w:bookmarkEnd w:id="250"/>
      <w:r w:rsidRPr="00E771D6">
        <w:rPr>
          <w:lang w:val="en-IN" w:bidi="te-IN"/>
        </w:rPr>
        <w:t> </w:t>
      </w:r>
    </w:p>
    <w:p w14:paraId="00967376" w14:textId="0B53E87C" w:rsidR="00E771D6" w:rsidRDefault="00E771D6" w:rsidP="008C0F80">
      <w:pPr>
        <w:spacing w:after="40"/>
        <w:textAlignment w:val="baseline"/>
        <w:rPr>
          <w:lang w:val="en-IN" w:bidi="te-IN"/>
        </w:rPr>
      </w:pPr>
      <w:r w:rsidRPr="00E771D6">
        <w:rPr>
          <w:lang w:val="en-GB" w:bidi="te-IN"/>
        </w:rPr>
        <w:t>To configure ZTNA feature new command mode named “zero-trust” is introduced which will contain all the ZTNA specific configuration.</w:t>
      </w:r>
    </w:p>
    <w:p w14:paraId="082963EF" w14:textId="77777777" w:rsidR="008C0F80" w:rsidRPr="00E771D6" w:rsidRDefault="008C0F80" w:rsidP="008C0F80">
      <w:pPr>
        <w:spacing w:after="40"/>
        <w:textAlignment w:val="baseline"/>
        <w:rPr>
          <w:lang w:val="en-IN" w:bidi="te-IN"/>
        </w:rPr>
      </w:pPr>
    </w:p>
    <w:p w14:paraId="26D81723" w14:textId="77777777" w:rsidR="00E771D6" w:rsidRPr="00E771D6" w:rsidRDefault="00E771D6" w:rsidP="008C0F80">
      <w:pPr>
        <w:spacing w:after="120"/>
        <w:textAlignment w:val="baseline"/>
        <w:rPr>
          <w:lang w:val="en-IN" w:bidi="te-IN"/>
        </w:rPr>
      </w:pPr>
      <w:r w:rsidRPr="00E771D6">
        <w:rPr>
          <w:b/>
          <w:bCs/>
          <w:lang w:val="en-GB" w:bidi="te-IN"/>
        </w:rPr>
        <w:t>Syntax Description</w:t>
      </w:r>
      <w:r w:rsidRPr="00E771D6">
        <w:rPr>
          <w:lang w:val="en-IN" w:bidi="te-IN"/>
        </w:rPr>
        <w:t> </w:t>
      </w:r>
    </w:p>
    <w:p w14:paraId="4AFC6611" w14:textId="77777777" w:rsidR="00E771D6" w:rsidRPr="00E771D6" w:rsidRDefault="00E771D6" w:rsidP="008C0F80">
      <w:pPr>
        <w:spacing w:after="120"/>
        <w:textAlignment w:val="baseline"/>
        <w:rPr>
          <w:lang w:val="en-IN" w:bidi="te-IN"/>
        </w:rPr>
      </w:pPr>
      <w:r w:rsidRPr="00E771D6">
        <w:rPr>
          <w:lang w:val="en-GB" w:bidi="te-IN"/>
        </w:rPr>
        <w:t xml:space="preserve">      </w:t>
      </w:r>
      <w:r w:rsidRPr="00E771D6">
        <w:rPr>
          <w:b/>
          <w:bCs/>
          <w:lang w:val="en-GB" w:bidi="te-IN"/>
        </w:rPr>
        <w:t>zero-trust</w:t>
      </w:r>
      <w:r w:rsidRPr="00E771D6">
        <w:rPr>
          <w:lang w:val="en-IN" w:bidi="te-IN"/>
        </w:rPr>
        <w:t xml:space="preserve"> </w:t>
      </w:r>
      <w:r w:rsidRPr="00E771D6">
        <w:rPr>
          <w:lang w:val="en-GB" w:bidi="te-IN"/>
        </w:rPr>
        <w:t>Configure Zero Trust Network Access feature</w:t>
      </w:r>
      <w:r w:rsidRPr="00E771D6">
        <w:rPr>
          <w:lang w:val="en-IN" w:bidi="te-IN"/>
        </w:rPr>
        <w:t> </w:t>
      </w:r>
    </w:p>
    <w:p w14:paraId="4FE4830A" w14:textId="5C14A6F1" w:rsidR="00E771D6" w:rsidRPr="00E771D6" w:rsidRDefault="00CB79A1" w:rsidP="00390ACC">
      <w:pPr>
        <w:pStyle w:val="Code"/>
        <w:rPr>
          <w:lang w:val="en-IN"/>
        </w:rPr>
      </w:pPr>
      <w:r>
        <w:t xml:space="preserve">   </w:t>
      </w:r>
      <w:r w:rsidR="00E771D6" w:rsidRPr="00E771D6">
        <w:t>zero-trust ?</w:t>
      </w:r>
      <w:r w:rsidR="00E771D6" w:rsidRPr="00E771D6">
        <w:rPr>
          <w:lang w:val="en-IN"/>
        </w:rPr>
        <w:t> </w:t>
      </w:r>
    </w:p>
    <w:p w14:paraId="0C83E529" w14:textId="4704EF03" w:rsidR="00E771D6" w:rsidRPr="00E771D6" w:rsidRDefault="00E771D6" w:rsidP="00390ACC">
      <w:pPr>
        <w:pStyle w:val="Code"/>
        <w:rPr>
          <w:lang w:val="en-IN"/>
        </w:rPr>
      </w:pPr>
      <w:r w:rsidRPr="00E771D6">
        <w:t>   &lt;cr&gt;</w:t>
      </w:r>
      <w:r w:rsidRPr="00E771D6">
        <w:rPr>
          <w:lang w:val="en-IN"/>
        </w:rPr>
        <w:t> </w:t>
      </w:r>
    </w:p>
    <w:p w14:paraId="3AFB1728" w14:textId="77777777" w:rsidR="00E771D6" w:rsidRPr="00E771D6" w:rsidRDefault="00E771D6" w:rsidP="008C0F80">
      <w:pPr>
        <w:spacing w:after="120"/>
        <w:textAlignment w:val="baseline"/>
        <w:rPr>
          <w:lang w:val="en-IN" w:bidi="te-IN"/>
        </w:rPr>
      </w:pPr>
      <w:r w:rsidRPr="00E771D6">
        <w:rPr>
          <w:lang w:val="en-IN" w:bidi="te-IN"/>
        </w:rPr>
        <w:t> </w:t>
      </w:r>
    </w:p>
    <w:p w14:paraId="4DB43B63" w14:textId="77777777" w:rsidR="00E771D6" w:rsidRPr="00E771D6" w:rsidRDefault="00E771D6" w:rsidP="008C0F80">
      <w:pPr>
        <w:spacing w:after="120"/>
        <w:textAlignment w:val="baseline"/>
        <w:rPr>
          <w:lang w:val="en-IN" w:bidi="te-IN"/>
        </w:rPr>
      </w:pPr>
      <w:r w:rsidRPr="00E771D6">
        <w:rPr>
          <w:b/>
          <w:bCs/>
          <w:lang w:val="en-GB" w:bidi="te-IN"/>
        </w:rPr>
        <w:t>Command Default</w:t>
      </w:r>
      <w:r w:rsidRPr="00E771D6">
        <w:rPr>
          <w:lang w:val="en-IN" w:bidi="te-IN"/>
        </w:rPr>
        <w:t> </w:t>
      </w:r>
    </w:p>
    <w:p w14:paraId="16572759" w14:textId="77777777" w:rsidR="00E771D6" w:rsidRPr="00E771D6" w:rsidRDefault="00E771D6" w:rsidP="008C0F80">
      <w:pPr>
        <w:spacing w:after="120"/>
        <w:textAlignment w:val="baseline"/>
        <w:rPr>
          <w:lang w:val="en-IN" w:bidi="te-IN"/>
        </w:rPr>
      </w:pPr>
      <w:r w:rsidRPr="00E771D6">
        <w:rPr>
          <w:lang w:val="en-GB" w:bidi="te-IN"/>
        </w:rPr>
        <w:t>      None.</w:t>
      </w:r>
      <w:r w:rsidRPr="00E771D6">
        <w:rPr>
          <w:lang w:val="en-IN" w:bidi="te-IN"/>
        </w:rPr>
        <w:t> </w:t>
      </w:r>
    </w:p>
    <w:p w14:paraId="288D47C4" w14:textId="77777777" w:rsidR="00E771D6" w:rsidRPr="00E771D6" w:rsidRDefault="00E771D6" w:rsidP="008C0F80">
      <w:pPr>
        <w:spacing w:after="120"/>
        <w:textAlignment w:val="baseline"/>
        <w:rPr>
          <w:lang w:val="en-IN" w:bidi="te-IN"/>
        </w:rPr>
      </w:pPr>
      <w:r w:rsidRPr="00E771D6">
        <w:rPr>
          <w:lang w:val="en-IN" w:bidi="te-IN"/>
        </w:rPr>
        <w:t> </w:t>
      </w:r>
    </w:p>
    <w:p w14:paraId="4F06FA27" w14:textId="77777777" w:rsidR="00E771D6" w:rsidRPr="00E771D6" w:rsidRDefault="00E771D6" w:rsidP="008C0F80">
      <w:pPr>
        <w:spacing w:after="120"/>
        <w:textAlignment w:val="baseline"/>
        <w:rPr>
          <w:lang w:val="en-IN" w:bidi="te-IN"/>
        </w:rPr>
      </w:pPr>
      <w:r w:rsidRPr="00E771D6">
        <w:rPr>
          <w:b/>
          <w:bCs/>
          <w:lang w:val="en-GB" w:bidi="te-IN"/>
        </w:rPr>
        <w:t>ASA Context Mode</w:t>
      </w:r>
      <w:r w:rsidRPr="00E771D6">
        <w:rPr>
          <w:lang w:val="en-IN" w:bidi="te-IN"/>
        </w:rPr>
        <w:t> </w:t>
      </w:r>
    </w:p>
    <w:p w14:paraId="59B77CBD" w14:textId="77777777" w:rsidR="00E771D6" w:rsidRPr="00E771D6" w:rsidRDefault="00E771D6" w:rsidP="008C0F80">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6F393EF1" w14:textId="77777777" w:rsidR="00E771D6" w:rsidRPr="00E771D6" w:rsidRDefault="00E771D6" w:rsidP="008C0F80">
      <w:pPr>
        <w:spacing w:after="120"/>
        <w:textAlignment w:val="baseline"/>
        <w:rPr>
          <w:lang w:val="en-IN" w:bidi="te-IN"/>
        </w:rPr>
      </w:pPr>
      <w:r w:rsidRPr="00E771D6">
        <w:rPr>
          <w:lang w:val="en-IN" w:bidi="te-IN"/>
        </w:rPr>
        <w:t> </w:t>
      </w:r>
    </w:p>
    <w:p w14:paraId="02308D0E" w14:textId="77777777" w:rsidR="00E771D6" w:rsidRPr="00E771D6" w:rsidRDefault="00E771D6" w:rsidP="008C0F80">
      <w:pPr>
        <w:spacing w:after="120"/>
        <w:textAlignment w:val="baseline"/>
        <w:rPr>
          <w:lang w:val="en-IN" w:bidi="te-IN"/>
        </w:rPr>
      </w:pPr>
      <w:r w:rsidRPr="00E771D6">
        <w:rPr>
          <w:b/>
          <w:bCs/>
          <w:lang w:val="en-GB" w:bidi="te-IN"/>
        </w:rPr>
        <w:t>FTD Deployment Mode</w:t>
      </w:r>
      <w:r w:rsidRPr="00E771D6">
        <w:rPr>
          <w:lang w:val="en-IN" w:bidi="te-IN"/>
        </w:rPr>
        <w:t> </w:t>
      </w:r>
    </w:p>
    <w:p w14:paraId="1B9FFBF9" w14:textId="77777777" w:rsidR="00E771D6" w:rsidRPr="00E771D6" w:rsidRDefault="00E771D6" w:rsidP="008C0F80">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6392478A" w14:textId="77777777" w:rsidR="00E771D6" w:rsidRPr="00E771D6" w:rsidRDefault="00E771D6" w:rsidP="008C0F80">
      <w:pPr>
        <w:spacing w:after="120"/>
        <w:textAlignment w:val="baseline"/>
        <w:rPr>
          <w:lang w:val="en-IN" w:bidi="te-IN"/>
        </w:rPr>
      </w:pPr>
      <w:r w:rsidRPr="00E771D6">
        <w:rPr>
          <w:lang w:val="en-IN" w:bidi="te-IN"/>
        </w:rPr>
        <w:t> </w:t>
      </w:r>
    </w:p>
    <w:p w14:paraId="7DCF5FEE" w14:textId="77777777" w:rsidR="00E771D6" w:rsidRPr="00E771D6" w:rsidRDefault="00E771D6" w:rsidP="008C0F80">
      <w:pPr>
        <w:spacing w:after="120"/>
        <w:textAlignment w:val="baseline"/>
        <w:rPr>
          <w:lang w:val="en-IN" w:bidi="te-IN"/>
        </w:rPr>
      </w:pPr>
      <w:r w:rsidRPr="00E771D6">
        <w:rPr>
          <w:b/>
          <w:bCs/>
          <w:lang w:val="en-GB" w:bidi="te-IN"/>
        </w:rPr>
        <w:t>Usage Guidelines</w:t>
      </w:r>
      <w:r w:rsidRPr="00E771D6">
        <w:rPr>
          <w:lang w:val="en-IN" w:bidi="te-IN"/>
        </w:rPr>
        <w:t> </w:t>
      </w:r>
    </w:p>
    <w:p w14:paraId="17A035C2" w14:textId="77777777" w:rsidR="00E771D6" w:rsidRPr="00E771D6" w:rsidRDefault="00E771D6" w:rsidP="008C0F80">
      <w:pPr>
        <w:spacing w:after="120"/>
        <w:textAlignment w:val="baseline"/>
        <w:rPr>
          <w:lang w:val="en-IN" w:bidi="te-IN"/>
        </w:rPr>
      </w:pPr>
      <w:r w:rsidRPr="00E771D6">
        <w:rPr>
          <w:b/>
          <w:bCs/>
          <w:lang w:val="en-GB" w:bidi="te-IN"/>
        </w:rPr>
        <w:t xml:space="preserve">      </w:t>
      </w:r>
      <w:r w:rsidRPr="00E771D6">
        <w:rPr>
          <w:lang w:val="en-GB" w:bidi="te-IN"/>
        </w:rPr>
        <w:t>To enter ZTNA configuration mode:</w:t>
      </w:r>
      <w:r w:rsidRPr="00E771D6">
        <w:rPr>
          <w:lang w:val="en-IN" w:bidi="te-IN"/>
        </w:rPr>
        <w:t> </w:t>
      </w:r>
    </w:p>
    <w:p w14:paraId="783B1689" w14:textId="34B83B34" w:rsidR="00E771D6" w:rsidRPr="00E40865" w:rsidRDefault="00E771D6" w:rsidP="00390ACC">
      <w:pPr>
        <w:pStyle w:val="Code"/>
      </w:pPr>
      <w:r w:rsidRPr="00E40865">
        <w:t>zero-trust </w:t>
      </w:r>
    </w:p>
    <w:p w14:paraId="0DDC756B" w14:textId="77777777" w:rsidR="00E771D6" w:rsidRPr="00E771D6" w:rsidRDefault="00E771D6" w:rsidP="008C0F80">
      <w:pPr>
        <w:spacing w:after="120"/>
        <w:textAlignment w:val="baseline"/>
        <w:rPr>
          <w:lang w:val="en-IN" w:bidi="te-IN"/>
        </w:rPr>
      </w:pPr>
      <w:r w:rsidRPr="00E771D6">
        <w:rPr>
          <w:b/>
          <w:bCs/>
          <w:lang w:val="en-GB" w:bidi="te-IN"/>
        </w:rPr>
        <w:t>Example</w:t>
      </w:r>
      <w:r w:rsidRPr="00E771D6">
        <w:rPr>
          <w:lang w:val="en-IN" w:bidi="te-IN"/>
        </w:rPr>
        <w:t> </w:t>
      </w:r>
    </w:p>
    <w:p w14:paraId="5D912FDC" w14:textId="77777777" w:rsidR="00E771D6" w:rsidRPr="00E771D6" w:rsidRDefault="00E771D6" w:rsidP="00390ACC">
      <w:pPr>
        <w:pStyle w:val="Code"/>
        <w:rPr>
          <w:lang w:val="en-IN"/>
        </w:rPr>
      </w:pPr>
      <w:r w:rsidRPr="00E771D6">
        <w:t>(config)# zero-trust</w:t>
      </w:r>
      <w:r w:rsidRPr="00E771D6">
        <w:rPr>
          <w:lang w:val="en-IN"/>
        </w:rPr>
        <w:t> </w:t>
      </w:r>
    </w:p>
    <w:p w14:paraId="25E5E849" w14:textId="77777777" w:rsidR="00E771D6" w:rsidRPr="00E771D6" w:rsidRDefault="00E771D6" w:rsidP="00390ACC">
      <w:pPr>
        <w:pStyle w:val="Code"/>
        <w:rPr>
          <w:lang w:val="en-IN"/>
        </w:rPr>
      </w:pPr>
      <w:r w:rsidRPr="00E771D6">
        <w:t>(config-zero-trust)# </w:t>
      </w:r>
      <w:r w:rsidRPr="00E771D6">
        <w:rPr>
          <w:lang w:val="en-IN"/>
        </w:rPr>
        <w:t> </w:t>
      </w:r>
    </w:p>
    <w:p w14:paraId="000CF870" w14:textId="77777777" w:rsidR="00E771D6" w:rsidRPr="00E771D6" w:rsidRDefault="00E771D6" w:rsidP="005D7591">
      <w:pPr>
        <w:pStyle w:val="Heading3"/>
        <w:rPr>
          <w:lang w:val="en-IN" w:bidi="te-IN"/>
        </w:rPr>
      </w:pPr>
      <w:bookmarkStart w:id="251" w:name="_Toc118293442"/>
      <w:bookmarkStart w:id="252" w:name="_Toc142917845"/>
      <w:r w:rsidRPr="00E771D6">
        <w:rPr>
          <w:lang w:val="en-IN" w:bidi="te-IN"/>
        </w:rPr>
        <w:t>Enabling/Disabling ZTNA</w:t>
      </w:r>
      <w:bookmarkEnd w:id="251"/>
      <w:bookmarkEnd w:id="252"/>
      <w:r w:rsidRPr="00E771D6">
        <w:rPr>
          <w:lang w:val="en-IN" w:bidi="te-IN"/>
        </w:rPr>
        <w:t> </w:t>
      </w:r>
    </w:p>
    <w:p w14:paraId="0CA391D8" w14:textId="77777777" w:rsidR="00E771D6" w:rsidRPr="00E771D6" w:rsidRDefault="00E771D6" w:rsidP="008C0F80">
      <w:pPr>
        <w:spacing w:after="120"/>
        <w:textAlignment w:val="baseline"/>
        <w:rPr>
          <w:lang w:val="en-IN" w:bidi="te-IN"/>
        </w:rPr>
      </w:pPr>
      <w:r w:rsidRPr="00E771D6">
        <w:rPr>
          <w:lang w:val="en-GB" w:bidi="te-IN"/>
        </w:rPr>
        <w:t>ZTNA configuration is a global config and can be enabled or disabled at system level using the following command.</w:t>
      </w:r>
      <w:r w:rsidRPr="00E771D6">
        <w:rPr>
          <w:lang w:val="en-IN" w:bidi="te-IN"/>
        </w:rPr>
        <w:t> </w:t>
      </w:r>
    </w:p>
    <w:p w14:paraId="7A1EC4F0" w14:textId="77777777" w:rsidR="00E771D6" w:rsidRPr="00E771D6" w:rsidRDefault="00E771D6" w:rsidP="008C0F80">
      <w:pPr>
        <w:spacing w:after="120"/>
        <w:textAlignment w:val="baseline"/>
        <w:rPr>
          <w:lang w:val="en-IN" w:bidi="te-IN"/>
        </w:rPr>
      </w:pPr>
      <w:r w:rsidRPr="00E771D6">
        <w:rPr>
          <w:lang w:val="en-IN" w:bidi="te-IN"/>
        </w:rPr>
        <w:t> </w:t>
      </w:r>
    </w:p>
    <w:p w14:paraId="09761EE6" w14:textId="77777777" w:rsidR="00E771D6" w:rsidRPr="00E771D6" w:rsidRDefault="00E771D6" w:rsidP="008C0F80">
      <w:pPr>
        <w:spacing w:after="120"/>
        <w:textAlignment w:val="baseline"/>
        <w:rPr>
          <w:lang w:val="en-IN" w:bidi="te-IN"/>
        </w:rPr>
      </w:pPr>
      <w:r w:rsidRPr="00E771D6">
        <w:rPr>
          <w:b/>
          <w:bCs/>
          <w:lang w:val="en-GB" w:bidi="te-IN"/>
        </w:rPr>
        <w:t>Syntax Description</w:t>
      </w:r>
      <w:r w:rsidRPr="00E771D6">
        <w:rPr>
          <w:lang w:val="en-IN" w:bidi="te-IN"/>
        </w:rPr>
        <w:t> </w:t>
      </w:r>
    </w:p>
    <w:p w14:paraId="138C1AA0" w14:textId="77777777" w:rsidR="00E771D6" w:rsidRPr="00E771D6" w:rsidRDefault="00E771D6" w:rsidP="008C0F80">
      <w:pPr>
        <w:spacing w:after="120"/>
        <w:textAlignment w:val="baseline"/>
        <w:rPr>
          <w:lang w:val="en-IN" w:bidi="te-IN"/>
        </w:rPr>
      </w:pPr>
      <w:r w:rsidRPr="00E771D6">
        <w:rPr>
          <w:lang w:val="en-GB" w:bidi="te-IN"/>
        </w:rPr>
        <w:t xml:space="preserve">      </w:t>
      </w:r>
      <w:r w:rsidRPr="00E771D6">
        <w:rPr>
          <w:b/>
          <w:bCs/>
          <w:lang w:val="en-GB" w:bidi="te-IN"/>
        </w:rPr>
        <w:t>enable</w:t>
      </w:r>
      <w:r w:rsidRPr="00E771D6">
        <w:rPr>
          <w:lang w:val="en-IN" w:bidi="te-IN"/>
        </w:rPr>
        <w:t xml:space="preserve"> </w:t>
      </w:r>
      <w:r w:rsidRPr="00E771D6">
        <w:rPr>
          <w:lang w:val="en-GB" w:bidi="te-IN"/>
        </w:rPr>
        <w:t>Enable zero-trust feature</w:t>
      </w:r>
      <w:r w:rsidRPr="00E771D6">
        <w:rPr>
          <w:lang w:val="en-IN" w:bidi="te-IN"/>
        </w:rPr>
        <w:t> </w:t>
      </w:r>
    </w:p>
    <w:p w14:paraId="00E62107" w14:textId="6D2C2118" w:rsidR="00E771D6" w:rsidRPr="00E771D6" w:rsidRDefault="00E771D6" w:rsidP="00390ACC">
      <w:pPr>
        <w:pStyle w:val="Code"/>
        <w:rPr>
          <w:lang w:val="en-IN"/>
        </w:rPr>
      </w:pPr>
      <w:r w:rsidRPr="00E771D6">
        <w:t>   enable ?</w:t>
      </w:r>
      <w:r w:rsidRPr="00E771D6">
        <w:rPr>
          <w:lang w:val="en-IN"/>
        </w:rPr>
        <w:t> </w:t>
      </w:r>
    </w:p>
    <w:p w14:paraId="178DC62A" w14:textId="77777777" w:rsidR="00E771D6" w:rsidRPr="00E771D6" w:rsidRDefault="00E771D6" w:rsidP="00390ACC">
      <w:pPr>
        <w:pStyle w:val="Code"/>
        <w:rPr>
          <w:lang w:val="en-IN"/>
        </w:rPr>
      </w:pPr>
      <w:r w:rsidRPr="00E771D6">
        <w:t>      &lt;cr&gt;</w:t>
      </w:r>
      <w:r w:rsidRPr="00E771D6">
        <w:rPr>
          <w:lang w:val="en-IN"/>
        </w:rPr>
        <w:t> </w:t>
      </w:r>
    </w:p>
    <w:p w14:paraId="34F7EAB6" w14:textId="77777777" w:rsidR="00E771D6" w:rsidRPr="00E771D6" w:rsidRDefault="00E771D6" w:rsidP="008C0F80">
      <w:pPr>
        <w:spacing w:after="120"/>
        <w:textAlignment w:val="baseline"/>
        <w:rPr>
          <w:lang w:val="en-IN" w:bidi="te-IN"/>
        </w:rPr>
      </w:pPr>
      <w:r w:rsidRPr="00E771D6">
        <w:rPr>
          <w:lang w:val="en-IN" w:bidi="te-IN"/>
        </w:rPr>
        <w:t> </w:t>
      </w:r>
    </w:p>
    <w:p w14:paraId="25F428F7" w14:textId="77777777" w:rsidR="00E771D6" w:rsidRPr="00E771D6" w:rsidRDefault="00E771D6" w:rsidP="008C0F80">
      <w:pPr>
        <w:spacing w:after="120"/>
        <w:textAlignment w:val="baseline"/>
        <w:rPr>
          <w:lang w:val="en-IN" w:bidi="te-IN"/>
        </w:rPr>
      </w:pPr>
      <w:r w:rsidRPr="00E771D6">
        <w:rPr>
          <w:b/>
          <w:bCs/>
          <w:lang w:val="en-GB" w:bidi="te-IN"/>
        </w:rPr>
        <w:t>Command Default</w:t>
      </w:r>
      <w:r w:rsidRPr="00E771D6">
        <w:rPr>
          <w:lang w:val="en-IN" w:bidi="te-IN"/>
        </w:rPr>
        <w:t> </w:t>
      </w:r>
    </w:p>
    <w:p w14:paraId="22D44996" w14:textId="77777777" w:rsidR="00E771D6" w:rsidRPr="00E771D6" w:rsidRDefault="00E771D6" w:rsidP="008C0F80">
      <w:pPr>
        <w:spacing w:after="120"/>
        <w:textAlignment w:val="baseline"/>
        <w:rPr>
          <w:lang w:val="en-IN" w:bidi="te-IN"/>
        </w:rPr>
      </w:pPr>
      <w:r w:rsidRPr="00E771D6">
        <w:rPr>
          <w:lang w:val="en-GB" w:bidi="te-IN"/>
        </w:rPr>
        <w:lastRenderedPageBreak/>
        <w:t>      None.</w:t>
      </w:r>
      <w:r w:rsidRPr="00E771D6">
        <w:rPr>
          <w:lang w:val="en-IN" w:bidi="te-IN"/>
        </w:rPr>
        <w:t> </w:t>
      </w:r>
    </w:p>
    <w:p w14:paraId="4517C404" w14:textId="77777777" w:rsidR="00E771D6" w:rsidRPr="00E771D6" w:rsidRDefault="00E771D6" w:rsidP="008C0F80">
      <w:pPr>
        <w:spacing w:after="120"/>
        <w:textAlignment w:val="baseline"/>
        <w:rPr>
          <w:lang w:val="en-IN" w:bidi="te-IN"/>
        </w:rPr>
      </w:pPr>
      <w:r w:rsidRPr="00E771D6">
        <w:rPr>
          <w:lang w:val="en-IN" w:bidi="te-IN"/>
        </w:rPr>
        <w:t> </w:t>
      </w:r>
    </w:p>
    <w:p w14:paraId="3BC79858" w14:textId="77777777" w:rsidR="00E771D6" w:rsidRPr="00E771D6" w:rsidRDefault="00E771D6" w:rsidP="008C0F80">
      <w:pPr>
        <w:spacing w:after="120"/>
        <w:textAlignment w:val="baseline"/>
        <w:rPr>
          <w:lang w:val="en-IN" w:bidi="te-IN"/>
        </w:rPr>
      </w:pPr>
      <w:r w:rsidRPr="00E771D6">
        <w:rPr>
          <w:b/>
          <w:bCs/>
          <w:lang w:val="en-GB" w:bidi="te-IN"/>
        </w:rPr>
        <w:t>ASA Context Mode</w:t>
      </w:r>
      <w:r w:rsidRPr="00E771D6">
        <w:rPr>
          <w:lang w:val="en-IN" w:bidi="te-IN"/>
        </w:rPr>
        <w:t> </w:t>
      </w:r>
    </w:p>
    <w:p w14:paraId="732C43AE" w14:textId="77777777" w:rsidR="00E771D6" w:rsidRPr="00E771D6" w:rsidRDefault="00E771D6" w:rsidP="008C0F80">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042D50A4" w14:textId="77777777" w:rsidR="00E771D6" w:rsidRPr="00E771D6" w:rsidRDefault="00E771D6" w:rsidP="008C0F80">
      <w:pPr>
        <w:spacing w:after="120"/>
        <w:textAlignment w:val="baseline"/>
        <w:rPr>
          <w:lang w:val="en-IN" w:bidi="te-IN"/>
        </w:rPr>
      </w:pPr>
      <w:r w:rsidRPr="00E771D6">
        <w:rPr>
          <w:lang w:val="en-IN" w:bidi="te-IN"/>
        </w:rPr>
        <w:t> </w:t>
      </w:r>
    </w:p>
    <w:p w14:paraId="597B62BE" w14:textId="77777777" w:rsidR="00E771D6" w:rsidRPr="00E771D6" w:rsidRDefault="00E771D6" w:rsidP="008C0F80">
      <w:pPr>
        <w:spacing w:after="120"/>
        <w:textAlignment w:val="baseline"/>
        <w:rPr>
          <w:lang w:val="en-IN" w:bidi="te-IN"/>
        </w:rPr>
      </w:pPr>
      <w:r w:rsidRPr="00E771D6">
        <w:rPr>
          <w:b/>
          <w:bCs/>
          <w:lang w:val="en-GB" w:bidi="te-IN"/>
        </w:rPr>
        <w:t>FTD Deployment Mode</w:t>
      </w:r>
      <w:r w:rsidRPr="00E771D6">
        <w:rPr>
          <w:lang w:val="en-IN" w:bidi="te-IN"/>
        </w:rPr>
        <w:t> </w:t>
      </w:r>
    </w:p>
    <w:p w14:paraId="6D87F195" w14:textId="2EEF5736" w:rsidR="00E771D6" w:rsidRDefault="00E771D6" w:rsidP="008C0F80">
      <w:pPr>
        <w:spacing w:after="120"/>
        <w:textAlignment w:val="baseline"/>
        <w:rPr>
          <w:lang w:val="en-IN" w:bidi="te-IN"/>
        </w:rPr>
      </w:pPr>
      <w:r w:rsidRPr="00E771D6">
        <w:rPr>
          <w:lang w:val="en-GB" w:bidi="te-IN"/>
        </w:rPr>
        <w:t>      Routed mode in Standalone, Failover, Cluster and MI deployments.</w:t>
      </w:r>
    </w:p>
    <w:p w14:paraId="7FA6E436" w14:textId="77777777" w:rsidR="008C0F80" w:rsidRPr="00E771D6" w:rsidRDefault="008C0F80" w:rsidP="008C0F80">
      <w:pPr>
        <w:spacing w:after="120"/>
        <w:textAlignment w:val="baseline"/>
        <w:rPr>
          <w:lang w:val="en-IN" w:bidi="te-IN"/>
        </w:rPr>
      </w:pPr>
    </w:p>
    <w:p w14:paraId="134BC3D0" w14:textId="77777777" w:rsidR="00E771D6" w:rsidRPr="00E771D6" w:rsidRDefault="00E771D6" w:rsidP="008C0F80">
      <w:pPr>
        <w:spacing w:after="120"/>
        <w:textAlignment w:val="baseline"/>
        <w:rPr>
          <w:lang w:val="en-IN" w:bidi="te-IN"/>
        </w:rPr>
      </w:pPr>
      <w:r w:rsidRPr="00E771D6">
        <w:rPr>
          <w:b/>
          <w:bCs/>
          <w:lang w:val="en-GB" w:bidi="te-IN"/>
        </w:rPr>
        <w:t>Usage Guidelines</w:t>
      </w:r>
      <w:r w:rsidRPr="00E771D6">
        <w:rPr>
          <w:lang w:val="en-IN" w:bidi="te-IN"/>
        </w:rPr>
        <w:t> </w:t>
      </w:r>
    </w:p>
    <w:p w14:paraId="5CA3BE94" w14:textId="77777777" w:rsidR="00E771D6" w:rsidRPr="00E771D6" w:rsidRDefault="00E771D6" w:rsidP="008C0F80">
      <w:pPr>
        <w:spacing w:after="120"/>
        <w:textAlignment w:val="baseline"/>
        <w:rPr>
          <w:lang w:val="en-IN" w:bidi="te-IN"/>
        </w:rPr>
      </w:pPr>
      <w:r w:rsidRPr="00E771D6">
        <w:rPr>
          <w:lang w:val="en-GB" w:bidi="te-IN"/>
        </w:rPr>
        <w:t>       To enable ZTNA configuration:</w:t>
      </w:r>
      <w:r w:rsidRPr="00E771D6">
        <w:rPr>
          <w:lang w:val="en-IN" w:bidi="te-IN"/>
        </w:rPr>
        <w:t> </w:t>
      </w:r>
    </w:p>
    <w:p w14:paraId="10D32091" w14:textId="2EB3DCBA" w:rsidR="00E771D6" w:rsidRPr="00390ACC" w:rsidRDefault="00CF0613" w:rsidP="00390ACC">
      <w:pPr>
        <w:pStyle w:val="Code"/>
      </w:pPr>
      <w:r>
        <w:t xml:space="preserve">       </w:t>
      </w:r>
      <w:r w:rsidR="00E771D6" w:rsidRPr="00E771D6">
        <w:t>zero-trust</w:t>
      </w:r>
      <w:r w:rsidR="00E771D6" w:rsidRPr="00390ACC">
        <w:t> </w:t>
      </w:r>
    </w:p>
    <w:p w14:paraId="0E950444" w14:textId="047AC85E" w:rsidR="00E771D6" w:rsidRPr="00390ACC" w:rsidRDefault="00E771D6" w:rsidP="00390ACC">
      <w:pPr>
        <w:pStyle w:val="Code"/>
      </w:pPr>
      <w:r w:rsidRPr="00E771D6">
        <w:t>       </w:t>
      </w:r>
      <w:r w:rsidR="00CF0613">
        <w:t xml:space="preserve">   </w:t>
      </w:r>
      <w:r w:rsidRPr="00E771D6">
        <w:t>enable</w:t>
      </w:r>
      <w:r w:rsidRPr="00390ACC">
        <w:t> </w:t>
      </w:r>
    </w:p>
    <w:p w14:paraId="20EFD9C7" w14:textId="77777777" w:rsidR="008C0F80" w:rsidRPr="00E771D6" w:rsidRDefault="008C0F80" w:rsidP="008C0F80">
      <w:pPr>
        <w:spacing w:after="120"/>
        <w:textAlignment w:val="baseline"/>
        <w:rPr>
          <w:lang w:val="en-IN" w:bidi="te-IN"/>
        </w:rPr>
      </w:pPr>
    </w:p>
    <w:p w14:paraId="05D150EA" w14:textId="77777777" w:rsidR="00E771D6" w:rsidRPr="00E771D6" w:rsidRDefault="00E771D6" w:rsidP="008C0F80">
      <w:pPr>
        <w:spacing w:after="120"/>
        <w:textAlignment w:val="baseline"/>
        <w:rPr>
          <w:lang w:val="en-IN" w:bidi="te-IN"/>
        </w:rPr>
      </w:pPr>
      <w:r w:rsidRPr="00E771D6">
        <w:rPr>
          <w:b/>
          <w:bCs/>
          <w:lang w:val="en-GB" w:bidi="te-IN"/>
        </w:rPr>
        <w:t>Example</w:t>
      </w:r>
      <w:r w:rsidRPr="00E771D6">
        <w:rPr>
          <w:lang w:val="en-IN" w:bidi="te-IN"/>
        </w:rPr>
        <w:t> </w:t>
      </w:r>
    </w:p>
    <w:p w14:paraId="4A19DAED" w14:textId="77777777" w:rsidR="00E771D6" w:rsidRPr="00E771D6" w:rsidRDefault="00E771D6" w:rsidP="00390ACC">
      <w:pPr>
        <w:pStyle w:val="Code"/>
        <w:rPr>
          <w:lang w:val="en-IN"/>
        </w:rPr>
      </w:pPr>
      <w:r w:rsidRPr="00E771D6">
        <w:t>(config)# zero-trust</w:t>
      </w:r>
      <w:r w:rsidRPr="00E771D6">
        <w:rPr>
          <w:lang w:val="en-IN"/>
        </w:rPr>
        <w:t> </w:t>
      </w:r>
    </w:p>
    <w:p w14:paraId="5CF09F98" w14:textId="77777777" w:rsidR="00E771D6" w:rsidRPr="00E771D6" w:rsidRDefault="00E771D6" w:rsidP="00390ACC">
      <w:pPr>
        <w:pStyle w:val="Code"/>
        <w:rPr>
          <w:lang w:val="en-IN"/>
        </w:rPr>
      </w:pPr>
      <w:r w:rsidRPr="00E771D6">
        <w:t>(config-zero-trust)# enable</w:t>
      </w:r>
      <w:r w:rsidRPr="00E771D6">
        <w:rPr>
          <w:lang w:val="en-IN"/>
        </w:rPr>
        <w:t> </w:t>
      </w:r>
    </w:p>
    <w:p w14:paraId="04863377" w14:textId="5AD463B1" w:rsidR="00E771D6" w:rsidRDefault="00E771D6" w:rsidP="005F2648">
      <w:pPr>
        <w:pStyle w:val="Code"/>
        <w:rPr>
          <w:lang w:val="en-IN"/>
        </w:rPr>
      </w:pPr>
      <w:r w:rsidRPr="00E771D6">
        <w:t>(config-zero-trust)#</w:t>
      </w:r>
      <w:r w:rsidRPr="00E771D6">
        <w:rPr>
          <w:lang w:val="en-IN"/>
        </w:rPr>
        <w:t> </w:t>
      </w:r>
    </w:p>
    <w:p w14:paraId="334E55DC" w14:textId="47552487" w:rsidR="007F5FA4" w:rsidRDefault="007F5FA4" w:rsidP="005F2648">
      <w:pPr>
        <w:pStyle w:val="Code"/>
        <w:rPr>
          <w:lang w:val="en-IN"/>
        </w:rPr>
      </w:pPr>
    </w:p>
    <w:p w14:paraId="74924836" w14:textId="10595A85" w:rsidR="007F5FA4" w:rsidRPr="007F5FA4" w:rsidRDefault="006135F5" w:rsidP="00390ACC">
      <w:pPr>
        <w:pStyle w:val="Heading3"/>
        <w:rPr>
          <w:lang w:val="en-IN" w:bidi="te-IN"/>
        </w:rPr>
      </w:pPr>
      <w:bookmarkStart w:id="253" w:name="_Toc142917846"/>
      <w:r>
        <w:rPr>
          <w:lang w:val="en-IN" w:bidi="te-IN"/>
        </w:rPr>
        <w:t xml:space="preserve">Base Zero-trust URL for </w:t>
      </w:r>
      <w:r w:rsidR="007F5FA4" w:rsidRPr="007F5FA4">
        <w:rPr>
          <w:lang w:val="en-IN" w:bidi="te-IN"/>
        </w:rPr>
        <w:t> </w:t>
      </w:r>
      <w:r>
        <w:rPr>
          <w:lang w:val="en-IN" w:bidi="te-IN"/>
        </w:rPr>
        <w:t>assertion consumption</w:t>
      </w:r>
      <w:bookmarkEnd w:id="253"/>
    </w:p>
    <w:p w14:paraId="2AE9328F" w14:textId="36D7C5CE" w:rsidR="007F5FA4" w:rsidRDefault="00DE2D4D" w:rsidP="007F5FA4">
      <w:pPr>
        <w:spacing w:after="120"/>
        <w:textAlignment w:val="baseline"/>
        <w:rPr>
          <w:lang w:val="en-GB" w:bidi="te-IN"/>
        </w:rPr>
      </w:pPr>
      <w:r>
        <w:rPr>
          <w:lang w:val="en-GB" w:bidi="te-IN"/>
        </w:rPr>
        <w:t>This base-url will be used by ACS (assertion consumption service)</w:t>
      </w:r>
      <w:r w:rsidR="00C67FD0">
        <w:rPr>
          <w:lang w:val="en-GB" w:bidi="te-IN"/>
        </w:rPr>
        <w:t xml:space="preserve"> on FTD. It </w:t>
      </w:r>
      <w:r w:rsidR="005173DD">
        <w:rPr>
          <w:lang w:val="en-GB" w:bidi="te-IN"/>
        </w:rPr>
        <w:t>receives and processes</w:t>
      </w:r>
      <w:r w:rsidR="008A6833">
        <w:rPr>
          <w:lang w:val="en-GB" w:bidi="te-IN"/>
        </w:rPr>
        <w:t xml:space="preserve"> the </w:t>
      </w:r>
      <w:r w:rsidR="005173DD">
        <w:rPr>
          <w:lang w:val="en-GB" w:bidi="te-IN"/>
        </w:rPr>
        <w:t xml:space="preserve">SAML assertions </w:t>
      </w:r>
      <w:r w:rsidR="006C0FAA">
        <w:rPr>
          <w:lang w:val="en-GB" w:bidi="te-IN"/>
        </w:rPr>
        <w:t xml:space="preserve">sent by IdP. </w:t>
      </w:r>
      <w:r w:rsidR="00C35714">
        <w:rPr>
          <w:lang w:val="en-GB" w:bidi="te-IN"/>
        </w:rPr>
        <w:t>Note that the URL is common for all the applications and groups</w:t>
      </w:r>
      <w:r w:rsidR="001D67B6">
        <w:rPr>
          <w:lang w:val="en-GB" w:bidi="te-IN"/>
        </w:rPr>
        <w:t xml:space="preserve">. </w:t>
      </w:r>
      <w:r w:rsidR="000A0690">
        <w:rPr>
          <w:lang w:val="en-GB" w:bidi="te-IN"/>
        </w:rPr>
        <w:t>On IdP, while configuring an application, admin has to use this base URL along with the application</w:t>
      </w:r>
      <w:r w:rsidR="003C3420">
        <w:rPr>
          <w:lang w:val="en-GB" w:bidi="te-IN"/>
        </w:rPr>
        <w:t xml:space="preserve"> or group</w:t>
      </w:r>
      <w:r w:rsidR="00107434">
        <w:rPr>
          <w:lang w:val="en-GB" w:bidi="te-IN"/>
        </w:rPr>
        <w:t xml:space="preserve"> tag.</w:t>
      </w:r>
    </w:p>
    <w:p w14:paraId="1D708C6C" w14:textId="217234E0" w:rsidR="004A178C" w:rsidRPr="004A178C" w:rsidRDefault="00107434" w:rsidP="004A178C">
      <w:pPr>
        <w:spacing w:after="120"/>
        <w:textAlignment w:val="baseline"/>
        <w:rPr>
          <w:lang w:val="en-GB" w:bidi="te-IN"/>
        </w:rPr>
      </w:pPr>
      <w:r>
        <w:rPr>
          <w:lang w:val="en-GB" w:bidi="te-IN"/>
        </w:rPr>
        <w:t>Ex</w:t>
      </w:r>
      <w:r w:rsidR="00C87F3C">
        <w:rPr>
          <w:lang w:val="en-GB" w:bidi="te-IN"/>
        </w:rPr>
        <w:t>ample</w:t>
      </w:r>
      <w:r w:rsidR="002C7904">
        <w:rPr>
          <w:lang w:val="en-GB" w:bidi="te-IN"/>
        </w:rPr>
        <w:t>: If</w:t>
      </w:r>
      <w:r w:rsidR="0093295F">
        <w:rPr>
          <w:lang w:val="en-GB" w:bidi="te-IN"/>
        </w:rPr>
        <w:t xml:space="preserve"> </w:t>
      </w:r>
      <w:r w:rsidR="00C87F3C">
        <w:rPr>
          <w:lang w:val="en-GB" w:bidi="te-IN"/>
        </w:rPr>
        <w:t>base-url</w:t>
      </w:r>
      <w:r w:rsidR="0093295F">
        <w:rPr>
          <w:lang w:val="en-GB" w:bidi="te-IN"/>
        </w:rPr>
        <w:t xml:space="preserve"> is </w:t>
      </w:r>
      <w:r w:rsidR="00C97AB6">
        <w:rPr>
          <w:lang w:val="en-GB" w:bidi="te-IN"/>
        </w:rPr>
        <w:t>“</w:t>
      </w:r>
      <w:hyperlink r:id="rId30" w:history="1">
        <w:r w:rsidR="00C97AB6" w:rsidRPr="00C97AB6">
          <w:rPr>
            <w:rStyle w:val="Hyperlink"/>
            <w:rFonts w:ascii="Arial" w:hAnsi="Arial"/>
            <w:sz w:val="22"/>
            <w:lang w:val="en-GB" w:bidi="te-IN"/>
          </w:rPr>
          <w:t>https://ztna.acme.com</w:t>
        </w:r>
      </w:hyperlink>
      <w:r w:rsidR="00C97AB6">
        <w:rPr>
          <w:lang w:val="en-GB" w:bidi="te-IN"/>
        </w:rPr>
        <w:t>”</w:t>
      </w:r>
      <w:r w:rsidR="0093295F">
        <w:rPr>
          <w:lang w:val="en-GB" w:bidi="te-IN"/>
        </w:rPr>
        <w:t xml:space="preserve"> and  </w:t>
      </w:r>
      <w:r w:rsidR="00B87C90">
        <w:rPr>
          <w:lang w:val="en-GB" w:bidi="te-IN"/>
        </w:rPr>
        <w:t>application-group</w:t>
      </w:r>
      <w:r w:rsidR="0093295F">
        <w:rPr>
          <w:lang w:val="en-GB" w:bidi="te-IN"/>
        </w:rPr>
        <w:t xml:space="preserve"> is</w:t>
      </w:r>
      <w:r w:rsidR="00B87C90">
        <w:rPr>
          <w:lang w:val="en-GB" w:bidi="te-IN"/>
        </w:rPr>
        <w:t xml:space="preserve"> </w:t>
      </w:r>
      <w:r w:rsidR="0093295F">
        <w:rPr>
          <w:lang w:val="en-GB" w:bidi="te-IN"/>
        </w:rPr>
        <w:t>“</w:t>
      </w:r>
      <w:r w:rsidR="006D048F">
        <w:rPr>
          <w:lang w:val="en-GB" w:bidi="te-IN"/>
        </w:rPr>
        <w:t>finance</w:t>
      </w:r>
      <w:r w:rsidR="0093295F">
        <w:rPr>
          <w:lang w:val="en-GB" w:bidi="te-IN"/>
        </w:rPr>
        <w:t>”</w:t>
      </w:r>
      <w:r w:rsidR="002C7904">
        <w:rPr>
          <w:lang w:val="en-GB" w:bidi="te-IN"/>
        </w:rPr>
        <w:t>, then o</w:t>
      </w:r>
      <w:r w:rsidR="004A178C" w:rsidRPr="004A178C">
        <w:rPr>
          <w:lang w:val="en-GB" w:bidi="te-IN"/>
        </w:rPr>
        <w:t>n Okta IdP</w:t>
      </w:r>
      <w:r w:rsidR="00D330B7">
        <w:rPr>
          <w:lang w:val="en-GB" w:bidi="te-IN"/>
        </w:rPr>
        <w:t xml:space="preserve"> SAML configuration for the application</w:t>
      </w:r>
      <w:r w:rsidR="004A178C" w:rsidRPr="004A178C">
        <w:rPr>
          <w:lang w:val="en-GB" w:bidi="te-IN"/>
        </w:rPr>
        <w:t>:</w:t>
      </w:r>
    </w:p>
    <w:p w14:paraId="4ED3A649" w14:textId="2DB44B3A" w:rsidR="004A178C" w:rsidRPr="004A178C" w:rsidRDefault="004A178C" w:rsidP="000B22B9">
      <w:pPr>
        <w:spacing w:after="120"/>
        <w:jc w:val="left"/>
        <w:textAlignment w:val="baseline"/>
        <w:rPr>
          <w:lang w:val="en-GB" w:bidi="te-IN"/>
        </w:rPr>
      </w:pPr>
      <w:r w:rsidRPr="004A178C">
        <w:rPr>
          <w:lang w:val="en-GB" w:bidi="te-IN"/>
        </w:rPr>
        <w:t>Single</w:t>
      </w:r>
      <w:r w:rsidR="000B22B9">
        <w:rPr>
          <w:lang w:val="en-GB" w:bidi="te-IN"/>
        </w:rPr>
        <w:t xml:space="preserve"> </w:t>
      </w:r>
      <w:r w:rsidRPr="004A178C">
        <w:rPr>
          <w:lang w:val="en-GB" w:bidi="te-IN"/>
        </w:rPr>
        <w:t>Sign On URL:   https://ztna.acme.com/+CSCOE+/saml/sp/acs</w:t>
      </w:r>
      <w:r w:rsidR="000B22B9">
        <w:rPr>
          <w:lang w:val="en-GB" w:bidi="te-IN"/>
        </w:rPr>
        <w:t>?</w:t>
      </w:r>
      <w:r w:rsidR="000B22B9" w:rsidRPr="000B22B9">
        <w:rPr>
          <w:lang w:val="en-GB" w:bidi="te-IN"/>
        </w:rPr>
        <w:t>tgname=DefaultZeroTrustGroup</w:t>
      </w:r>
    </w:p>
    <w:p w14:paraId="0ECC40B0" w14:textId="7FB2A01B" w:rsidR="00107434" w:rsidRPr="00E771D6" w:rsidRDefault="004A178C" w:rsidP="004A178C">
      <w:pPr>
        <w:spacing w:after="120"/>
        <w:textAlignment w:val="baseline"/>
        <w:rPr>
          <w:lang w:val="en-IN" w:bidi="te-IN"/>
        </w:rPr>
      </w:pPr>
      <w:r w:rsidRPr="004A178C">
        <w:rPr>
          <w:lang w:val="en-GB" w:bidi="te-IN"/>
        </w:rPr>
        <w:t>Audience Restriction: https://ztna.acme.com/saml/sp/metadata/ztna.acme.com</w:t>
      </w:r>
    </w:p>
    <w:p w14:paraId="4F456400" w14:textId="3A4E117A" w:rsidR="007F5FA4" w:rsidRDefault="00F06A80" w:rsidP="007F5FA4">
      <w:pPr>
        <w:spacing w:after="120"/>
        <w:textAlignment w:val="baseline"/>
        <w:rPr>
          <w:lang w:val="en-IN" w:bidi="te-IN"/>
        </w:rPr>
      </w:pPr>
      <w:r>
        <w:rPr>
          <w:lang w:val="en-IN" w:bidi="te-IN"/>
        </w:rPr>
        <w:t xml:space="preserve">Note: </w:t>
      </w:r>
      <w:r w:rsidR="000927A2">
        <w:rPr>
          <w:lang w:val="en-IN" w:bidi="te-IN"/>
        </w:rPr>
        <w:t xml:space="preserve">Above </w:t>
      </w:r>
      <w:r>
        <w:rPr>
          <w:lang w:val="en-IN" w:bidi="te-IN"/>
        </w:rPr>
        <w:t xml:space="preserve">URLs will be generated by FMC while configuring application-group (or application). Admin has to copy it </w:t>
      </w:r>
      <w:r w:rsidR="009A2809">
        <w:rPr>
          <w:lang w:val="en-IN" w:bidi="te-IN"/>
        </w:rPr>
        <w:t xml:space="preserve">and </w:t>
      </w:r>
      <w:r w:rsidR="00861563">
        <w:rPr>
          <w:lang w:val="en-IN" w:bidi="te-IN"/>
        </w:rPr>
        <w:t>edit the application definition on Okta.</w:t>
      </w:r>
    </w:p>
    <w:p w14:paraId="606DF4A2" w14:textId="77777777" w:rsidR="00F30985" w:rsidRPr="00E771D6" w:rsidRDefault="00F30985" w:rsidP="007F5FA4">
      <w:pPr>
        <w:spacing w:after="120"/>
        <w:textAlignment w:val="baseline"/>
        <w:rPr>
          <w:lang w:val="en-IN" w:bidi="te-IN"/>
        </w:rPr>
      </w:pPr>
    </w:p>
    <w:p w14:paraId="341A3BDA" w14:textId="77777777" w:rsidR="007F5FA4" w:rsidRPr="00E771D6" w:rsidRDefault="007F5FA4" w:rsidP="007F5FA4">
      <w:pPr>
        <w:spacing w:after="120"/>
        <w:textAlignment w:val="baseline"/>
        <w:rPr>
          <w:lang w:val="en-IN" w:bidi="te-IN"/>
        </w:rPr>
      </w:pPr>
      <w:r w:rsidRPr="00E771D6">
        <w:rPr>
          <w:b/>
          <w:bCs/>
          <w:lang w:val="en-GB" w:bidi="te-IN"/>
        </w:rPr>
        <w:t>Syntax Description</w:t>
      </w:r>
      <w:r w:rsidRPr="00E771D6">
        <w:rPr>
          <w:lang w:val="en-IN" w:bidi="te-IN"/>
        </w:rPr>
        <w:t> </w:t>
      </w:r>
    </w:p>
    <w:p w14:paraId="6D76EA97" w14:textId="088E50EA" w:rsidR="007F5FA4" w:rsidRPr="00E771D6" w:rsidRDefault="007F5FA4" w:rsidP="00390ACC">
      <w:pPr>
        <w:pStyle w:val="Code"/>
        <w:rPr>
          <w:lang w:val="en-IN"/>
        </w:rPr>
      </w:pPr>
      <w:r w:rsidRPr="00E771D6">
        <w:t>   </w:t>
      </w:r>
      <w:r w:rsidR="00ED7292">
        <w:t xml:space="preserve">[no] </w:t>
      </w:r>
      <w:r w:rsidR="00F82B05" w:rsidRPr="00390ACC">
        <w:t>base-url</w:t>
      </w:r>
      <w:r w:rsidRPr="00390ACC">
        <w:t> </w:t>
      </w:r>
      <w:r w:rsidR="004105B5" w:rsidRPr="00390ACC">
        <w:t>&lt;Zero-trust base URL&gt;</w:t>
      </w:r>
    </w:p>
    <w:p w14:paraId="06129F3E" w14:textId="59AFA59A" w:rsidR="007F5FA4" w:rsidRPr="00E771D6" w:rsidRDefault="007F5FA4" w:rsidP="007F5FA4">
      <w:pPr>
        <w:pStyle w:val="Code"/>
        <w:rPr>
          <w:lang w:val="en-IN"/>
        </w:rPr>
      </w:pPr>
      <w:r w:rsidRPr="00E771D6">
        <w:t>   </w:t>
      </w:r>
      <w:r w:rsidR="004105B5">
        <w:t>base-url</w:t>
      </w:r>
      <w:r w:rsidRPr="00E771D6">
        <w:t xml:space="preserve"> ?</w:t>
      </w:r>
      <w:r w:rsidRPr="00E771D6">
        <w:rPr>
          <w:lang w:val="en-IN"/>
        </w:rPr>
        <w:t> </w:t>
      </w:r>
    </w:p>
    <w:p w14:paraId="1373AEB8" w14:textId="77777777" w:rsidR="007F5FA4" w:rsidRPr="00E771D6" w:rsidRDefault="007F5FA4" w:rsidP="007F5FA4">
      <w:pPr>
        <w:pStyle w:val="Code"/>
        <w:rPr>
          <w:lang w:val="en-IN"/>
        </w:rPr>
      </w:pPr>
      <w:r w:rsidRPr="00E771D6">
        <w:t>      &lt;cr&gt;</w:t>
      </w:r>
      <w:r w:rsidRPr="00E771D6">
        <w:rPr>
          <w:lang w:val="en-IN"/>
        </w:rPr>
        <w:t> </w:t>
      </w:r>
    </w:p>
    <w:p w14:paraId="58028E3A" w14:textId="77777777" w:rsidR="007F5FA4" w:rsidRPr="00E771D6" w:rsidRDefault="007F5FA4" w:rsidP="007F5FA4">
      <w:pPr>
        <w:spacing w:after="120"/>
        <w:textAlignment w:val="baseline"/>
        <w:rPr>
          <w:lang w:val="en-IN" w:bidi="te-IN"/>
        </w:rPr>
      </w:pPr>
      <w:r w:rsidRPr="00E771D6">
        <w:rPr>
          <w:lang w:val="en-IN" w:bidi="te-IN"/>
        </w:rPr>
        <w:t> </w:t>
      </w:r>
    </w:p>
    <w:p w14:paraId="7517288D" w14:textId="77777777" w:rsidR="007F5FA4" w:rsidRPr="00E771D6" w:rsidRDefault="007F5FA4" w:rsidP="007F5FA4">
      <w:pPr>
        <w:spacing w:after="120"/>
        <w:textAlignment w:val="baseline"/>
        <w:rPr>
          <w:lang w:val="en-IN" w:bidi="te-IN"/>
        </w:rPr>
      </w:pPr>
      <w:r w:rsidRPr="00E771D6">
        <w:rPr>
          <w:b/>
          <w:bCs/>
          <w:lang w:val="en-GB" w:bidi="te-IN"/>
        </w:rPr>
        <w:t>Command Default</w:t>
      </w:r>
      <w:r w:rsidRPr="00E771D6">
        <w:rPr>
          <w:lang w:val="en-IN" w:bidi="te-IN"/>
        </w:rPr>
        <w:t> </w:t>
      </w:r>
    </w:p>
    <w:p w14:paraId="147B8F21" w14:textId="77777777" w:rsidR="007F5FA4" w:rsidRPr="00E771D6" w:rsidRDefault="007F5FA4" w:rsidP="007F5FA4">
      <w:pPr>
        <w:spacing w:after="120"/>
        <w:textAlignment w:val="baseline"/>
        <w:rPr>
          <w:lang w:val="en-IN" w:bidi="te-IN"/>
        </w:rPr>
      </w:pPr>
      <w:r w:rsidRPr="00E771D6">
        <w:rPr>
          <w:lang w:val="en-GB" w:bidi="te-IN"/>
        </w:rPr>
        <w:lastRenderedPageBreak/>
        <w:t>      None.</w:t>
      </w:r>
      <w:r w:rsidRPr="00E771D6">
        <w:rPr>
          <w:lang w:val="en-IN" w:bidi="te-IN"/>
        </w:rPr>
        <w:t> </w:t>
      </w:r>
    </w:p>
    <w:p w14:paraId="632E99A9" w14:textId="77777777" w:rsidR="007F5FA4" w:rsidRPr="00E771D6" w:rsidRDefault="007F5FA4" w:rsidP="007F5FA4">
      <w:pPr>
        <w:spacing w:after="120"/>
        <w:textAlignment w:val="baseline"/>
        <w:rPr>
          <w:lang w:val="en-IN" w:bidi="te-IN"/>
        </w:rPr>
      </w:pPr>
      <w:r w:rsidRPr="00E771D6">
        <w:rPr>
          <w:lang w:val="en-IN" w:bidi="te-IN"/>
        </w:rPr>
        <w:t> </w:t>
      </w:r>
    </w:p>
    <w:p w14:paraId="0DC9DCD6" w14:textId="77777777" w:rsidR="007F5FA4" w:rsidRPr="00E771D6" w:rsidRDefault="007F5FA4" w:rsidP="007F5FA4">
      <w:pPr>
        <w:spacing w:after="120"/>
        <w:textAlignment w:val="baseline"/>
        <w:rPr>
          <w:lang w:val="en-IN" w:bidi="te-IN"/>
        </w:rPr>
      </w:pPr>
      <w:r w:rsidRPr="00E771D6">
        <w:rPr>
          <w:b/>
          <w:bCs/>
          <w:lang w:val="en-GB" w:bidi="te-IN"/>
        </w:rPr>
        <w:t>ASA Context Mode</w:t>
      </w:r>
      <w:r w:rsidRPr="00E771D6">
        <w:rPr>
          <w:lang w:val="en-IN" w:bidi="te-IN"/>
        </w:rPr>
        <w:t> </w:t>
      </w:r>
    </w:p>
    <w:p w14:paraId="1429BB90" w14:textId="77777777" w:rsidR="007F5FA4" w:rsidRPr="00E771D6" w:rsidRDefault="007F5FA4" w:rsidP="007F5FA4">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200D312C" w14:textId="77777777" w:rsidR="007F5FA4" w:rsidRPr="00E771D6" w:rsidRDefault="007F5FA4" w:rsidP="007F5FA4">
      <w:pPr>
        <w:spacing w:after="120"/>
        <w:textAlignment w:val="baseline"/>
        <w:rPr>
          <w:lang w:val="en-IN" w:bidi="te-IN"/>
        </w:rPr>
      </w:pPr>
      <w:r w:rsidRPr="00E771D6">
        <w:rPr>
          <w:lang w:val="en-IN" w:bidi="te-IN"/>
        </w:rPr>
        <w:t> </w:t>
      </w:r>
    </w:p>
    <w:p w14:paraId="35241EC1" w14:textId="77777777" w:rsidR="007F5FA4" w:rsidRPr="00E771D6" w:rsidRDefault="007F5FA4" w:rsidP="007F5FA4">
      <w:pPr>
        <w:spacing w:after="120"/>
        <w:textAlignment w:val="baseline"/>
        <w:rPr>
          <w:lang w:val="en-IN" w:bidi="te-IN"/>
        </w:rPr>
      </w:pPr>
      <w:r w:rsidRPr="00E771D6">
        <w:rPr>
          <w:b/>
          <w:bCs/>
          <w:lang w:val="en-GB" w:bidi="te-IN"/>
        </w:rPr>
        <w:t>FTD Deployment Mode</w:t>
      </w:r>
      <w:r w:rsidRPr="00E771D6">
        <w:rPr>
          <w:lang w:val="en-IN" w:bidi="te-IN"/>
        </w:rPr>
        <w:t> </w:t>
      </w:r>
    </w:p>
    <w:p w14:paraId="45BCADAD" w14:textId="77777777" w:rsidR="007F5FA4" w:rsidRDefault="007F5FA4" w:rsidP="007F5FA4">
      <w:pPr>
        <w:spacing w:after="120"/>
        <w:textAlignment w:val="baseline"/>
        <w:rPr>
          <w:lang w:val="en-IN" w:bidi="te-IN"/>
        </w:rPr>
      </w:pPr>
      <w:r w:rsidRPr="00E771D6">
        <w:rPr>
          <w:lang w:val="en-GB" w:bidi="te-IN"/>
        </w:rPr>
        <w:t>      Routed mode in Standalone, Failover, Cluster and MI deployments.</w:t>
      </w:r>
    </w:p>
    <w:p w14:paraId="725F9E56" w14:textId="77777777" w:rsidR="007F5FA4" w:rsidRPr="00E771D6" w:rsidRDefault="007F5FA4" w:rsidP="007F5FA4">
      <w:pPr>
        <w:spacing w:after="120"/>
        <w:textAlignment w:val="baseline"/>
        <w:rPr>
          <w:lang w:val="en-IN" w:bidi="te-IN"/>
        </w:rPr>
      </w:pPr>
    </w:p>
    <w:p w14:paraId="594A36F0" w14:textId="77777777" w:rsidR="007F5FA4" w:rsidRPr="00E771D6" w:rsidRDefault="007F5FA4" w:rsidP="007F5FA4">
      <w:pPr>
        <w:spacing w:after="120"/>
        <w:textAlignment w:val="baseline"/>
        <w:rPr>
          <w:lang w:val="en-IN" w:bidi="te-IN"/>
        </w:rPr>
      </w:pPr>
      <w:r w:rsidRPr="00E771D6">
        <w:rPr>
          <w:b/>
          <w:bCs/>
          <w:lang w:val="en-GB" w:bidi="te-IN"/>
        </w:rPr>
        <w:t>Usage Guidelines</w:t>
      </w:r>
      <w:r w:rsidRPr="00E771D6">
        <w:rPr>
          <w:lang w:val="en-IN" w:bidi="te-IN"/>
        </w:rPr>
        <w:t> </w:t>
      </w:r>
    </w:p>
    <w:p w14:paraId="0F2A6C08" w14:textId="368FFA03" w:rsidR="007F5FA4" w:rsidRPr="00E771D6" w:rsidRDefault="007F5FA4" w:rsidP="007F5FA4">
      <w:pPr>
        <w:spacing w:after="120"/>
        <w:textAlignment w:val="baseline"/>
        <w:rPr>
          <w:lang w:val="en-IN" w:bidi="te-IN"/>
        </w:rPr>
      </w:pPr>
      <w:r w:rsidRPr="00E771D6">
        <w:rPr>
          <w:lang w:val="en-GB" w:bidi="te-IN"/>
        </w:rPr>
        <w:t xml:space="preserve">       To </w:t>
      </w:r>
      <w:r w:rsidR="004105B5">
        <w:rPr>
          <w:lang w:val="en-GB" w:bidi="te-IN"/>
        </w:rPr>
        <w:t>configure base-url</w:t>
      </w:r>
      <w:r w:rsidRPr="00E771D6">
        <w:rPr>
          <w:lang w:val="en-GB" w:bidi="te-IN"/>
        </w:rPr>
        <w:t>:</w:t>
      </w:r>
      <w:r w:rsidRPr="00E771D6">
        <w:rPr>
          <w:lang w:val="en-IN" w:bidi="te-IN"/>
        </w:rPr>
        <w:t> </w:t>
      </w:r>
    </w:p>
    <w:p w14:paraId="697F3663" w14:textId="77777777" w:rsidR="007F5FA4" w:rsidRPr="00B7762E" w:rsidRDefault="007F5FA4" w:rsidP="007F5FA4">
      <w:pPr>
        <w:pStyle w:val="Code"/>
      </w:pPr>
      <w:r>
        <w:t xml:space="preserve">       </w:t>
      </w:r>
      <w:r w:rsidRPr="00E771D6">
        <w:t>zero-trust</w:t>
      </w:r>
      <w:r w:rsidRPr="00B7762E">
        <w:t> </w:t>
      </w:r>
    </w:p>
    <w:p w14:paraId="505658BE" w14:textId="13B72770" w:rsidR="007F5FA4" w:rsidRDefault="007F5FA4" w:rsidP="007F5FA4">
      <w:pPr>
        <w:pStyle w:val="Code"/>
      </w:pPr>
      <w:r w:rsidRPr="00E771D6">
        <w:t>       </w:t>
      </w:r>
      <w:r>
        <w:t xml:space="preserve">   </w:t>
      </w:r>
      <w:r w:rsidRPr="00E771D6">
        <w:t>enable</w:t>
      </w:r>
    </w:p>
    <w:p w14:paraId="7470B8D8" w14:textId="0F20BABF" w:rsidR="004105B5" w:rsidRPr="00B7762E" w:rsidRDefault="004105B5" w:rsidP="007F5FA4">
      <w:pPr>
        <w:pStyle w:val="Code"/>
      </w:pPr>
      <w:r>
        <w:t xml:space="preserve">          base-url</w:t>
      </w:r>
      <w:r w:rsidR="00EC0922">
        <w:t xml:space="preserve"> &lt;&gt;</w:t>
      </w:r>
    </w:p>
    <w:p w14:paraId="1B9756A1" w14:textId="77777777" w:rsidR="007F5FA4" w:rsidRPr="00E771D6" w:rsidRDefault="007F5FA4" w:rsidP="007F5FA4">
      <w:pPr>
        <w:spacing w:after="120"/>
        <w:textAlignment w:val="baseline"/>
        <w:rPr>
          <w:lang w:val="en-IN" w:bidi="te-IN"/>
        </w:rPr>
      </w:pPr>
    </w:p>
    <w:p w14:paraId="17E31DA8" w14:textId="77777777" w:rsidR="007F5FA4" w:rsidRPr="00E771D6" w:rsidRDefault="007F5FA4" w:rsidP="007F5FA4">
      <w:pPr>
        <w:spacing w:after="120"/>
        <w:textAlignment w:val="baseline"/>
        <w:rPr>
          <w:lang w:val="en-IN" w:bidi="te-IN"/>
        </w:rPr>
      </w:pPr>
      <w:r w:rsidRPr="00E771D6">
        <w:rPr>
          <w:b/>
          <w:bCs/>
          <w:lang w:val="en-GB" w:bidi="te-IN"/>
        </w:rPr>
        <w:t>Example</w:t>
      </w:r>
      <w:r w:rsidRPr="00E771D6">
        <w:rPr>
          <w:lang w:val="en-IN" w:bidi="te-IN"/>
        </w:rPr>
        <w:t> </w:t>
      </w:r>
    </w:p>
    <w:p w14:paraId="7EF56E39" w14:textId="77777777" w:rsidR="007F5FA4" w:rsidRPr="00E771D6" w:rsidRDefault="007F5FA4" w:rsidP="007F5FA4">
      <w:pPr>
        <w:pStyle w:val="Code"/>
        <w:rPr>
          <w:lang w:val="en-IN"/>
        </w:rPr>
      </w:pPr>
      <w:r w:rsidRPr="00E771D6">
        <w:t>(config)# zero-trust</w:t>
      </w:r>
      <w:r w:rsidRPr="00E771D6">
        <w:rPr>
          <w:lang w:val="en-IN"/>
        </w:rPr>
        <w:t> </w:t>
      </w:r>
    </w:p>
    <w:p w14:paraId="289289C1" w14:textId="77777777" w:rsidR="007F5FA4" w:rsidRPr="00E771D6" w:rsidRDefault="007F5FA4" w:rsidP="007F5FA4">
      <w:pPr>
        <w:pStyle w:val="Code"/>
        <w:rPr>
          <w:lang w:val="en-IN"/>
        </w:rPr>
      </w:pPr>
      <w:r w:rsidRPr="00E771D6">
        <w:t>(config-zero-trust)# enable</w:t>
      </w:r>
      <w:r w:rsidRPr="00E771D6">
        <w:rPr>
          <w:lang w:val="en-IN"/>
        </w:rPr>
        <w:t> </w:t>
      </w:r>
    </w:p>
    <w:p w14:paraId="18BB6D22" w14:textId="376DBBCC" w:rsidR="007F5FA4" w:rsidRDefault="007F5FA4" w:rsidP="007F5FA4">
      <w:pPr>
        <w:pStyle w:val="Code"/>
        <w:rPr>
          <w:lang w:val="en-IN"/>
        </w:rPr>
      </w:pPr>
      <w:r w:rsidRPr="00E771D6">
        <w:t>(config-zero-trust)#</w:t>
      </w:r>
      <w:r w:rsidRPr="00E771D6">
        <w:rPr>
          <w:lang w:val="en-IN"/>
        </w:rPr>
        <w:t> </w:t>
      </w:r>
      <w:r w:rsidR="00EC0922">
        <w:rPr>
          <w:lang w:val="en-IN"/>
        </w:rPr>
        <w:t xml:space="preserve">base-url </w:t>
      </w:r>
      <w:r w:rsidR="00EC0922" w:rsidRPr="00EC0922">
        <w:rPr>
          <w:lang w:val="en-IN"/>
        </w:rPr>
        <w:t>https://ztna.acme.com</w:t>
      </w:r>
    </w:p>
    <w:p w14:paraId="28673CE4" w14:textId="77777777" w:rsidR="007F5FA4" w:rsidRDefault="007F5FA4" w:rsidP="005F2648">
      <w:pPr>
        <w:pStyle w:val="Code"/>
        <w:rPr>
          <w:lang w:val="en-IN"/>
        </w:rPr>
      </w:pPr>
    </w:p>
    <w:p w14:paraId="1EB7AE2D" w14:textId="7E07CA64" w:rsidR="00AC172E" w:rsidRPr="00AC172E" w:rsidRDefault="00897E43" w:rsidP="00390ACC">
      <w:pPr>
        <w:pStyle w:val="Heading3"/>
        <w:rPr>
          <w:lang w:val="en-IN" w:bidi="te-IN"/>
        </w:rPr>
      </w:pPr>
      <w:bookmarkStart w:id="254" w:name="_Toc142917847"/>
      <w:r>
        <w:rPr>
          <w:lang w:val="en-IN" w:bidi="te-IN"/>
        </w:rPr>
        <w:t>Session</w:t>
      </w:r>
      <w:r w:rsidR="00D1409D">
        <w:rPr>
          <w:lang w:val="en-IN" w:bidi="te-IN"/>
        </w:rPr>
        <w:t xml:space="preserve"> </w:t>
      </w:r>
      <w:r w:rsidR="00141C9F">
        <w:rPr>
          <w:lang w:val="en-IN" w:bidi="te-IN"/>
        </w:rPr>
        <w:t>timeout</w:t>
      </w:r>
      <w:r w:rsidR="00D1409D">
        <w:rPr>
          <w:lang w:val="en-IN" w:bidi="te-IN"/>
        </w:rPr>
        <w:t xml:space="preserve"> </w:t>
      </w:r>
      <w:r w:rsidR="00641AD6">
        <w:rPr>
          <w:lang w:val="en-IN" w:bidi="te-IN"/>
        </w:rPr>
        <w:t>for zero-trust sessions</w:t>
      </w:r>
      <w:bookmarkEnd w:id="254"/>
    </w:p>
    <w:p w14:paraId="10A9BECC" w14:textId="03B617F0" w:rsidR="00AC172E" w:rsidRDefault="00E67AD7" w:rsidP="00EA35E3">
      <w:pPr>
        <w:spacing w:after="120"/>
        <w:textAlignment w:val="baseline"/>
        <w:rPr>
          <w:lang w:val="en-IN" w:bidi="te-IN"/>
        </w:rPr>
      </w:pPr>
      <w:r>
        <w:rPr>
          <w:lang w:val="en-IN" w:bidi="te-IN"/>
        </w:rPr>
        <w:t xml:space="preserve">Zero-trust </w:t>
      </w:r>
      <w:r w:rsidR="0086396D">
        <w:rPr>
          <w:lang w:val="en-IN" w:bidi="te-IN"/>
        </w:rPr>
        <w:t>authentications</w:t>
      </w:r>
      <w:r>
        <w:rPr>
          <w:lang w:val="en-IN" w:bidi="te-IN"/>
        </w:rPr>
        <w:t xml:space="preserve"> are valid for a </w:t>
      </w:r>
      <w:r w:rsidR="00CD0BC8">
        <w:rPr>
          <w:lang w:val="en-IN" w:bidi="te-IN"/>
        </w:rPr>
        <w:t xml:space="preserve">period of time (e.g.: 24 </w:t>
      </w:r>
      <w:r w:rsidR="003B41ED">
        <w:rPr>
          <w:lang w:val="en-IN" w:bidi="te-IN"/>
        </w:rPr>
        <w:t>* 60 minutes</w:t>
      </w:r>
      <w:r w:rsidR="00CD0BC8">
        <w:rPr>
          <w:lang w:val="en-IN" w:bidi="te-IN"/>
        </w:rPr>
        <w:t xml:space="preserve">). This time can be configured using </w:t>
      </w:r>
      <w:r w:rsidR="001F45B9">
        <w:rPr>
          <w:lang w:val="en-IN" w:bidi="te-IN"/>
        </w:rPr>
        <w:t>authentication</w:t>
      </w:r>
      <w:r w:rsidR="00835867">
        <w:rPr>
          <w:lang w:val="en-IN" w:bidi="te-IN"/>
        </w:rPr>
        <w:t>-</w:t>
      </w:r>
      <w:r w:rsidR="00641AD6">
        <w:rPr>
          <w:lang w:val="en-IN" w:bidi="te-IN"/>
        </w:rPr>
        <w:t xml:space="preserve">timeout. After this period, </w:t>
      </w:r>
      <w:r w:rsidR="004A76A5">
        <w:rPr>
          <w:lang w:val="en-IN" w:bidi="te-IN"/>
        </w:rPr>
        <w:t>authentication will be timed out</w:t>
      </w:r>
      <w:r w:rsidR="00CD6C7C">
        <w:rPr>
          <w:lang w:val="en-IN" w:bidi="te-IN"/>
        </w:rPr>
        <w:t xml:space="preserve"> and if user accesses application</w:t>
      </w:r>
      <w:r w:rsidR="004E7DC3">
        <w:rPr>
          <w:lang w:val="en-IN" w:bidi="te-IN"/>
        </w:rPr>
        <w:t xml:space="preserve">, </w:t>
      </w:r>
      <w:r w:rsidR="00476A56">
        <w:rPr>
          <w:lang w:val="en-IN" w:bidi="te-IN"/>
        </w:rPr>
        <w:t>will be redirected to IdP.</w:t>
      </w:r>
    </w:p>
    <w:p w14:paraId="53D39513" w14:textId="6D4F4D4B" w:rsidR="000D1E8E" w:rsidRDefault="000D1E8E" w:rsidP="00EA35E3">
      <w:pPr>
        <w:spacing w:after="120"/>
        <w:textAlignment w:val="baseline"/>
        <w:rPr>
          <w:lang w:val="en-IN" w:bidi="te-IN"/>
        </w:rPr>
      </w:pPr>
      <w:r>
        <w:rPr>
          <w:lang w:val="en-IN" w:bidi="te-IN"/>
        </w:rPr>
        <w:t xml:space="preserve">Default value of this will be </w:t>
      </w:r>
      <w:r w:rsidR="00B35652">
        <w:rPr>
          <w:lang w:val="en-IN" w:bidi="te-IN"/>
        </w:rPr>
        <w:t>1440 minutes (</w:t>
      </w:r>
      <w:r>
        <w:rPr>
          <w:lang w:val="en-IN" w:bidi="te-IN"/>
        </w:rPr>
        <w:t>2</w:t>
      </w:r>
      <w:r w:rsidR="00B675BB">
        <w:rPr>
          <w:lang w:val="en-IN" w:bidi="te-IN"/>
        </w:rPr>
        <w:t>4</w:t>
      </w:r>
      <w:r w:rsidR="003A7544">
        <w:rPr>
          <w:lang w:val="en-IN" w:bidi="te-IN"/>
        </w:rPr>
        <w:t xml:space="preserve"> hours</w:t>
      </w:r>
      <w:r w:rsidR="00B35652">
        <w:rPr>
          <w:lang w:val="en-IN" w:bidi="te-IN"/>
        </w:rPr>
        <w:t>).</w:t>
      </w:r>
    </w:p>
    <w:p w14:paraId="5B0951CE" w14:textId="77777777" w:rsidR="00AC172E" w:rsidRPr="00E771D6" w:rsidRDefault="00AC172E" w:rsidP="00AC172E">
      <w:pPr>
        <w:spacing w:after="120"/>
        <w:textAlignment w:val="baseline"/>
        <w:rPr>
          <w:lang w:val="en-IN" w:bidi="te-IN"/>
        </w:rPr>
      </w:pPr>
    </w:p>
    <w:p w14:paraId="0F94206F" w14:textId="77777777" w:rsidR="00AC172E" w:rsidRPr="00E771D6" w:rsidRDefault="00AC172E" w:rsidP="00AC172E">
      <w:pPr>
        <w:spacing w:after="120"/>
        <w:textAlignment w:val="baseline"/>
        <w:rPr>
          <w:lang w:val="en-IN" w:bidi="te-IN"/>
        </w:rPr>
      </w:pPr>
      <w:r w:rsidRPr="00E771D6">
        <w:rPr>
          <w:b/>
          <w:bCs/>
          <w:lang w:val="en-GB" w:bidi="te-IN"/>
        </w:rPr>
        <w:t>Syntax Description</w:t>
      </w:r>
      <w:r w:rsidRPr="00E771D6">
        <w:rPr>
          <w:lang w:val="en-IN" w:bidi="te-IN"/>
        </w:rPr>
        <w:t> </w:t>
      </w:r>
    </w:p>
    <w:p w14:paraId="40ACF893" w14:textId="3D1CBB63" w:rsidR="00AC172E" w:rsidRPr="00390ACC" w:rsidRDefault="00AC172E" w:rsidP="00390ACC">
      <w:pPr>
        <w:pStyle w:val="Code"/>
      </w:pPr>
      <w:r w:rsidRPr="00E771D6">
        <w:t>   </w:t>
      </w:r>
      <w:r w:rsidR="00E77F32">
        <w:t xml:space="preserve">[no] </w:t>
      </w:r>
      <w:r w:rsidR="00E52A2B">
        <w:t>authentication</w:t>
      </w:r>
      <w:r w:rsidR="00C409B5" w:rsidRPr="00390ACC">
        <w:t>-timeout</w:t>
      </w:r>
      <w:r w:rsidRPr="00390ACC">
        <w:t> &lt;</w:t>
      </w:r>
      <w:r w:rsidR="00B53D89">
        <w:t>mins&gt;</w:t>
      </w:r>
    </w:p>
    <w:p w14:paraId="46C8E65C" w14:textId="102D05CB" w:rsidR="00AC172E" w:rsidRPr="00E771D6" w:rsidRDefault="00AC172E" w:rsidP="00AC172E">
      <w:pPr>
        <w:pStyle w:val="Code"/>
        <w:rPr>
          <w:lang w:val="en-IN"/>
        </w:rPr>
      </w:pPr>
      <w:r w:rsidRPr="00E771D6">
        <w:t>   </w:t>
      </w:r>
      <w:r w:rsidR="00E52A2B">
        <w:t>authentication</w:t>
      </w:r>
      <w:r w:rsidR="00C409B5">
        <w:t>-timeout</w:t>
      </w:r>
      <w:r w:rsidRPr="00E771D6">
        <w:t xml:space="preserve"> ?</w:t>
      </w:r>
      <w:r w:rsidRPr="00E771D6">
        <w:rPr>
          <w:lang w:val="en-IN"/>
        </w:rPr>
        <w:t> </w:t>
      </w:r>
    </w:p>
    <w:p w14:paraId="243A31CA" w14:textId="6EA85800" w:rsidR="00AC172E" w:rsidRPr="00E771D6" w:rsidRDefault="00AC172E" w:rsidP="00AC172E">
      <w:pPr>
        <w:pStyle w:val="Code"/>
        <w:rPr>
          <w:lang w:val="en-IN"/>
        </w:rPr>
      </w:pPr>
      <w:r w:rsidRPr="00E771D6">
        <w:t xml:space="preserve">      </w:t>
      </w:r>
      <w:r w:rsidR="00435BCB">
        <w:t>&lt;</w:t>
      </w:r>
      <w:r w:rsidR="0073711C">
        <w:t xml:space="preserve">30 </w:t>
      </w:r>
      <w:r w:rsidR="00CB52B4">
        <w:t>–</w:t>
      </w:r>
      <w:r w:rsidR="0073711C">
        <w:t xml:space="preserve"> </w:t>
      </w:r>
      <w:r w:rsidR="00CB52B4">
        <w:t>10080</w:t>
      </w:r>
      <w:r w:rsidR="007772C6">
        <w:t>&gt; Authentication</w:t>
      </w:r>
      <w:r w:rsidR="00656073">
        <w:t xml:space="preserve"> time out value</w:t>
      </w:r>
      <w:r w:rsidR="004F0CD0">
        <w:t xml:space="preserve"> in minutes</w:t>
      </w:r>
      <w:r w:rsidR="00656073">
        <w:t>, default is 1440.</w:t>
      </w:r>
    </w:p>
    <w:p w14:paraId="6794C81B" w14:textId="71C69FBC" w:rsidR="00AC172E" w:rsidRPr="00E771D6" w:rsidRDefault="00AC172E" w:rsidP="00AC172E">
      <w:pPr>
        <w:spacing w:after="120"/>
        <w:textAlignment w:val="baseline"/>
        <w:rPr>
          <w:lang w:val="en-IN" w:bidi="te-IN"/>
        </w:rPr>
      </w:pPr>
    </w:p>
    <w:p w14:paraId="51CD96B7" w14:textId="77777777" w:rsidR="00AC172E" w:rsidRPr="00E771D6" w:rsidRDefault="00AC172E" w:rsidP="00AC172E">
      <w:pPr>
        <w:spacing w:after="120"/>
        <w:textAlignment w:val="baseline"/>
        <w:rPr>
          <w:lang w:val="en-IN" w:bidi="te-IN"/>
        </w:rPr>
      </w:pPr>
      <w:r w:rsidRPr="00E771D6">
        <w:rPr>
          <w:b/>
          <w:bCs/>
          <w:lang w:val="en-GB" w:bidi="te-IN"/>
        </w:rPr>
        <w:t>Command Default</w:t>
      </w:r>
      <w:r w:rsidRPr="00E771D6">
        <w:rPr>
          <w:lang w:val="en-IN" w:bidi="te-IN"/>
        </w:rPr>
        <w:t> </w:t>
      </w:r>
    </w:p>
    <w:p w14:paraId="571BBB54" w14:textId="77777777" w:rsidR="00AC172E" w:rsidRPr="00E771D6" w:rsidRDefault="00AC172E" w:rsidP="00AC172E">
      <w:pPr>
        <w:spacing w:after="120"/>
        <w:textAlignment w:val="baseline"/>
        <w:rPr>
          <w:lang w:val="en-IN" w:bidi="te-IN"/>
        </w:rPr>
      </w:pPr>
      <w:r w:rsidRPr="00E771D6">
        <w:rPr>
          <w:lang w:val="en-GB" w:bidi="te-IN"/>
        </w:rPr>
        <w:t>      None.</w:t>
      </w:r>
      <w:r w:rsidRPr="00E771D6">
        <w:rPr>
          <w:lang w:val="en-IN" w:bidi="te-IN"/>
        </w:rPr>
        <w:t> </w:t>
      </w:r>
    </w:p>
    <w:p w14:paraId="5DEE5EFA" w14:textId="77777777" w:rsidR="00AC172E" w:rsidRPr="00E771D6" w:rsidRDefault="00AC172E" w:rsidP="00AC172E">
      <w:pPr>
        <w:spacing w:after="120"/>
        <w:textAlignment w:val="baseline"/>
        <w:rPr>
          <w:lang w:val="en-IN" w:bidi="te-IN"/>
        </w:rPr>
      </w:pPr>
      <w:r w:rsidRPr="00E771D6">
        <w:rPr>
          <w:lang w:val="en-IN" w:bidi="te-IN"/>
        </w:rPr>
        <w:t> </w:t>
      </w:r>
    </w:p>
    <w:p w14:paraId="1CBE9861" w14:textId="77777777" w:rsidR="00AC172E" w:rsidRPr="00E771D6" w:rsidRDefault="00AC172E" w:rsidP="00AC172E">
      <w:pPr>
        <w:spacing w:after="120"/>
        <w:textAlignment w:val="baseline"/>
        <w:rPr>
          <w:lang w:val="en-IN" w:bidi="te-IN"/>
        </w:rPr>
      </w:pPr>
      <w:r w:rsidRPr="00E771D6">
        <w:rPr>
          <w:b/>
          <w:bCs/>
          <w:lang w:val="en-GB" w:bidi="te-IN"/>
        </w:rPr>
        <w:t>ASA Context Mode</w:t>
      </w:r>
      <w:r w:rsidRPr="00E771D6">
        <w:rPr>
          <w:lang w:val="en-IN" w:bidi="te-IN"/>
        </w:rPr>
        <w:t> </w:t>
      </w:r>
    </w:p>
    <w:p w14:paraId="56E888DE" w14:textId="77777777" w:rsidR="00AC172E" w:rsidRPr="00E771D6" w:rsidRDefault="00AC172E" w:rsidP="00AC172E">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31D79F5D" w14:textId="77777777" w:rsidR="00AC172E" w:rsidRPr="00E771D6" w:rsidRDefault="00AC172E" w:rsidP="00AC172E">
      <w:pPr>
        <w:spacing w:after="120"/>
        <w:textAlignment w:val="baseline"/>
        <w:rPr>
          <w:lang w:val="en-IN" w:bidi="te-IN"/>
        </w:rPr>
      </w:pPr>
      <w:r w:rsidRPr="00E771D6">
        <w:rPr>
          <w:lang w:val="en-IN" w:bidi="te-IN"/>
        </w:rPr>
        <w:t> </w:t>
      </w:r>
    </w:p>
    <w:p w14:paraId="38099026" w14:textId="77777777" w:rsidR="00AC172E" w:rsidRPr="00E771D6" w:rsidRDefault="00AC172E" w:rsidP="00AC172E">
      <w:pPr>
        <w:spacing w:after="120"/>
        <w:textAlignment w:val="baseline"/>
        <w:rPr>
          <w:lang w:val="en-IN" w:bidi="te-IN"/>
        </w:rPr>
      </w:pPr>
      <w:r w:rsidRPr="00E771D6">
        <w:rPr>
          <w:b/>
          <w:bCs/>
          <w:lang w:val="en-GB" w:bidi="te-IN"/>
        </w:rPr>
        <w:lastRenderedPageBreak/>
        <w:t>FTD Deployment Mode</w:t>
      </w:r>
      <w:r w:rsidRPr="00E771D6">
        <w:rPr>
          <w:lang w:val="en-IN" w:bidi="te-IN"/>
        </w:rPr>
        <w:t> </w:t>
      </w:r>
    </w:p>
    <w:p w14:paraId="61EBC1B7" w14:textId="77777777" w:rsidR="00AC172E" w:rsidRDefault="00AC172E" w:rsidP="00AC172E">
      <w:pPr>
        <w:spacing w:after="120"/>
        <w:textAlignment w:val="baseline"/>
        <w:rPr>
          <w:lang w:val="en-IN" w:bidi="te-IN"/>
        </w:rPr>
      </w:pPr>
      <w:r w:rsidRPr="00E771D6">
        <w:rPr>
          <w:lang w:val="en-GB" w:bidi="te-IN"/>
        </w:rPr>
        <w:t>      Routed mode in Standalone, Failover, Cluster and MI deployments.</w:t>
      </w:r>
    </w:p>
    <w:p w14:paraId="2C73875D" w14:textId="77777777" w:rsidR="00AC172E" w:rsidRPr="00E771D6" w:rsidRDefault="00AC172E" w:rsidP="00AC172E">
      <w:pPr>
        <w:spacing w:after="120"/>
        <w:textAlignment w:val="baseline"/>
        <w:rPr>
          <w:lang w:val="en-IN" w:bidi="te-IN"/>
        </w:rPr>
      </w:pPr>
    </w:p>
    <w:p w14:paraId="671CB441" w14:textId="77777777" w:rsidR="00AC172E" w:rsidRPr="00E771D6" w:rsidRDefault="00AC172E" w:rsidP="00AC172E">
      <w:pPr>
        <w:spacing w:after="120"/>
        <w:textAlignment w:val="baseline"/>
        <w:rPr>
          <w:lang w:val="en-IN" w:bidi="te-IN"/>
        </w:rPr>
      </w:pPr>
      <w:r w:rsidRPr="00E771D6">
        <w:rPr>
          <w:b/>
          <w:bCs/>
          <w:lang w:val="en-GB" w:bidi="te-IN"/>
        </w:rPr>
        <w:t>Usage Guidelines</w:t>
      </w:r>
      <w:r w:rsidRPr="00E771D6">
        <w:rPr>
          <w:lang w:val="en-IN" w:bidi="te-IN"/>
        </w:rPr>
        <w:t> </w:t>
      </w:r>
    </w:p>
    <w:p w14:paraId="533C07AA" w14:textId="77777777" w:rsidR="00AC172E" w:rsidRPr="00E771D6" w:rsidRDefault="00AC172E" w:rsidP="00AC172E">
      <w:pPr>
        <w:spacing w:after="120"/>
        <w:textAlignment w:val="baseline"/>
        <w:rPr>
          <w:lang w:val="en-IN" w:bidi="te-IN"/>
        </w:rPr>
      </w:pPr>
      <w:r w:rsidRPr="00E771D6">
        <w:rPr>
          <w:lang w:val="en-GB" w:bidi="te-IN"/>
        </w:rPr>
        <w:t xml:space="preserve">       To </w:t>
      </w:r>
      <w:r>
        <w:rPr>
          <w:lang w:val="en-GB" w:bidi="te-IN"/>
        </w:rPr>
        <w:t>configure base-url</w:t>
      </w:r>
      <w:r w:rsidRPr="00E771D6">
        <w:rPr>
          <w:lang w:val="en-GB" w:bidi="te-IN"/>
        </w:rPr>
        <w:t>:</w:t>
      </w:r>
      <w:r w:rsidRPr="00E771D6">
        <w:rPr>
          <w:lang w:val="en-IN" w:bidi="te-IN"/>
        </w:rPr>
        <w:t> </w:t>
      </w:r>
    </w:p>
    <w:p w14:paraId="40FEEDBC" w14:textId="77777777" w:rsidR="00AC172E" w:rsidRPr="00B7762E" w:rsidRDefault="00AC172E" w:rsidP="00AC172E">
      <w:pPr>
        <w:pStyle w:val="Code"/>
      </w:pPr>
      <w:r>
        <w:t xml:space="preserve">       </w:t>
      </w:r>
      <w:r w:rsidRPr="00E771D6">
        <w:t>zero-trust</w:t>
      </w:r>
      <w:r w:rsidRPr="00B7762E">
        <w:t> </w:t>
      </w:r>
    </w:p>
    <w:p w14:paraId="0EF30B22" w14:textId="77777777" w:rsidR="00AC172E" w:rsidRDefault="00AC172E" w:rsidP="00AC172E">
      <w:pPr>
        <w:pStyle w:val="Code"/>
      </w:pPr>
      <w:r w:rsidRPr="00E771D6">
        <w:t>       </w:t>
      </w:r>
      <w:r>
        <w:t xml:space="preserve">   </w:t>
      </w:r>
      <w:r w:rsidRPr="00E771D6">
        <w:t>enable</w:t>
      </w:r>
    </w:p>
    <w:p w14:paraId="1CFED5EB" w14:textId="35C1A7C8" w:rsidR="00AC172E" w:rsidRPr="00B7762E" w:rsidRDefault="00AC172E" w:rsidP="00AC172E">
      <w:pPr>
        <w:pStyle w:val="Code"/>
      </w:pPr>
      <w:r>
        <w:t xml:space="preserve">          </w:t>
      </w:r>
      <w:r w:rsidR="00E52A2B">
        <w:t>authentication</w:t>
      </w:r>
      <w:r w:rsidR="00C409B5">
        <w:t xml:space="preserve">-timeout </w:t>
      </w:r>
    </w:p>
    <w:p w14:paraId="7761658B" w14:textId="77777777" w:rsidR="00AC172E" w:rsidRPr="00E771D6" w:rsidRDefault="00AC172E" w:rsidP="00AC172E">
      <w:pPr>
        <w:spacing w:after="120"/>
        <w:textAlignment w:val="baseline"/>
        <w:rPr>
          <w:lang w:val="en-IN" w:bidi="te-IN"/>
        </w:rPr>
      </w:pPr>
    </w:p>
    <w:p w14:paraId="6E818925" w14:textId="77777777" w:rsidR="00AC172E" w:rsidRPr="00E771D6" w:rsidRDefault="00AC172E" w:rsidP="00AC172E">
      <w:pPr>
        <w:spacing w:after="120"/>
        <w:textAlignment w:val="baseline"/>
        <w:rPr>
          <w:lang w:val="en-IN" w:bidi="te-IN"/>
        </w:rPr>
      </w:pPr>
      <w:r w:rsidRPr="00E771D6">
        <w:rPr>
          <w:b/>
          <w:bCs/>
          <w:lang w:val="en-GB" w:bidi="te-IN"/>
        </w:rPr>
        <w:t>Example</w:t>
      </w:r>
      <w:r w:rsidRPr="00E771D6">
        <w:rPr>
          <w:lang w:val="en-IN" w:bidi="te-IN"/>
        </w:rPr>
        <w:t> </w:t>
      </w:r>
    </w:p>
    <w:p w14:paraId="7A772FD2" w14:textId="77777777" w:rsidR="00AC172E" w:rsidRPr="00E771D6" w:rsidRDefault="00AC172E" w:rsidP="00AC172E">
      <w:pPr>
        <w:pStyle w:val="Code"/>
        <w:rPr>
          <w:lang w:val="en-IN"/>
        </w:rPr>
      </w:pPr>
      <w:r w:rsidRPr="00E771D6">
        <w:t>(config)# zero-trust</w:t>
      </w:r>
      <w:r w:rsidRPr="00E771D6">
        <w:rPr>
          <w:lang w:val="en-IN"/>
        </w:rPr>
        <w:t> </w:t>
      </w:r>
    </w:p>
    <w:p w14:paraId="49729455" w14:textId="77777777" w:rsidR="00AC172E" w:rsidRPr="00E771D6" w:rsidRDefault="00AC172E" w:rsidP="00AC172E">
      <w:pPr>
        <w:pStyle w:val="Code"/>
        <w:rPr>
          <w:lang w:val="en-IN"/>
        </w:rPr>
      </w:pPr>
      <w:r w:rsidRPr="00E771D6">
        <w:t>(config-zero-trust)# enable</w:t>
      </w:r>
      <w:r w:rsidRPr="00E771D6">
        <w:rPr>
          <w:lang w:val="en-IN"/>
        </w:rPr>
        <w:t> </w:t>
      </w:r>
    </w:p>
    <w:p w14:paraId="4BB16342" w14:textId="0190BC67" w:rsidR="00AC172E" w:rsidRDefault="00AC172E" w:rsidP="00AC172E">
      <w:pPr>
        <w:pStyle w:val="Code"/>
        <w:rPr>
          <w:lang w:val="en-IN"/>
        </w:rPr>
      </w:pPr>
      <w:r w:rsidRPr="00E771D6">
        <w:t>(config-zero-trust)#</w:t>
      </w:r>
      <w:r w:rsidRPr="00E771D6">
        <w:rPr>
          <w:lang w:val="en-IN"/>
        </w:rPr>
        <w:t> </w:t>
      </w:r>
      <w:r w:rsidR="00E52A2B">
        <w:rPr>
          <w:lang w:val="en-IN"/>
        </w:rPr>
        <w:t>authentication</w:t>
      </w:r>
      <w:r w:rsidR="00FC654E">
        <w:rPr>
          <w:lang w:val="en-IN"/>
        </w:rPr>
        <w:t>-timeout 60</w:t>
      </w:r>
    </w:p>
    <w:p w14:paraId="2101721E" w14:textId="11483155" w:rsidR="00802DC4" w:rsidRDefault="00802DC4" w:rsidP="005F2648">
      <w:pPr>
        <w:pStyle w:val="Code"/>
        <w:rPr>
          <w:lang w:val="en-IN"/>
        </w:rPr>
      </w:pPr>
    </w:p>
    <w:p w14:paraId="1A73921C" w14:textId="748498E5" w:rsidR="00802DC4" w:rsidRPr="00802DC4" w:rsidRDefault="00802DC4" w:rsidP="00390ACC">
      <w:pPr>
        <w:pStyle w:val="Heading2"/>
        <w:rPr>
          <w:lang w:val="en-IN" w:bidi="te-IN"/>
        </w:rPr>
      </w:pPr>
      <w:bookmarkStart w:id="255" w:name="_Toc118293443"/>
      <w:bookmarkStart w:id="256" w:name="_Toc142917848"/>
      <w:r w:rsidRPr="00802DC4">
        <w:rPr>
          <w:lang w:val="en-IN" w:bidi="te-IN"/>
        </w:rPr>
        <w:t>Configuring Application</w:t>
      </w:r>
      <w:r w:rsidR="00695182">
        <w:rPr>
          <w:lang w:val="en-IN" w:bidi="te-IN"/>
        </w:rPr>
        <w:t xml:space="preserve"> Groups</w:t>
      </w:r>
      <w:bookmarkEnd w:id="255"/>
      <w:bookmarkEnd w:id="256"/>
      <w:r w:rsidRPr="00802DC4">
        <w:rPr>
          <w:lang w:val="en-IN" w:bidi="te-IN"/>
        </w:rPr>
        <w:t> </w:t>
      </w:r>
    </w:p>
    <w:p w14:paraId="7CCB552B" w14:textId="77777777" w:rsidR="001F15E9" w:rsidRPr="00CC101B" w:rsidRDefault="001F15E9" w:rsidP="001F15E9">
      <w:pPr>
        <w:pStyle w:val="Body"/>
        <w:rPr>
          <w:rFonts w:eastAsia="Calibri"/>
          <w:color w:val="000000" w:themeColor="text1"/>
        </w:rPr>
      </w:pPr>
      <w:r>
        <w:t>Application group is a configuration construct which facilitates grouping of related applications so that when a user is authenticated against one of the applications in the group, he can have access to other applications in the group without a need for authenticating him against each of those applications. It just simplifies the authentication part. All user to application access requests will still be authorized before allowing access.</w:t>
      </w:r>
    </w:p>
    <w:p w14:paraId="1F8F4B2F" w14:textId="77777777" w:rsidR="001F15E9" w:rsidRPr="00CC101B" w:rsidRDefault="001F15E9" w:rsidP="001F15E9">
      <w:pPr>
        <w:pStyle w:val="Body"/>
      </w:pPr>
    </w:p>
    <w:p w14:paraId="57440797" w14:textId="77777777" w:rsidR="001F15E9" w:rsidRPr="00CC101B" w:rsidRDefault="001F15E9" w:rsidP="001F15E9">
      <w:pPr>
        <w:pStyle w:val="Body"/>
        <w:rPr>
          <w:rFonts w:eastAsia="Calibri"/>
          <w:color w:val="000000" w:themeColor="text1"/>
        </w:rPr>
      </w:pPr>
      <w:r>
        <w:t xml:space="preserve">Application group and </w:t>
      </w:r>
      <w:r w:rsidRPr="36617559">
        <w:rPr>
          <w:rFonts w:eastAsia="Calibri"/>
          <w:color w:val="000000" w:themeColor="text1"/>
        </w:rPr>
        <w:t>their corresponding configuration parameters such as certificates, IdP, SP, etc can be configured as explained below.</w:t>
      </w:r>
      <w:r w:rsidRPr="01E435F4">
        <w:rPr>
          <w:rFonts w:eastAsia="Calibri"/>
          <w:color w:val="000000" w:themeColor="text1"/>
        </w:rPr>
        <w:t xml:space="preserve"> </w:t>
      </w:r>
      <w:r w:rsidRPr="36617559">
        <w:rPr>
          <w:rFonts w:eastAsia="Calibri"/>
          <w:color w:val="000000" w:themeColor="text1"/>
        </w:rPr>
        <w:t>Once application group and their corresponding parameters are configured, applications can be linked to the group.</w:t>
      </w:r>
    </w:p>
    <w:p w14:paraId="19994659" w14:textId="01DCCF60" w:rsidR="00802DC4" w:rsidRDefault="00802DC4" w:rsidP="005F2648">
      <w:pPr>
        <w:pStyle w:val="Code"/>
        <w:rPr>
          <w:lang w:val="en-IN"/>
        </w:rPr>
      </w:pPr>
    </w:p>
    <w:p w14:paraId="3C2C438B" w14:textId="77777777" w:rsidR="00910391" w:rsidRPr="00CC101B" w:rsidRDefault="00910391" w:rsidP="00390ACC">
      <w:pPr>
        <w:pStyle w:val="Heading3"/>
        <w:rPr>
          <w:rFonts w:eastAsia="Calibri"/>
        </w:rPr>
      </w:pPr>
      <w:bookmarkStart w:id="257" w:name="_Toc118293444"/>
      <w:bookmarkStart w:id="258" w:name="_Toc142917849"/>
      <w:r w:rsidRPr="36617559">
        <w:rPr>
          <w:rFonts w:eastAsia="Calibri"/>
        </w:rPr>
        <w:t>Configuring an application group</w:t>
      </w:r>
      <w:bookmarkEnd w:id="257"/>
      <w:bookmarkEnd w:id="258"/>
    </w:p>
    <w:p w14:paraId="0927F9A6" w14:textId="77777777" w:rsidR="00910391" w:rsidRPr="00CC101B" w:rsidRDefault="00910391" w:rsidP="00910391">
      <w:pPr>
        <w:pStyle w:val="Body"/>
      </w:pPr>
    </w:p>
    <w:p w14:paraId="5DA11A16" w14:textId="77777777" w:rsidR="00910391" w:rsidRPr="00CC101B" w:rsidRDefault="00910391" w:rsidP="00910391">
      <w:pPr>
        <w:pStyle w:val="Body"/>
        <w:rPr>
          <w:rFonts w:eastAsia="Calibri"/>
          <w:b/>
          <w:bCs/>
          <w:color w:val="000000" w:themeColor="text1"/>
        </w:rPr>
      </w:pPr>
      <w:r>
        <w:t xml:space="preserve">A </w:t>
      </w:r>
      <w:r w:rsidRPr="36617559">
        <w:rPr>
          <w:rFonts w:eastAsia="Calibri"/>
          <w:color w:val="000000" w:themeColor="text1"/>
        </w:rPr>
        <w:t>new application can be configured using the CLI described below.</w:t>
      </w:r>
    </w:p>
    <w:p w14:paraId="0872B475" w14:textId="77777777" w:rsidR="00910391" w:rsidRPr="00CC101B" w:rsidRDefault="00910391" w:rsidP="00910391">
      <w:pPr>
        <w:pStyle w:val="Body"/>
        <w:rPr>
          <w:rFonts w:eastAsia="Calibri"/>
          <w:color w:val="000000" w:themeColor="text1"/>
        </w:rPr>
      </w:pPr>
    </w:p>
    <w:p w14:paraId="3381A6A6"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Syntax Description</w:t>
      </w:r>
    </w:p>
    <w:p w14:paraId="0FE30659" w14:textId="77777777" w:rsidR="00910391" w:rsidRPr="00CC101B"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w:t>
      </w:r>
      <w:r w:rsidRPr="36617559">
        <w:rPr>
          <w:rFonts w:ascii="Times New Roman" w:eastAsia="Calibri" w:hAnsi="Times New Roman"/>
          <w:b/>
          <w:bCs/>
          <w:color w:val="000000" w:themeColor="text1"/>
          <w:sz w:val="24"/>
        </w:rPr>
        <w:t>[no] application-group &lt;app_group_name&gt;</w:t>
      </w:r>
      <w:r w:rsidRPr="36617559">
        <w:rPr>
          <w:rFonts w:ascii="Times New Roman" w:eastAsia="Calibri" w:hAnsi="Times New Roman"/>
          <w:color w:val="000000" w:themeColor="text1"/>
          <w:sz w:val="24"/>
        </w:rPr>
        <w:t xml:space="preserve"> </w:t>
      </w:r>
      <w:r>
        <w:tab/>
      </w:r>
      <w:r w:rsidRPr="36617559">
        <w:rPr>
          <w:rFonts w:ascii="Times New Roman" w:eastAsia="Calibri" w:hAnsi="Times New Roman"/>
          <w:color w:val="000000" w:themeColor="text1"/>
          <w:sz w:val="24"/>
        </w:rPr>
        <w:t>Configure application group which require zero-trust protection</w:t>
      </w:r>
    </w:p>
    <w:p w14:paraId="13774838" w14:textId="5B53C217" w:rsidR="00910391" w:rsidRPr="00CC101B" w:rsidRDefault="00910391" w:rsidP="00390ACC">
      <w:pPr>
        <w:pStyle w:val="Code"/>
        <w:rPr>
          <w:rFonts w:eastAsia="Calibri"/>
        </w:rPr>
      </w:pPr>
      <w:r w:rsidRPr="36617559">
        <w:rPr>
          <w:rFonts w:eastAsia="Calibri"/>
        </w:rPr>
        <w:t xml:space="preserve">      </w:t>
      </w:r>
      <w:r w:rsidR="00D14D91">
        <w:rPr>
          <w:rFonts w:eastAsia="Calibri"/>
        </w:rPr>
        <w:t>a</w:t>
      </w:r>
      <w:r w:rsidRPr="36617559">
        <w:rPr>
          <w:rFonts w:eastAsia="Calibri"/>
        </w:rPr>
        <w:t>pplication</w:t>
      </w:r>
      <w:r w:rsidR="00D14D91">
        <w:rPr>
          <w:rFonts w:eastAsia="Calibri"/>
        </w:rPr>
        <w:t>-group</w:t>
      </w:r>
      <w:r w:rsidRPr="36617559">
        <w:rPr>
          <w:rFonts w:eastAsia="Calibri"/>
        </w:rPr>
        <w:t xml:space="preserve"> ?</w:t>
      </w:r>
    </w:p>
    <w:p w14:paraId="621A558C" w14:textId="77777777" w:rsidR="00910391" w:rsidRPr="00CC101B" w:rsidRDefault="00910391" w:rsidP="00390ACC">
      <w:pPr>
        <w:pStyle w:val="Code"/>
        <w:rPr>
          <w:rFonts w:eastAsia="Calibri"/>
        </w:rPr>
      </w:pPr>
      <w:r w:rsidRPr="36617559">
        <w:rPr>
          <w:rFonts w:eastAsia="Calibri"/>
        </w:rPr>
        <w:t xml:space="preserve">      WORD &lt; 64 char</w:t>
      </w:r>
      <w:r>
        <w:tab/>
      </w:r>
      <w:r>
        <w:tab/>
      </w:r>
      <w:r w:rsidRPr="36617559">
        <w:rPr>
          <w:rFonts w:eastAsia="Calibri"/>
        </w:rPr>
        <w:t xml:space="preserve">Name of application group that </w:t>
      </w:r>
      <w:r w:rsidRPr="455633AC">
        <w:rPr>
          <w:rFonts w:eastAsia="Calibri"/>
        </w:rPr>
        <w:t>requires</w:t>
      </w:r>
      <w:r w:rsidRPr="36617559">
        <w:rPr>
          <w:rFonts w:eastAsia="Calibri"/>
        </w:rPr>
        <w:t xml:space="preserve"> zero-trust protection</w:t>
      </w:r>
    </w:p>
    <w:p w14:paraId="2750C775" w14:textId="77777777" w:rsidR="00910391" w:rsidRPr="00CC101B" w:rsidRDefault="00910391" w:rsidP="00390ACC">
      <w:pPr>
        <w:pStyle w:val="Code"/>
        <w:rPr>
          <w:rFonts w:eastAsia="Calibri"/>
          <w:b/>
        </w:rPr>
      </w:pPr>
    </w:p>
    <w:p w14:paraId="6100A70C"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Command Default</w:t>
      </w:r>
    </w:p>
    <w:p w14:paraId="71156580" w14:textId="77777777" w:rsidR="00910391" w:rsidRPr="00CC101B"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None.</w:t>
      </w:r>
    </w:p>
    <w:p w14:paraId="5CE3E027" w14:textId="77777777" w:rsidR="00910391" w:rsidRPr="00CC101B" w:rsidRDefault="00910391" w:rsidP="00910391">
      <w:pPr>
        <w:rPr>
          <w:rFonts w:ascii="Times New Roman" w:eastAsia="Calibri" w:hAnsi="Times New Roman"/>
          <w:b/>
          <w:bCs/>
          <w:color w:val="000000" w:themeColor="text1"/>
          <w:sz w:val="24"/>
        </w:rPr>
      </w:pPr>
    </w:p>
    <w:p w14:paraId="2D1B0D5D"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ASA Context Mode</w:t>
      </w:r>
    </w:p>
    <w:p w14:paraId="01DC706C" w14:textId="77777777" w:rsidR="00910391" w:rsidRPr="00CC101B"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lastRenderedPageBreak/>
        <w:t xml:space="preserve">     This command is specific to FTD deployments and won’t be available for configuration on ASA platforms.</w:t>
      </w:r>
    </w:p>
    <w:p w14:paraId="00D1853A" w14:textId="77777777" w:rsidR="00910391" w:rsidRPr="00CC101B" w:rsidRDefault="00910391" w:rsidP="00910391">
      <w:pPr>
        <w:rPr>
          <w:rFonts w:ascii="Times New Roman" w:eastAsia="Calibri" w:hAnsi="Times New Roman"/>
          <w:b/>
          <w:bCs/>
          <w:color w:val="000000" w:themeColor="text1"/>
          <w:sz w:val="24"/>
        </w:rPr>
      </w:pPr>
    </w:p>
    <w:p w14:paraId="00F0B913"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FTD Deployment Mode</w:t>
      </w:r>
    </w:p>
    <w:p w14:paraId="2DF8BE74" w14:textId="77777777" w:rsidR="00910391" w:rsidRPr="00CC101B"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Routed mode in Standalone, Failover, Cluster and MI deployments.</w:t>
      </w:r>
    </w:p>
    <w:p w14:paraId="3AAF2377" w14:textId="77777777" w:rsidR="00910391" w:rsidRPr="00CC101B" w:rsidRDefault="00910391" w:rsidP="00910391">
      <w:pPr>
        <w:rPr>
          <w:rFonts w:ascii="Times New Roman" w:eastAsia="Calibri" w:hAnsi="Times New Roman"/>
          <w:b/>
          <w:bCs/>
          <w:color w:val="000000" w:themeColor="text1"/>
          <w:sz w:val="24"/>
        </w:rPr>
      </w:pPr>
    </w:p>
    <w:p w14:paraId="6BF0688A"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Usage Guidelines</w:t>
      </w:r>
    </w:p>
    <w:p w14:paraId="00E76DF3" w14:textId="77777777" w:rsidR="00910391" w:rsidRPr="00CC101B"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To configure an application group for zero-trust protection</w:t>
      </w:r>
      <w:r w:rsidRPr="266C752C">
        <w:rPr>
          <w:rFonts w:ascii="Times New Roman" w:eastAsia="Calibri" w:hAnsi="Times New Roman"/>
          <w:color w:val="000000" w:themeColor="text1"/>
          <w:sz w:val="24"/>
        </w:rPr>
        <w:t>:</w:t>
      </w:r>
    </w:p>
    <w:p w14:paraId="4971A179" w14:textId="77777777" w:rsidR="00910391" w:rsidRPr="00CC101B" w:rsidRDefault="00910391" w:rsidP="00390ACC">
      <w:pPr>
        <w:pStyle w:val="Code"/>
      </w:pPr>
      <w:r w:rsidRPr="36617559">
        <w:rPr>
          <w:rFonts w:eastAsia="Calibri"/>
        </w:rPr>
        <w:t xml:space="preserve">                zero-trust</w:t>
      </w:r>
    </w:p>
    <w:p w14:paraId="274C8084" w14:textId="77777777" w:rsidR="00910391" w:rsidRPr="00CC101B" w:rsidRDefault="00910391" w:rsidP="00390ACC">
      <w:pPr>
        <w:pStyle w:val="Code"/>
      </w:pPr>
      <w:r w:rsidRPr="36617559">
        <w:rPr>
          <w:rFonts w:eastAsia="Calibri"/>
        </w:rPr>
        <w:t xml:space="preserve">                    enable</w:t>
      </w:r>
    </w:p>
    <w:p w14:paraId="3CEB19ED" w14:textId="77777777" w:rsidR="00910391" w:rsidRPr="00CC101B" w:rsidRDefault="00910391" w:rsidP="00390ACC">
      <w:pPr>
        <w:pStyle w:val="Code"/>
      </w:pPr>
      <w:r w:rsidRPr="36617559">
        <w:rPr>
          <w:rFonts w:eastAsia="Calibri"/>
        </w:rPr>
        <w:t xml:space="preserve">                    </w:t>
      </w:r>
      <w:r w:rsidRPr="0FE50D08">
        <w:rPr>
          <w:rFonts w:eastAsia="Calibri"/>
        </w:rPr>
        <w:t>application</w:t>
      </w:r>
      <w:r w:rsidRPr="36617559">
        <w:rPr>
          <w:rFonts w:eastAsia="Calibri"/>
        </w:rPr>
        <w:t>-group &lt;app_group_name&gt;</w:t>
      </w:r>
    </w:p>
    <w:p w14:paraId="224E6800" w14:textId="77777777" w:rsidR="00910391" w:rsidRPr="00CC101B" w:rsidRDefault="00910391" w:rsidP="00910391">
      <w:pPr>
        <w:rPr>
          <w:rFonts w:ascii="Times New Roman" w:eastAsia="Calibri" w:hAnsi="Times New Roman"/>
          <w:b/>
          <w:bCs/>
          <w:color w:val="000000" w:themeColor="text1"/>
          <w:sz w:val="24"/>
        </w:rPr>
      </w:pPr>
    </w:p>
    <w:p w14:paraId="34F885BE"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Example</w:t>
      </w:r>
    </w:p>
    <w:p w14:paraId="3D2F9746" w14:textId="77777777" w:rsidR="00910391" w:rsidRPr="00CC101B" w:rsidRDefault="00910391" w:rsidP="00390ACC">
      <w:pPr>
        <w:pStyle w:val="Code"/>
      </w:pPr>
      <w:r w:rsidRPr="36617559">
        <w:rPr>
          <w:rFonts w:eastAsia="Calibri"/>
        </w:rPr>
        <w:t xml:space="preserve">       (config)# zero-trust</w:t>
      </w:r>
    </w:p>
    <w:p w14:paraId="65CB3CAF" w14:textId="77777777" w:rsidR="00910391" w:rsidRPr="00CC101B" w:rsidRDefault="00910391" w:rsidP="00390ACC">
      <w:pPr>
        <w:pStyle w:val="Code"/>
      </w:pPr>
      <w:r w:rsidRPr="36617559">
        <w:rPr>
          <w:rFonts w:eastAsia="Calibri"/>
        </w:rPr>
        <w:t xml:space="preserve">       (config-zero-trust)# enable</w:t>
      </w:r>
    </w:p>
    <w:p w14:paraId="40E3E0C3" w14:textId="77777777" w:rsidR="00910391" w:rsidRPr="00CC101B" w:rsidRDefault="00910391" w:rsidP="00390ACC">
      <w:pPr>
        <w:pStyle w:val="Code"/>
        <w:rPr>
          <w:rFonts w:eastAsia="Calibri"/>
        </w:rPr>
      </w:pPr>
      <w:r w:rsidRPr="36617559">
        <w:rPr>
          <w:rFonts w:eastAsia="Calibri"/>
        </w:rPr>
        <w:t xml:space="preserve">       (config-zero-trust)# application-group finance</w:t>
      </w:r>
    </w:p>
    <w:p w14:paraId="013274DB" w14:textId="77777777" w:rsidR="00910391" w:rsidRPr="00CC101B" w:rsidRDefault="00910391" w:rsidP="00390ACC">
      <w:pPr>
        <w:pStyle w:val="Code"/>
      </w:pPr>
      <w:r w:rsidRPr="36617559">
        <w:rPr>
          <w:rFonts w:eastAsia="Calibri"/>
        </w:rPr>
        <w:t xml:space="preserve">       (config-zero-trust-application-group)#</w:t>
      </w:r>
    </w:p>
    <w:p w14:paraId="07B9AB23" w14:textId="30CC1D40" w:rsidR="00910391" w:rsidRPr="00CC101B" w:rsidRDefault="00A24DF0" w:rsidP="00390ACC">
      <w:pPr>
        <w:pStyle w:val="Heading3"/>
        <w:rPr>
          <w:rFonts w:eastAsia="Calibri"/>
          <w:szCs w:val="32"/>
        </w:rPr>
      </w:pPr>
      <w:r>
        <w:rPr>
          <w:rFonts w:eastAsia="Calibri"/>
        </w:rPr>
        <w:t xml:space="preserve"> </w:t>
      </w:r>
      <w:bookmarkStart w:id="259" w:name="_Toc118293445"/>
      <w:bookmarkStart w:id="260" w:name="_Toc142917850"/>
      <w:r w:rsidR="00910391" w:rsidRPr="00910391">
        <w:rPr>
          <w:rFonts w:eastAsia="Calibri"/>
        </w:rPr>
        <w:t>Enable</w:t>
      </w:r>
      <w:r w:rsidR="00910391" w:rsidRPr="36617559">
        <w:rPr>
          <w:rFonts w:eastAsia="Calibri"/>
          <w:szCs w:val="32"/>
        </w:rPr>
        <w:t xml:space="preserve"> zero-trust protection for the application group</w:t>
      </w:r>
      <w:bookmarkEnd w:id="259"/>
      <w:bookmarkEnd w:id="260"/>
    </w:p>
    <w:p w14:paraId="78E70C51"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Enabling an application group requires all mandatory configuration to be in place. If an application group is enabled without mandatory configuration in place, an error will be displayed indicating the missing mandatory configuration and the application group will not be enabled.</w:t>
      </w:r>
    </w:p>
    <w:p w14:paraId="52D08A61" w14:textId="77777777" w:rsidR="00910391" w:rsidRPr="00CC101B" w:rsidRDefault="00910391" w:rsidP="00910391">
      <w:pPr>
        <w:rPr>
          <w:rFonts w:ascii="Times New Roman" w:eastAsia="Calibri" w:hAnsi="Times New Roman"/>
          <w:color w:val="000000" w:themeColor="text1"/>
          <w:sz w:val="24"/>
        </w:rPr>
      </w:pPr>
      <w:r>
        <w:rPr>
          <w:rFonts w:ascii="Times New Roman" w:eastAsia="Calibri" w:hAnsi="Times New Roman"/>
          <w:color w:val="000000" w:themeColor="text1"/>
          <w:sz w:val="24"/>
        </w:rPr>
        <w:t>If an application group is not enabled, then applications that are part of this group are also not enabled. Enable at group overrides the enable on individual application.</w:t>
      </w:r>
    </w:p>
    <w:p w14:paraId="255992B7" w14:textId="77777777" w:rsidR="00910391" w:rsidRPr="00CC101B" w:rsidRDefault="00910391" w:rsidP="00910391">
      <w:pPr>
        <w:rPr>
          <w:rFonts w:ascii="Times New Roman" w:eastAsia="Calibri" w:hAnsi="Times New Roman"/>
          <w:color w:val="000000" w:themeColor="text1"/>
          <w:sz w:val="24"/>
        </w:rPr>
      </w:pPr>
    </w:p>
    <w:p w14:paraId="785E4A66"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Syntax Description</w:t>
      </w:r>
    </w:p>
    <w:p w14:paraId="545915AD" w14:textId="77777777" w:rsidR="00910391" w:rsidRPr="00CC101B"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w:t>
      </w:r>
      <w:r w:rsidRPr="36617559">
        <w:rPr>
          <w:rFonts w:ascii="Times New Roman" w:eastAsia="Calibri" w:hAnsi="Times New Roman"/>
          <w:b/>
          <w:bCs/>
          <w:color w:val="000000" w:themeColor="text1"/>
          <w:sz w:val="24"/>
        </w:rPr>
        <w:t>enable</w:t>
      </w:r>
      <w:r w:rsidRPr="36617559">
        <w:rPr>
          <w:rFonts w:ascii="Times New Roman" w:eastAsia="Calibri" w:hAnsi="Times New Roman"/>
          <w:color w:val="000000" w:themeColor="text1"/>
          <w:sz w:val="24"/>
        </w:rPr>
        <w:t xml:space="preserve"> </w:t>
      </w:r>
      <w:r>
        <w:tab/>
      </w:r>
      <w:r>
        <w:tab/>
      </w:r>
      <w:r w:rsidRPr="36617559">
        <w:rPr>
          <w:rFonts w:ascii="Times New Roman" w:eastAsia="Calibri" w:hAnsi="Times New Roman"/>
          <w:color w:val="000000" w:themeColor="text1"/>
          <w:sz w:val="24"/>
        </w:rPr>
        <w:t>Enables application group for zero-trust protection</w:t>
      </w:r>
    </w:p>
    <w:p w14:paraId="78A179F7" w14:textId="77777777" w:rsidR="00910391" w:rsidRPr="00CC101B" w:rsidRDefault="00910391" w:rsidP="00390ACC">
      <w:pPr>
        <w:pStyle w:val="Code"/>
        <w:rPr>
          <w:rFonts w:eastAsia="Calibri"/>
        </w:rPr>
      </w:pPr>
      <w:r w:rsidRPr="36617559">
        <w:rPr>
          <w:rFonts w:eastAsia="Calibri"/>
        </w:rPr>
        <w:t xml:space="preserve">      enable ?</w:t>
      </w:r>
    </w:p>
    <w:p w14:paraId="65D0FD0D" w14:textId="77777777" w:rsidR="00910391" w:rsidRPr="00CC101B" w:rsidRDefault="00910391" w:rsidP="00390ACC">
      <w:pPr>
        <w:pStyle w:val="Code"/>
        <w:rPr>
          <w:rFonts w:eastAsia="Calibri"/>
        </w:rPr>
      </w:pPr>
      <w:r w:rsidRPr="36617559">
        <w:rPr>
          <w:rFonts w:eastAsia="Calibri"/>
        </w:rPr>
        <w:t xml:space="preserve">      &lt;cr&gt;</w:t>
      </w:r>
    </w:p>
    <w:p w14:paraId="1D88D389" w14:textId="77777777" w:rsidR="00910391" w:rsidRPr="00CC101B" w:rsidRDefault="00910391" w:rsidP="00910391">
      <w:pPr>
        <w:rPr>
          <w:rFonts w:ascii="Times New Roman" w:eastAsia="Calibri" w:hAnsi="Times New Roman"/>
          <w:b/>
          <w:bCs/>
          <w:color w:val="000000" w:themeColor="text1"/>
          <w:sz w:val="24"/>
        </w:rPr>
      </w:pPr>
    </w:p>
    <w:p w14:paraId="2527F342"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Command Default</w:t>
      </w:r>
    </w:p>
    <w:p w14:paraId="08ABDF35" w14:textId="77777777" w:rsidR="00910391" w:rsidRPr="00CC101B"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None.</w:t>
      </w:r>
    </w:p>
    <w:p w14:paraId="449E9885" w14:textId="77777777" w:rsidR="00910391" w:rsidRPr="00CC101B" w:rsidRDefault="00910391" w:rsidP="00910391">
      <w:pPr>
        <w:rPr>
          <w:rFonts w:ascii="Times New Roman" w:eastAsia="Calibri" w:hAnsi="Times New Roman"/>
          <w:b/>
          <w:bCs/>
          <w:color w:val="000000" w:themeColor="text1"/>
          <w:sz w:val="24"/>
        </w:rPr>
      </w:pPr>
    </w:p>
    <w:p w14:paraId="134DFCDD"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ASA Context Mode</w:t>
      </w:r>
    </w:p>
    <w:p w14:paraId="31EA55E5" w14:textId="77777777" w:rsidR="00910391" w:rsidRPr="00CC101B"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This command is specific to FTD deployments and won’t be available for configuration on ASA platforms.</w:t>
      </w:r>
    </w:p>
    <w:p w14:paraId="05EE0118" w14:textId="77777777" w:rsidR="00910391" w:rsidRPr="00CC101B" w:rsidRDefault="00910391" w:rsidP="00910391">
      <w:pPr>
        <w:rPr>
          <w:rFonts w:ascii="Times New Roman" w:eastAsia="Calibri" w:hAnsi="Times New Roman"/>
          <w:b/>
          <w:bCs/>
          <w:color w:val="000000" w:themeColor="text1"/>
          <w:sz w:val="24"/>
        </w:rPr>
      </w:pPr>
    </w:p>
    <w:p w14:paraId="16ACB376"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FTD Deployment Mode</w:t>
      </w:r>
    </w:p>
    <w:p w14:paraId="7A6D831D" w14:textId="77777777" w:rsidR="00910391" w:rsidRPr="00CC101B"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Routed mode in Standalone, Failover, Cluster and MI deployments.</w:t>
      </w:r>
    </w:p>
    <w:p w14:paraId="564BFA27" w14:textId="77777777" w:rsidR="00910391" w:rsidRPr="00CC101B" w:rsidRDefault="00910391" w:rsidP="00910391">
      <w:pPr>
        <w:rPr>
          <w:rFonts w:ascii="Times New Roman" w:eastAsia="Calibri" w:hAnsi="Times New Roman"/>
          <w:b/>
          <w:bCs/>
          <w:color w:val="000000" w:themeColor="text1"/>
          <w:sz w:val="24"/>
        </w:rPr>
      </w:pPr>
    </w:p>
    <w:p w14:paraId="3BC88582"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Usage Guidelines</w:t>
      </w:r>
    </w:p>
    <w:p w14:paraId="16B68FD1" w14:textId="77777777" w:rsidR="00910391" w:rsidRPr="00CC101B"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To enable application group for zero-trust service</w:t>
      </w:r>
      <w:r w:rsidRPr="123C8E26">
        <w:rPr>
          <w:rFonts w:ascii="Times New Roman" w:eastAsia="Calibri" w:hAnsi="Times New Roman"/>
          <w:color w:val="000000" w:themeColor="text1"/>
          <w:sz w:val="24"/>
        </w:rPr>
        <w:t>:</w:t>
      </w:r>
    </w:p>
    <w:p w14:paraId="74B7F241" w14:textId="77777777" w:rsidR="00910391" w:rsidRPr="00CC101B" w:rsidRDefault="00910391" w:rsidP="00390ACC">
      <w:pPr>
        <w:pStyle w:val="Code"/>
      </w:pPr>
      <w:r w:rsidRPr="36617559">
        <w:rPr>
          <w:rFonts w:eastAsia="Calibri"/>
        </w:rPr>
        <w:t xml:space="preserve">                zero-trust</w:t>
      </w:r>
    </w:p>
    <w:p w14:paraId="4FD5A3B2" w14:textId="77777777" w:rsidR="00910391" w:rsidRPr="00CC101B" w:rsidRDefault="00910391" w:rsidP="00390ACC">
      <w:pPr>
        <w:pStyle w:val="Code"/>
      </w:pPr>
      <w:r w:rsidRPr="36617559">
        <w:rPr>
          <w:rFonts w:eastAsia="Calibri"/>
        </w:rPr>
        <w:t xml:space="preserve">                    enable</w:t>
      </w:r>
    </w:p>
    <w:p w14:paraId="51F5B5B6" w14:textId="77777777" w:rsidR="00910391" w:rsidRPr="00CC101B" w:rsidRDefault="00910391" w:rsidP="00390ACC">
      <w:pPr>
        <w:pStyle w:val="Code"/>
      </w:pPr>
      <w:r w:rsidRPr="36617559">
        <w:rPr>
          <w:rFonts w:eastAsia="Calibri"/>
        </w:rPr>
        <w:t xml:space="preserve">                    </w:t>
      </w:r>
      <w:r w:rsidRPr="6AB9201C">
        <w:rPr>
          <w:rFonts w:eastAsia="Calibri"/>
        </w:rPr>
        <w:t>application</w:t>
      </w:r>
      <w:r w:rsidRPr="36617559">
        <w:rPr>
          <w:rFonts w:eastAsia="Calibri"/>
        </w:rPr>
        <w:t>-group &lt;app_group_name&gt;</w:t>
      </w:r>
    </w:p>
    <w:p w14:paraId="5A48DCFC" w14:textId="77777777" w:rsidR="00910391" w:rsidRPr="00CC101B" w:rsidRDefault="00910391" w:rsidP="00390ACC">
      <w:pPr>
        <w:pStyle w:val="Code"/>
      </w:pPr>
      <w:r w:rsidRPr="36617559">
        <w:rPr>
          <w:rFonts w:eastAsia="Calibri"/>
        </w:rPr>
        <w:t xml:space="preserve">                    </w:t>
      </w:r>
      <w:r w:rsidRPr="28464C10">
        <w:rPr>
          <w:rFonts w:eastAsia="Calibri"/>
        </w:rPr>
        <w:t xml:space="preserve">   </w:t>
      </w:r>
      <w:r w:rsidRPr="162FA6AD">
        <w:rPr>
          <w:rFonts w:eastAsia="Calibri"/>
        </w:rPr>
        <w:t xml:space="preserve"> </w:t>
      </w:r>
      <w:r w:rsidRPr="74930A5C">
        <w:rPr>
          <w:rFonts w:eastAsia="Calibri"/>
        </w:rPr>
        <w:t xml:space="preserve"> </w:t>
      </w:r>
      <w:r w:rsidRPr="36617559">
        <w:rPr>
          <w:rFonts w:eastAsia="Calibri"/>
        </w:rPr>
        <w:t>enable</w:t>
      </w:r>
    </w:p>
    <w:p w14:paraId="38528F88" w14:textId="77777777" w:rsidR="00910391" w:rsidRPr="00CC101B" w:rsidRDefault="00910391" w:rsidP="00910391">
      <w:pPr>
        <w:rPr>
          <w:rFonts w:ascii="Times New Roman" w:eastAsia="Calibri" w:hAnsi="Times New Roman"/>
          <w:color w:val="000000" w:themeColor="text1"/>
          <w:sz w:val="24"/>
        </w:rPr>
      </w:pPr>
    </w:p>
    <w:p w14:paraId="52592208" w14:textId="77777777" w:rsidR="00910391" w:rsidRPr="00CC101B" w:rsidRDefault="00910391" w:rsidP="00910391">
      <w:pPr>
        <w:rPr>
          <w:rFonts w:ascii="Times New Roman" w:hAnsi="Times New Roman"/>
          <w:sz w:val="24"/>
        </w:rPr>
      </w:pPr>
      <w:r w:rsidRPr="36617559">
        <w:rPr>
          <w:rFonts w:ascii="Times New Roman" w:eastAsia="Calibri" w:hAnsi="Times New Roman"/>
          <w:b/>
          <w:bCs/>
          <w:color w:val="000000" w:themeColor="text1"/>
          <w:sz w:val="24"/>
        </w:rPr>
        <w:t>Example</w:t>
      </w:r>
    </w:p>
    <w:p w14:paraId="407B6DA4" w14:textId="77777777" w:rsidR="00910391" w:rsidRPr="00CC101B" w:rsidRDefault="00910391" w:rsidP="00390ACC">
      <w:pPr>
        <w:pStyle w:val="Code"/>
      </w:pPr>
      <w:r w:rsidRPr="36617559">
        <w:rPr>
          <w:rFonts w:eastAsia="Calibri"/>
        </w:rPr>
        <w:t xml:space="preserve">       (config)# zero-trust</w:t>
      </w:r>
    </w:p>
    <w:p w14:paraId="5A29F329" w14:textId="77777777" w:rsidR="00910391" w:rsidRPr="00CC101B" w:rsidRDefault="00910391" w:rsidP="00390ACC">
      <w:pPr>
        <w:pStyle w:val="Code"/>
      </w:pPr>
      <w:r w:rsidRPr="36617559">
        <w:rPr>
          <w:rFonts w:eastAsia="Calibri"/>
        </w:rPr>
        <w:t xml:space="preserve">       (config-zero-trust)# enable</w:t>
      </w:r>
    </w:p>
    <w:p w14:paraId="166249C8" w14:textId="77777777" w:rsidR="00910391" w:rsidRPr="00CC101B" w:rsidRDefault="00910391" w:rsidP="00390ACC">
      <w:pPr>
        <w:pStyle w:val="Code"/>
        <w:rPr>
          <w:rFonts w:eastAsia="Calibri"/>
        </w:rPr>
      </w:pPr>
      <w:r w:rsidRPr="36617559">
        <w:rPr>
          <w:rFonts w:eastAsia="Calibri"/>
        </w:rPr>
        <w:t xml:space="preserve">       (config-zero-trust)# application-group finance</w:t>
      </w:r>
    </w:p>
    <w:p w14:paraId="53B547FC" w14:textId="77777777" w:rsidR="00910391" w:rsidRPr="00CC101B" w:rsidRDefault="00910391" w:rsidP="00390ACC">
      <w:pPr>
        <w:pStyle w:val="Code"/>
        <w:rPr>
          <w:rFonts w:eastAsia="Calibri"/>
        </w:rPr>
      </w:pPr>
      <w:r w:rsidRPr="36617559">
        <w:rPr>
          <w:rFonts w:eastAsia="Calibri"/>
        </w:rPr>
        <w:t xml:space="preserve">       (config-zero-trust-application)#</w:t>
      </w:r>
      <w:r w:rsidRPr="520246C6">
        <w:rPr>
          <w:rFonts w:eastAsia="Calibri"/>
        </w:rPr>
        <w:t xml:space="preserve"> </w:t>
      </w:r>
      <w:r w:rsidRPr="36617559">
        <w:rPr>
          <w:rFonts w:eastAsia="Calibri"/>
        </w:rPr>
        <w:t>enable</w:t>
      </w:r>
    </w:p>
    <w:p w14:paraId="6C976F94" w14:textId="77777777" w:rsidR="00910391" w:rsidRDefault="00910391" w:rsidP="00910391">
      <w:pPr>
        <w:rPr>
          <w:rFonts w:ascii="Times New Roman" w:eastAsia="Calibri" w:hAnsi="Times New Roman"/>
          <w:color w:val="000000" w:themeColor="text1"/>
          <w:sz w:val="24"/>
        </w:rPr>
      </w:pPr>
    </w:p>
    <w:p w14:paraId="08A0633A" w14:textId="3E901DDD" w:rsidR="00910391" w:rsidRDefault="00910391" w:rsidP="00390ACC">
      <w:pPr>
        <w:pStyle w:val="Heading3"/>
        <w:rPr>
          <w:rFonts w:eastAsia="Calibri"/>
          <w:szCs w:val="32"/>
        </w:rPr>
      </w:pPr>
      <w:r>
        <w:rPr>
          <w:rFonts w:eastAsia="Calibri"/>
          <w:szCs w:val="32"/>
        </w:rPr>
        <w:t xml:space="preserve"> </w:t>
      </w:r>
      <w:bookmarkStart w:id="261" w:name="_Toc118293446"/>
      <w:bookmarkStart w:id="262" w:name="_Toc142917851"/>
      <w:r w:rsidRPr="36617559">
        <w:rPr>
          <w:rFonts w:eastAsia="Calibri"/>
          <w:szCs w:val="32"/>
        </w:rPr>
        <w:t xml:space="preserve">IdP </w:t>
      </w:r>
      <w:r w:rsidR="00B75959">
        <w:rPr>
          <w:rFonts w:eastAsia="Calibri"/>
          <w:szCs w:val="32"/>
        </w:rPr>
        <w:t xml:space="preserve">entity ID </w:t>
      </w:r>
      <w:r w:rsidRPr="36617559">
        <w:rPr>
          <w:rFonts w:eastAsia="Calibri"/>
          <w:szCs w:val="32"/>
        </w:rPr>
        <w:t>for application group</w:t>
      </w:r>
      <w:bookmarkEnd w:id="261"/>
      <w:bookmarkEnd w:id="262"/>
    </w:p>
    <w:p w14:paraId="0C0B4F43"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All zero-trust protected application under the group needs to be configured with an identity provider URL for SAML based user authentication. Identity provider will authenticate the user to allow access to the zero-trust protected application.</w:t>
      </w:r>
    </w:p>
    <w:p w14:paraId="28EC70BE"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Once Identity provider is configured for application group, the same will be inherited to all the applications under the group. </w:t>
      </w:r>
    </w:p>
    <w:p w14:paraId="11ADF3BB" w14:textId="77777777" w:rsidR="00910391" w:rsidRDefault="00910391" w:rsidP="00910391">
      <w:pPr>
        <w:rPr>
          <w:rFonts w:ascii="Times New Roman" w:eastAsia="Calibri" w:hAnsi="Times New Roman"/>
          <w:color w:val="000000" w:themeColor="text1"/>
          <w:sz w:val="24"/>
        </w:rPr>
      </w:pPr>
    </w:p>
    <w:p w14:paraId="596C0414"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Syntax Description</w:t>
      </w:r>
    </w:p>
    <w:p w14:paraId="1FE5677B"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w:t>
      </w:r>
      <w:r w:rsidRPr="36617559">
        <w:rPr>
          <w:rFonts w:ascii="Times New Roman" w:eastAsia="Calibri" w:hAnsi="Times New Roman"/>
          <w:b/>
          <w:bCs/>
          <w:color w:val="000000" w:themeColor="text1"/>
          <w:sz w:val="24"/>
        </w:rPr>
        <w:t>[no] idp-entity-id &lt;url&gt;</w:t>
      </w:r>
      <w:r>
        <w:tab/>
      </w:r>
      <w:r>
        <w:tab/>
      </w:r>
      <w:r w:rsidRPr="36617559">
        <w:rPr>
          <w:rFonts w:ascii="Times New Roman" w:eastAsia="Calibri" w:hAnsi="Times New Roman"/>
          <w:color w:val="000000" w:themeColor="text1"/>
          <w:sz w:val="24"/>
        </w:rPr>
        <w:t>Configure SAML identity provider</w:t>
      </w:r>
    </w:p>
    <w:p w14:paraId="3EBFA8F5" w14:textId="77777777" w:rsidR="00910391" w:rsidRDefault="00910391" w:rsidP="00390ACC">
      <w:pPr>
        <w:pStyle w:val="Code"/>
        <w:rPr>
          <w:rFonts w:eastAsia="Calibri"/>
        </w:rPr>
      </w:pPr>
      <w:r w:rsidRPr="36617559">
        <w:rPr>
          <w:rFonts w:eastAsia="Calibri"/>
        </w:rPr>
        <w:t xml:space="preserve">      idp-entity-id ?</w:t>
      </w:r>
    </w:p>
    <w:p w14:paraId="59C19F96" w14:textId="77777777" w:rsidR="00910391" w:rsidRDefault="00910391" w:rsidP="00390ACC">
      <w:pPr>
        <w:pStyle w:val="Code"/>
        <w:rPr>
          <w:rFonts w:eastAsia="Calibri"/>
        </w:rPr>
      </w:pPr>
      <w:r w:rsidRPr="36617559">
        <w:rPr>
          <w:rFonts w:eastAsia="Calibri"/>
        </w:rPr>
        <w:t xml:space="preserve">      WORD &lt; 256 char </w:t>
      </w:r>
      <w:r>
        <w:tab/>
      </w:r>
      <w:r>
        <w:tab/>
      </w:r>
      <w:r w:rsidRPr="36617559">
        <w:rPr>
          <w:rFonts w:eastAsia="Calibri"/>
        </w:rPr>
        <w:t>This is a SAML IdP entityID</w:t>
      </w:r>
    </w:p>
    <w:p w14:paraId="74141C80" w14:textId="77777777" w:rsidR="00910391" w:rsidRDefault="00910391" w:rsidP="00910391">
      <w:pPr>
        <w:rPr>
          <w:rFonts w:ascii="Times New Roman" w:eastAsia="Calibri" w:hAnsi="Times New Roman"/>
          <w:b/>
          <w:bCs/>
          <w:color w:val="000000" w:themeColor="text1"/>
          <w:sz w:val="24"/>
        </w:rPr>
      </w:pPr>
    </w:p>
    <w:p w14:paraId="429640A1"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Command Default</w:t>
      </w:r>
    </w:p>
    <w:p w14:paraId="193A2A25"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None.</w:t>
      </w:r>
    </w:p>
    <w:p w14:paraId="676F961F" w14:textId="77777777" w:rsidR="00910391" w:rsidRDefault="00910391" w:rsidP="00910391">
      <w:pPr>
        <w:rPr>
          <w:rFonts w:ascii="Times New Roman" w:eastAsia="Calibri" w:hAnsi="Times New Roman"/>
          <w:b/>
          <w:bCs/>
          <w:color w:val="000000" w:themeColor="text1"/>
          <w:sz w:val="24"/>
        </w:rPr>
      </w:pPr>
    </w:p>
    <w:p w14:paraId="3EDF0472"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ASA Context Mode</w:t>
      </w:r>
    </w:p>
    <w:p w14:paraId="0CBA5372"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This command is specific to FTD deployments and won’t be available for configuration on ASA platforms.</w:t>
      </w:r>
    </w:p>
    <w:p w14:paraId="63200192" w14:textId="77777777" w:rsidR="00910391" w:rsidRDefault="00910391" w:rsidP="00910391">
      <w:pPr>
        <w:rPr>
          <w:rFonts w:ascii="Times New Roman" w:eastAsia="Calibri" w:hAnsi="Times New Roman"/>
          <w:b/>
          <w:bCs/>
          <w:color w:val="000000" w:themeColor="text1"/>
          <w:sz w:val="24"/>
        </w:rPr>
      </w:pPr>
    </w:p>
    <w:p w14:paraId="5DE930FA"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FTD Deployment Mode</w:t>
      </w:r>
    </w:p>
    <w:p w14:paraId="5608D916"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Routed mode in Standalone, Failover, Cluster and MI deployments.</w:t>
      </w:r>
    </w:p>
    <w:p w14:paraId="2C7CFAE8" w14:textId="77777777" w:rsidR="00910391" w:rsidRDefault="00910391" w:rsidP="00910391">
      <w:pPr>
        <w:rPr>
          <w:rFonts w:ascii="Times New Roman" w:eastAsia="Calibri" w:hAnsi="Times New Roman"/>
          <w:b/>
          <w:bCs/>
          <w:color w:val="000000" w:themeColor="text1"/>
          <w:sz w:val="24"/>
        </w:rPr>
      </w:pPr>
    </w:p>
    <w:p w14:paraId="51B26EEC"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Usage Guidelines</w:t>
      </w:r>
    </w:p>
    <w:p w14:paraId="45562901"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To configure identity provider for an application group:</w:t>
      </w:r>
    </w:p>
    <w:p w14:paraId="156FD9F7" w14:textId="77777777" w:rsidR="00910391" w:rsidRDefault="00910391" w:rsidP="00390ACC">
      <w:pPr>
        <w:pStyle w:val="Code"/>
      </w:pPr>
      <w:r w:rsidRPr="36617559">
        <w:rPr>
          <w:rFonts w:eastAsia="Calibri"/>
        </w:rPr>
        <w:t xml:space="preserve">                zero-trust</w:t>
      </w:r>
    </w:p>
    <w:p w14:paraId="7F09A0F5" w14:textId="77777777" w:rsidR="00910391" w:rsidRDefault="00910391" w:rsidP="00390ACC">
      <w:pPr>
        <w:pStyle w:val="Code"/>
      </w:pPr>
      <w:r w:rsidRPr="36617559">
        <w:rPr>
          <w:rFonts w:eastAsia="Calibri"/>
        </w:rPr>
        <w:t xml:space="preserve">                    enable</w:t>
      </w:r>
    </w:p>
    <w:p w14:paraId="2F70DB1B" w14:textId="77777777" w:rsidR="00910391" w:rsidRDefault="00910391" w:rsidP="00390ACC">
      <w:pPr>
        <w:pStyle w:val="Code"/>
        <w:rPr>
          <w:rFonts w:eastAsia="Calibri"/>
        </w:rPr>
      </w:pPr>
      <w:r w:rsidRPr="36617559">
        <w:rPr>
          <w:rFonts w:eastAsia="Calibri"/>
        </w:rPr>
        <w:t xml:space="preserve">                    </w:t>
      </w:r>
      <w:r w:rsidRPr="4182E55F">
        <w:rPr>
          <w:rFonts w:eastAsia="Calibri"/>
        </w:rPr>
        <w:t>application</w:t>
      </w:r>
      <w:r w:rsidRPr="36617559">
        <w:rPr>
          <w:rFonts w:eastAsia="Calibri"/>
        </w:rPr>
        <w:t>-group &lt;app_group_name&gt;</w:t>
      </w:r>
    </w:p>
    <w:p w14:paraId="17925747" w14:textId="77777777" w:rsidR="00910391" w:rsidRDefault="00910391" w:rsidP="00390ACC">
      <w:pPr>
        <w:pStyle w:val="Code"/>
      </w:pPr>
      <w:r w:rsidRPr="36617559">
        <w:rPr>
          <w:rFonts w:eastAsia="Calibri"/>
        </w:rPr>
        <w:t xml:space="preserve">                         idp-entity-id &lt;URL&gt;</w:t>
      </w:r>
    </w:p>
    <w:p w14:paraId="642B08AC" w14:textId="77777777" w:rsidR="00910391" w:rsidRDefault="00910391" w:rsidP="00910391">
      <w:pPr>
        <w:rPr>
          <w:rFonts w:ascii="Times New Roman" w:eastAsia="Calibri" w:hAnsi="Times New Roman"/>
          <w:b/>
          <w:bCs/>
          <w:color w:val="000000" w:themeColor="text1"/>
          <w:sz w:val="24"/>
        </w:rPr>
      </w:pPr>
    </w:p>
    <w:p w14:paraId="61F88C11"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Example</w:t>
      </w:r>
    </w:p>
    <w:p w14:paraId="1722635C" w14:textId="77777777" w:rsidR="00910391" w:rsidRDefault="00910391" w:rsidP="00390ACC">
      <w:pPr>
        <w:pStyle w:val="Code"/>
      </w:pPr>
      <w:r w:rsidRPr="36617559">
        <w:rPr>
          <w:rFonts w:eastAsia="Calibri"/>
        </w:rPr>
        <w:t xml:space="preserve">       (config)# zero-trust</w:t>
      </w:r>
    </w:p>
    <w:p w14:paraId="1D4A8B94" w14:textId="77777777" w:rsidR="00910391" w:rsidRDefault="00910391" w:rsidP="00390ACC">
      <w:pPr>
        <w:pStyle w:val="Code"/>
      </w:pPr>
      <w:r w:rsidRPr="36617559">
        <w:rPr>
          <w:rFonts w:eastAsia="Calibri"/>
        </w:rPr>
        <w:t xml:space="preserve">       (config-zero-trust)# enable</w:t>
      </w:r>
    </w:p>
    <w:p w14:paraId="4FD9675C" w14:textId="77777777" w:rsidR="00910391" w:rsidRDefault="00910391" w:rsidP="00390ACC">
      <w:pPr>
        <w:pStyle w:val="Code"/>
        <w:rPr>
          <w:rFonts w:eastAsia="Calibri"/>
        </w:rPr>
      </w:pPr>
      <w:r w:rsidRPr="36617559">
        <w:rPr>
          <w:rFonts w:eastAsia="Calibri"/>
        </w:rPr>
        <w:t xml:space="preserve">       (config-zero-trust)# application-group finanacee</w:t>
      </w:r>
    </w:p>
    <w:p w14:paraId="625F0FE8" w14:textId="3B7E7E33" w:rsidR="00910391" w:rsidRDefault="00910391" w:rsidP="00390ACC">
      <w:pPr>
        <w:pStyle w:val="Code"/>
      </w:pPr>
      <w:r w:rsidRPr="36617559">
        <w:rPr>
          <w:rFonts w:eastAsia="Calibri"/>
        </w:rPr>
        <w:t xml:space="preserve">       (config-zero-trust-application-group)# idp-entity-id </w:t>
      </w:r>
      <w:hyperlink r:id="rId31">
        <w:r w:rsidRPr="00390ACC">
          <w:rPr>
            <w:rFonts w:eastAsia="Calibri"/>
          </w:rPr>
          <w:t>http://www.okta.com/exk5460t24OenZZcI5d7</w:t>
        </w:r>
      </w:hyperlink>
      <w:r w:rsidRPr="36617559">
        <w:rPr>
          <w:rFonts w:eastAsia="Calibri"/>
        </w:rPr>
        <w:t xml:space="preserve">   </w:t>
      </w:r>
    </w:p>
    <w:p w14:paraId="73F22F2A" w14:textId="1DC4B06C" w:rsidR="00910391" w:rsidRDefault="00910391" w:rsidP="00390ACC">
      <w:pPr>
        <w:pStyle w:val="Heading3"/>
        <w:rPr>
          <w:rFonts w:eastAsia="Calibri"/>
          <w:szCs w:val="32"/>
        </w:rPr>
      </w:pPr>
      <w:r w:rsidRPr="36617559">
        <w:rPr>
          <w:rFonts w:eastAsia="Calibri"/>
          <w:szCs w:val="32"/>
        </w:rPr>
        <w:lastRenderedPageBreak/>
        <w:t xml:space="preserve"> </w:t>
      </w:r>
      <w:bookmarkStart w:id="263" w:name="_Toc118293447"/>
      <w:bookmarkStart w:id="264" w:name="_Toc142917852"/>
      <w:r w:rsidRPr="36617559">
        <w:rPr>
          <w:rFonts w:eastAsia="Calibri"/>
          <w:szCs w:val="32"/>
        </w:rPr>
        <w:t xml:space="preserve">SAML </w:t>
      </w:r>
      <w:r w:rsidR="004815AC">
        <w:rPr>
          <w:rFonts w:eastAsia="Calibri"/>
          <w:szCs w:val="32"/>
        </w:rPr>
        <w:t xml:space="preserve">IdP </w:t>
      </w:r>
      <w:r w:rsidRPr="36617559">
        <w:rPr>
          <w:rFonts w:eastAsia="Calibri"/>
          <w:szCs w:val="32"/>
        </w:rPr>
        <w:t>sign-in URL for application group</w:t>
      </w:r>
      <w:bookmarkEnd w:id="263"/>
      <w:bookmarkEnd w:id="264"/>
      <w:r w:rsidRPr="36617559">
        <w:rPr>
          <w:rFonts w:eastAsia="Calibri"/>
          <w:szCs w:val="32"/>
        </w:rPr>
        <w:t xml:space="preserve"> </w:t>
      </w:r>
    </w:p>
    <w:p w14:paraId="2D085013"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All zero-trust protected applications under the group needs to be configured with an identity provider sign-in URL for SAML based user authentication. Identity provider will authenticate the user to allow access to the zero-trust protected application.</w:t>
      </w:r>
    </w:p>
    <w:p w14:paraId="32F4BF72"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Identity provider sign-in URL configured for application group will be inherited to all the applications under that group</w:t>
      </w:r>
    </w:p>
    <w:p w14:paraId="72614A62" w14:textId="77777777" w:rsidR="00910391" w:rsidRDefault="00910391" w:rsidP="00910391">
      <w:pPr>
        <w:rPr>
          <w:rFonts w:ascii="Calibri" w:eastAsia="Calibri" w:hAnsi="Calibri" w:cs="Calibri"/>
          <w:color w:val="000000" w:themeColor="text1"/>
          <w:sz w:val="27"/>
          <w:szCs w:val="27"/>
        </w:rPr>
      </w:pPr>
    </w:p>
    <w:p w14:paraId="196F86DE"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Syntax Description</w:t>
      </w:r>
    </w:p>
    <w:p w14:paraId="6695B076"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w:t>
      </w:r>
      <w:r w:rsidRPr="36617559">
        <w:rPr>
          <w:rFonts w:ascii="Times New Roman" w:eastAsia="Calibri" w:hAnsi="Times New Roman"/>
          <w:b/>
          <w:bCs/>
          <w:color w:val="000000" w:themeColor="text1"/>
          <w:sz w:val="24"/>
        </w:rPr>
        <w:t>[no] idp-sign-in &lt;url&gt;</w:t>
      </w:r>
      <w:r>
        <w:tab/>
      </w:r>
      <w:r w:rsidRPr="36617559">
        <w:rPr>
          <w:rFonts w:ascii="Times New Roman" w:eastAsia="Calibri" w:hAnsi="Times New Roman"/>
          <w:color w:val="000000" w:themeColor="text1"/>
          <w:sz w:val="24"/>
        </w:rPr>
        <w:t>Configure the SAML IdP sign-in URL</w:t>
      </w:r>
    </w:p>
    <w:p w14:paraId="179F9974" w14:textId="77777777" w:rsidR="00910391" w:rsidRDefault="00910391" w:rsidP="00390ACC">
      <w:pPr>
        <w:pStyle w:val="Code"/>
        <w:rPr>
          <w:rFonts w:eastAsia="Calibri"/>
        </w:rPr>
      </w:pPr>
      <w:r w:rsidRPr="36617559">
        <w:rPr>
          <w:rFonts w:eastAsia="Calibri"/>
        </w:rPr>
        <w:t xml:space="preserve">      idp-sign-in ?</w:t>
      </w:r>
    </w:p>
    <w:p w14:paraId="60CEB0E9" w14:textId="77777777" w:rsidR="00910391" w:rsidRDefault="00910391" w:rsidP="00390ACC">
      <w:pPr>
        <w:pStyle w:val="Code"/>
        <w:rPr>
          <w:rFonts w:eastAsia="Calibri"/>
        </w:rPr>
      </w:pPr>
      <w:r w:rsidRPr="36617559">
        <w:rPr>
          <w:rFonts w:eastAsia="Calibri"/>
        </w:rPr>
        <w:t xml:space="preserve">      WORD &lt; 256 char</w:t>
      </w:r>
      <w:r>
        <w:tab/>
      </w:r>
      <w:r w:rsidRPr="36617559">
        <w:rPr>
          <w:rFonts w:eastAsia="Calibri"/>
        </w:rPr>
        <w:t>Enter the URL (must begin with “http://" or “https://”)</w:t>
      </w:r>
    </w:p>
    <w:p w14:paraId="7465B634" w14:textId="77777777" w:rsidR="00910391" w:rsidRDefault="00910391" w:rsidP="00910391">
      <w:pPr>
        <w:rPr>
          <w:rFonts w:ascii="Times New Roman" w:eastAsia="Calibri" w:hAnsi="Times New Roman"/>
          <w:b/>
          <w:bCs/>
          <w:color w:val="000000" w:themeColor="text1"/>
          <w:sz w:val="24"/>
        </w:rPr>
      </w:pPr>
    </w:p>
    <w:p w14:paraId="7D0BE7BE"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Command Default</w:t>
      </w:r>
    </w:p>
    <w:p w14:paraId="4CC651CB"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None.</w:t>
      </w:r>
    </w:p>
    <w:p w14:paraId="6F3CB6A1" w14:textId="77777777" w:rsidR="00910391" w:rsidRDefault="00910391" w:rsidP="00910391">
      <w:pPr>
        <w:rPr>
          <w:rFonts w:ascii="Times New Roman" w:eastAsia="Calibri" w:hAnsi="Times New Roman"/>
          <w:b/>
          <w:bCs/>
          <w:color w:val="000000" w:themeColor="text1"/>
          <w:sz w:val="24"/>
        </w:rPr>
      </w:pPr>
    </w:p>
    <w:p w14:paraId="07372F2F"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ASA Context Mode</w:t>
      </w:r>
    </w:p>
    <w:p w14:paraId="6B19D8BE"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This command is specific to FTD deployments and won’t be available for configuration on ASA platforms.</w:t>
      </w:r>
    </w:p>
    <w:p w14:paraId="599CD37A" w14:textId="77777777" w:rsidR="00910391" w:rsidRDefault="00910391" w:rsidP="00910391">
      <w:pPr>
        <w:rPr>
          <w:rFonts w:ascii="Times New Roman" w:eastAsia="Calibri" w:hAnsi="Times New Roman"/>
          <w:b/>
          <w:bCs/>
          <w:color w:val="000000" w:themeColor="text1"/>
          <w:sz w:val="24"/>
        </w:rPr>
      </w:pPr>
    </w:p>
    <w:p w14:paraId="7069E33B"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b/>
          <w:bCs/>
          <w:color w:val="000000" w:themeColor="text1"/>
          <w:sz w:val="24"/>
        </w:rPr>
        <w:t>FTD Deployment Mode</w:t>
      </w:r>
    </w:p>
    <w:p w14:paraId="293F4E90"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Routed mode in Standalone, Failover, Cluster and MI deployments.</w:t>
      </w:r>
    </w:p>
    <w:p w14:paraId="7CB5B52A" w14:textId="77777777" w:rsidR="00910391" w:rsidRDefault="00910391" w:rsidP="00910391">
      <w:pPr>
        <w:rPr>
          <w:rFonts w:ascii="Times New Roman" w:eastAsia="Calibri" w:hAnsi="Times New Roman"/>
          <w:b/>
          <w:bCs/>
          <w:color w:val="000000" w:themeColor="text1"/>
          <w:sz w:val="24"/>
        </w:rPr>
      </w:pPr>
    </w:p>
    <w:p w14:paraId="61F3F7B4"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Usage Guidelines</w:t>
      </w:r>
    </w:p>
    <w:p w14:paraId="6772A083"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To configure identity provider sign-in URL:</w:t>
      </w:r>
    </w:p>
    <w:p w14:paraId="33849F8D" w14:textId="77777777" w:rsidR="00910391" w:rsidRDefault="00910391" w:rsidP="00390ACC">
      <w:pPr>
        <w:pStyle w:val="Code"/>
      </w:pPr>
      <w:r w:rsidRPr="36617559">
        <w:rPr>
          <w:rFonts w:eastAsia="Calibri"/>
        </w:rPr>
        <w:t xml:space="preserve">                zero-trust</w:t>
      </w:r>
    </w:p>
    <w:p w14:paraId="01E9B586" w14:textId="77777777" w:rsidR="00910391" w:rsidRDefault="00910391" w:rsidP="00390ACC">
      <w:pPr>
        <w:pStyle w:val="Code"/>
      </w:pPr>
      <w:r w:rsidRPr="36617559">
        <w:rPr>
          <w:rFonts w:eastAsia="Calibri"/>
        </w:rPr>
        <w:t xml:space="preserve">                    enable</w:t>
      </w:r>
    </w:p>
    <w:p w14:paraId="7DE58C39" w14:textId="77777777" w:rsidR="00910391" w:rsidRDefault="00910391" w:rsidP="00390ACC">
      <w:pPr>
        <w:pStyle w:val="Code"/>
      </w:pPr>
      <w:r w:rsidRPr="36617559">
        <w:rPr>
          <w:rFonts w:eastAsia="Calibri"/>
        </w:rPr>
        <w:t xml:space="preserve">                    </w:t>
      </w:r>
      <w:r w:rsidRPr="429B20D6">
        <w:rPr>
          <w:rFonts w:eastAsia="Calibri"/>
        </w:rPr>
        <w:t>application</w:t>
      </w:r>
      <w:r w:rsidRPr="36617559">
        <w:rPr>
          <w:rFonts w:eastAsia="Calibri"/>
        </w:rPr>
        <w:t>-group &lt;app_group_name&gt;</w:t>
      </w:r>
    </w:p>
    <w:p w14:paraId="6A416FE7" w14:textId="77777777" w:rsidR="00910391" w:rsidRDefault="00910391" w:rsidP="00390ACC">
      <w:pPr>
        <w:pStyle w:val="Code"/>
      </w:pPr>
      <w:r w:rsidRPr="36617559">
        <w:rPr>
          <w:rFonts w:eastAsia="Calibri"/>
        </w:rPr>
        <w:t xml:space="preserve">                           idp-sign-in &lt;URL&gt;</w:t>
      </w:r>
    </w:p>
    <w:p w14:paraId="6B6ED1CC" w14:textId="77777777" w:rsidR="00910391" w:rsidRDefault="00910391" w:rsidP="00910391">
      <w:pPr>
        <w:rPr>
          <w:rFonts w:ascii="Times New Roman" w:eastAsia="Calibri" w:hAnsi="Times New Roman"/>
          <w:b/>
          <w:bCs/>
          <w:color w:val="000000" w:themeColor="text1"/>
          <w:sz w:val="24"/>
        </w:rPr>
      </w:pPr>
    </w:p>
    <w:p w14:paraId="157379FF"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Example</w:t>
      </w:r>
    </w:p>
    <w:p w14:paraId="0A1BDAEC" w14:textId="77777777" w:rsidR="00910391" w:rsidRDefault="00910391" w:rsidP="00390ACC">
      <w:pPr>
        <w:pStyle w:val="Code"/>
      </w:pPr>
      <w:r w:rsidRPr="36617559">
        <w:rPr>
          <w:rFonts w:eastAsia="Calibri"/>
        </w:rPr>
        <w:t xml:space="preserve">       (config)# zero-trust</w:t>
      </w:r>
    </w:p>
    <w:p w14:paraId="69AA3472" w14:textId="77777777" w:rsidR="00910391" w:rsidRDefault="00910391" w:rsidP="00390ACC">
      <w:pPr>
        <w:pStyle w:val="Code"/>
      </w:pPr>
      <w:r w:rsidRPr="36617559">
        <w:rPr>
          <w:rFonts w:eastAsia="Calibri"/>
        </w:rPr>
        <w:t xml:space="preserve">       (config-zero-trust)# enable</w:t>
      </w:r>
    </w:p>
    <w:p w14:paraId="41AAF9C4" w14:textId="77777777" w:rsidR="00910391" w:rsidRDefault="00910391" w:rsidP="00390ACC">
      <w:pPr>
        <w:pStyle w:val="Code"/>
      </w:pPr>
      <w:r w:rsidRPr="36617559">
        <w:rPr>
          <w:rFonts w:eastAsia="Calibri"/>
        </w:rPr>
        <w:t xml:space="preserve">       (config-zero-trust)# application-group finance</w:t>
      </w:r>
    </w:p>
    <w:p w14:paraId="573CB3CF" w14:textId="16D7047D" w:rsidR="00910391" w:rsidRDefault="00910391" w:rsidP="00390ACC">
      <w:pPr>
        <w:pStyle w:val="Code"/>
      </w:pPr>
      <w:r w:rsidRPr="36617559">
        <w:rPr>
          <w:rFonts w:eastAsia="Calibri"/>
        </w:rPr>
        <w:t xml:space="preserve">       (config-zero-trust-application-group)# idp-sign-in </w:t>
      </w:r>
      <w:hyperlink r:id="rId32">
        <w:r w:rsidRPr="00390ACC">
          <w:rPr>
            <w:rFonts w:eastAsia="Calibri"/>
          </w:rPr>
          <w:t>https://dev-13121569.okta.com/app/dev-13121569_appsaml_1/exk5460t24OenZZcI5d7/sso/saml</w:t>
        </w:r>
      </w:hyperlink>
    </w:p>
    <w:p w14:paraId="4ECB03B6" w14:textId="77777777" w:rsidR="00910391" w:rsidRDefault="00910391" w:rsidP="00910391">
      <w:pPr>
        <w:rPr>
          <w:rFonts w:ascii="Times New Roman" w:eastAsia="Calibri" w:hAnsi="Times New Roman"/>
          <w:color w:val="000000" w:themeColor="text1"/>
          <w:sz w:val="24"/>
        </w:rPr>
      </w:pPr>
    </w:p>
    <w:p w14:paraId="5D5A2C17" w14:textId="7003F1E8" w:rsidR="00910391" w:rsidRDefault="00DC5080" w:rsidP="00390ACC">
      <w:pPr>
        <w:pStyle w:val="Heading3"/>
        <w:rPr>
          <w:rFonts w:eastAsia="Calibri"/>
          <w:szCs w:val="32"/>
        </w:rPr>
      </w:pPr>
      <w:r>
        <w:rPr>
          <w:rFonts w:eastAsia="Calibri"/>
          <w:szCs w:val="32"/>
        </w:rPr>
        <w:t xml:space="preserve"> </w:t>
      </w:r>
      <w:bookmarkStart w:id="265" w:name="_Toc118293448"/>
      <w:bookmarkStart w:id="266" w:name="_Toc142917853"/>
      <w:r w:rsidR="00910391" w:rsidRPr="36617559">
        <w:rPr>
          <w:rFonts w:eastAsia="Calibri"/>
          <w:szCs w:val="32"/>
        </w:rPr>
        <w:t>IdP Trustpoint for an application group</w:t>
      </w:r>
      <w:bookmarkEnd w:id="265"/>
      <w:bookmarkEnd w:id="266"/>
    </w:p>
    <w:p w14:paraId="675A596D" w14:textId="77777777" w:rsidR="00910391" w:rsidRDefault="00910391" w:rsidP="00910391">
      <w:pPr>
        <w:pStyle w:val="Body"/>
      </w:pPr>
    </w:p>
    <w:p w14:paraId="10259A18" w14:textId="77777777" w:rsidR="00910391" w:rsidRDefault="00910391" w:rsidP="00910391">
      <w:pPr>
        <w:rPr>
          <w:rFonts w:ascii="Times New Roman" w:hAnsi="Times New Roman"/>
          <w:sz w:val="24"/>
        </w:rPr>
      </w:pPr>
      <w:r w:rsidRPr="36617559">
        <w:rPr>
          <w:rFonts w:ascii="Times New Roman" w:hAnsi="Times New Roman"/>
          <w:sz w:val="24"/>
        </w:rPr>
        <w:t>The trust relationship between the FTD and the SAML Identity Provider is established through configured certificates (trustpoints). “trustpoint” is an existing ASA/FTD configuration entity which is being reused in zero-trust feature.</w:t>
      </w:r>
    </w:p>
    <w:p w14:paraId="0D9548FD" w14:textId="77777777" w:rsidR="00910391" w:rsidRDefault="00910391" w:rsidP="00910391">
      <w:pPr>
        <w:rPr>
          <w:rFonts w:ascii="Times New Roman" w:eastAsia="Calibri" w:hAnsi="Times New Roman"/>
          <w:b/>
          <w:bCs/>
          <w:color w:val="000000" w:themeColor="text1"/>
          <w:sz w:val="24"/>
        </w:rPr>
      </w:pPr>
    </w:p>
    <w:p w14:paraId="331DC337"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Syntax Description</w:t>
      </w:r>
    </w:p>
    <w:p w14:paraId="17D6DC64"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b/>
          <w:bCs/>
          <w:color w:val="000000" w:themeColor="text1"/>
          <w:sz w:val="24"/>
        </w:rPr>
        <w:lastRenderedPageBreak/>
        <w:t xml:space="preserve">      [no] trustpoint idp &lt;name&gt;</w:t>
      </w:r>
      <w:r>
        <w:tab/>
      </w:r>
      <w:r w:rsidRPr="36617559">
        <w:rPr>
          <w:rFonts w:ascii="Times New Roman" w:eastAsia="Calibri" w:hAnsi="Times New Roman"/>
          <w:color w:val="000000" w:themeColor="text1"/>
          <w:sz w:val="24"/>
        </w:rPr>
        <w:t>Configure trustpoint which contains the IdP certificate for FTD to verify SAML assertions</w:t>
      </w:r>
    </w:p>
    <w:p w14:paraId="28D19FC7" w14:textId="77777777" w:rsidR="00910391" w:rsidRDefault="00910391" w:rsidP="00390ACC">
      <w:pPr>
        <w:pStyle w:val="Code"/>
        <w:rPr>
          <w:rFonts w:eastAsia="Calibri"/>
        </w:rPr>
      </w:pPr>
      <w:r w:rsidRPr="36617559">
        <w:rPr>
          <w:rFonts w:eastAsia="Calibri"/>
        </w:rPr>
        <w:t xml:space="preserve">      trustpoint idp ?</w:t>
      </w:r>
    </w:p>
    <w:p w14:paraId="0CEB58A8" w14:textId="77777777" w:rsidR="00910391" w:rsidRDefault="00910391" w:rsidP="00390ACC">
      <w:pPr>
        <w:pStyle w:val="Code"/>
        <w:rPr>
          <w:rFonts w:eastAsia="Calibri"/>
        </w:rPr>
      </w:pPr>
      <w:r w:rsidRPr="36617559">
        <w:rPr>
          <w:rFonts w:eastAsia="Calibri"/>
        </w:rPr>
        <w:t xml:space="preserve">      Available configured trustpoints:</w:t>
      </w:r>
    </w:p>
    <w:p w14:paraId="3BB4E3D2" w14:textId="77777777" w:rsidR="00910391" w:rsidRDefault="00910391" w:rsidP="00390ACC">
      <w:pPr>
        <w:pStyle w:val="Code"/>
        <w:rPr>
          <w:rFonts w:eastAsia="Calibri"/>
        </w:rPr>
      </w:pPr>
      <w:r w:rsidRPr="36617559">
        <w:rPr>
          <w:rFonts w:eastAsia="Calibri"/>
        </w:rPr>
        <w:t xml:space="preserve">      [List of configured trustpoints]</w:t>
      </w:r>
    </w:p>
    <w:p w14:paraId="2594D15F" w14:textId="77777777" w:rsidR="00910391" w:rsidRDefault="00910391" w:rsidP="00910391">
      <w:pPr>
        <w:rPr>
          <w:rFonts w:ascii="Times New Roman" w:eastAsia="Calibri" w:hAnsi="Times New Roman"/>
          <w:color w:val="000000" w:themeColor="text1"/>
          <w:sz w:val="24"/>
        </w:rPr>
      </w:pPr>
    </w:p>
    <w:p w14:paraId="5930FA6F"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Command Default</w:t>
      </w:r>
    </w:p>
    <w:p w14:paraId="470454C2"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None.</w:t>
      </w:r>
    </w:p>
    <w:p w14:paraId="0C34678D" w14:textId="77777777" w:rsidR="00910391" w:rsidRDefault="00910391" w:rsidP="00910391">
      <w:pPr>
        <w:rPr>
          <w:rFonts w:ascii="Times New Roman" w:eastAsia="Calibri" w:hAnsi="Times New Roman"/>
          <w:color w:val="000000" w:themeColor="text1"/>
          <w:sz w:val="24"/>
        </w:rPr>
      </w:pPr>
    </w:p>
    <w:p w14:paraId="5175543A"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ASA Context Mode</w:t>
      </w:r>
    </w:p>
    <w:p w14:paraId="1D2D2444"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This command is specific to FTD deployments and won’t be available for configuration on ASA platforms.</w:t>
      </w:r>
    </w:p>
    <w:p w14:paraId="67D50D75" w14:textId="77777777" w:rsidR="00910391" w:rsidRDefault="00910391" w:rsidP="00910391">
      <w:pPr>
        <w:rPr>
          <w:rFonts w:ascii="Times New Roman" w:eastAsia="Calibri" w:hAnsi="Times New Roman"/>
          <w:color w:val="000000" w:themeColor="text1"/>
          <w:sz w:val="24"/>
        </w:rPr>
      </w:pPr>
    </w:p>
    <w:p w14:paraId="737229A7"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FTD Deployment Mode</w:t>
      </w:r>
    </w:p>
    <w:p w14:paraId="7DB4D7F0"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Routed mode in Standalone, Failover, Cluster and MI deployments.</w:t>
      </w:r>
    </w:p>
    <w:p w14:paraId="1DCCFE29" w14:textId="77777777" w:rsidR="00910391" w:rsidRDefault="00910391" w:rsidP="00910391">
      <w:pPr>
        <w:rPr>
          <w:rFonts w:ascii="Times New Roman" w:eastAsia="Calibri" w:hAnsi="Times New Roman"/>
          <w:color w:val="000000" w:themeColor="text1"/>
          <w:sz w:val="24"/>
        </w:rPr>
      </w:pPr>
    </w:p>
    <w:p w14:paraId="5C3F3AFE"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Usage Guidelines</w:t>
      </w:r>
    </w:p>
    <w:p w14:paraId="00C702C9"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To configure IdP trustpoint for an application group:</w:t>
      </w:r>
    </w:p>
    <w:p w14:paraId="6DC28AB2" w14:textId="77777777" w:rsidR="00910391" w:rsidRDefault="00910391" w:rsidP="00390ACC">
      <w:pPr>
        <w:pStyle w:val="Code"/>
      </w:pPr>
      <w:r w:rsidRPr="36617559">
        <w:rPr>
          <w:rFonts w:eastAsia="Calibri"/>
        </w:rPr>
        <w:t xml:space="preserve">                zero-trust</w:t>
      </w:r>
    </w:p>
    <w:p w14:paraId="5B4FB8EA" w14:textId="77777777" w:rsidR="00910391" w:rsidRDefault="00910391" w:rsidP="00390ACC">
      <w:pPr>
        <w:pStyle w:val="Code"/>
      </w:pPr>
      <w:r w:rsidRPr="36617559">
        <w:rPr>
          <w:rFonts w:eastAsia="Calibri"/>
        </w:rPr>
        <w:t xml:space="preserve">                    enable</w:t>
      </w:r>
    </w:p>
    <w:p w14:paraId="1C75BDC1" w14:textId="77777777" w:rsidR="00910391" w:rsidRDefault="00910391" w:rsidP="00390ACC">
      <w:pPr>
        <w:pStyle w:val="Code"/>
      </w:pPr>
      <w:r w:rsidRPr="36617559">
        <w:rPr>
          <w:rFonts w:eastAsia="Calibri"/>
        </w:rPr>
        <w:t xml:space="preserve">                    application-group &lt;app_group_name&gt;</w:t>
      </w:r>
    </w:p>
    <w:p w14:paraId="6BFD594C" w14:textId="77777777" w:rsidR="00910391" w:rsidRDefault="00910391" w:rsidP="00390ACC">
      <w:pPr>
        <w:pStyle w:val="Code"/>
      </w:pPr>
      <w:r w:rsidRPr="36617559">
        <w:rPr>
          <w:rFonts w:eastAsia="Calibri"/>
        </w:rPr>
        <w:t xml:space="preserve">                           trustpoint idp &lt;name&gt;</w:t>
      </w:r>
    </w:p>
    <w:p w14:paraId="71579DAF" w14:textId="77777777" w:rsidR="00910391" w:rsidRDefault="00910391" w:rsidP="00910391">
      <w:pPr>
        <w:rPr>
          <w:rFonts w:ascii="Times New Roman" w:eastAsia="Calibri" w:hAnsi="Times New Roman"/>
          <w:color w:val="000000" w:themeColor="text1"/>
          <w:sz w:val="24"/>
        </w:rPr>
      </w:pPr>
    </w:p>
    <w:p w14:paraId="49494420"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Example</w:t>
      </w:r>
    </w:p>
    <w:p w14:paraId="1AC75BB7" w14:textId="77777777" w:rsidR="00910391" w:rsidRDefault="00910391" w:rsidP="00390ACC">
      <w:pPr>
        <w:pStyle w:val="Code"/>
      </w:pPr>
      <w:r w:rsidRPr="36617559">
        <w:rPr>
          <w:rFonts w:eastAsia="Calibri"/>
        </w:rPr>
        <w:t xml:space="preserve">       (config)# zero-trust</w:t>
      </w:r>
    </w:p>
    <w:p w14:paraId="6D163805" w14:textId="77777777" w:rsidR="00910391" w:rsidRDefault="00910391" w:rsidP="00390ACC">
      <w:pPr>
        <w:pStyle w:val="Code"/>
      </w:pPr>
      <w:r w:rsidRPr="36617559">
        <w:rPr>
          <w:rFonts w:eastAsia="Calibri"/>
        </w:rPr>
        <w:t xml:space="preserve">       (config-zero-trust)# enable</w:t>
      </w:r>
    </w:p>
    <w:p w14:paraId="08700F08" w14:textId="77777777" w:rsidR="00910391" w:rsidRDefault="00910391" w:rsidP="00390ACC">
      <w:pPr>
        <w:pStyle w:val="Code"/>
      </w:pPr>
      <w:r w:rsidRPr="36617559">
        <w:rPr>
          <w:rFonts w:eastAsia="Calibri"/>
        </w:rPr>
        <w:t xml:space="preserve">       (config-zero-trust)# application-group finance</w:t>
      </w:r>
    </w:p>
    <w:p w14:paraId="4DFD5915" w14:textId="77777777" w:rsidR="00910391" w:rsidRDefault="00910391" w:rsidP="00390ACC">
      <w:pPr>
        <w:pStyle w:val="Code"/>
        <w:rPr>
          <w:rFonts w:eastAsia="Calibri"/>
        </w:rPr>
      </w:pPr>
      <w:r w:rsidRPr="36617559">
        <w:rPr>
          <w:rFonts w:eastAsia="Calibri"/>
        </w:rPr>
        <w:t xml:space="preserve">       (config-zero-trust-application-group)# trustpoint idp okta_idp</w:t>
      </w:r>
    </w:p>
    <w:p w14:paraId="0B4F56CB" w14:textId="1F2FCC22" w:rsidR="00910391" w:rsidRDefault="00910391" w:rsidP="00390ACC">
      <w:pPr>
        <w:pStyle w:val="Heading3"/>
        <w:rPr>
          <w:rFonts w:eastAsia="Calibri"/>
          <w:szCs w:val="32"/>
        </w:rPr>
      </w:pPr>
      <w:bookmarkStart w:id="267" w:name="_Toc118293449"/>
      <w:bookmarkStart w:id="268" w:name="_Toc142917854"/>
      <w:r w:rsidRPr="36617559">
        <w:rPr>
          <w:rFonts w:eastAsia="Calibri"/>
          <w:szCs w:val="32"/>
        </w:rPr>
        <w:t>Service Provider</w:t>
      </w:r>
      <w:r w:rsidR="00DC5080">
        <w:rPr>
          <w:rFonts w:eastAsia="Calibri"/>
          <w:szCs w:val="32"/>
        </w:rPr>
        <w:t xml:space="preserve"> </w:t>
      </w:r>
      <w:r w:rsidRPr="36617559">
        <w:rPr>
          <w:rFonts w:eastAsia="Calibri"/>
          <w:szCs w:val="32"/>
        </w:rPr>
        <w:t>trustpoint for an application group</w:t>
      </w:r>
      <w:bookmarkEnd w:id="267"/>
      <w:bookmarkEnd w:id="268"/>
    </w:p>
    <w:p w14:paraId="7DC16D41" w14:textId="77777777" w:rsidR="00910391" w:rsidRDefault="00910391" w:rsidP="00910391">
      <w:pPr>
        <w:rPr>
          <w:rFonts w:ascii="Times New Roman" w:hAnsi="Times New Roman"/>
          <w:sz w:val="24"/>
        </w:rPr>
      </w:pPr>
      <w:r w:rsidRPr="36617559">
        <w:rPr>
          <w:rFonts w:ascii="Times New Roman" w:hAnsi="Times New Roman"/>
          <w:sz w:val="24"/>
        </w:rPr>
        <w:t>The trust relationship between the users/IdP and FTD (SP) is established through configured certificates (trustpoints). “trustpoint” is an existing ASA/FTD configuration entity which is being reused in zero-trust feature.</w:t>
      </w:r>
      <w:r>
        <w:tab/>
      </w:r>
    </w:p>
    <w:p w14:paraId="008949B5" w14:textId="77777777" w:rsidR="00910391" w:rsidRDefault="00910391" w:rsidP="00910391"/>
    <w:p w14:paraId="2DDD583B"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Syntax Description</w:t>
      </w:r>
    </w:p>
    <w:p w14:paraId="1F8EA11C"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w:t>
      </w:r>
      <w:r w:rsidRPr="36617559">
        <w:rPr>
          <w:rFonts w:ascii="Times New Roman" w:eastAsia="Calibri" w:hAnsi="Times New Roman"/>
          <w:b/>
          <w:bCs/>
          <w:color w:val="000000" w:themeColor="text1"/>
          <w:sz w:val="24"/>
        </w:rPr>
        <w:t>[no] trustpoint sp &lt;name&gt;</w:t>
      </w:r>
      <w:r>
        <w:tab/>
      </w:r>
      <w:r w:rsidRPr="36617559">
        <w:rPr>
          <w:rFonts w:ascii="Times New Roman" w:eastAsia="Calibri" w:hAnsi="Times New Roman"/>
          <w:color w:val="000000" w:themeColor="text1"/>
          <w:sz w:val="24"/>
        </w:rPr>
        <w:t>Configure trustpoint which contains the SP (FTDs) certificate for IdP to verify device’s signature or encrypt SAML assertion.</w:t>
      </w:r>
    </w:p>
    <w:p w14:paraId="3DC76DB3" w14:textId="77777777" w:rsidR="00910391" w:rsidRDefault="00910391" w:rsidP="00390ACC">
      <w:pPr>
        <w:pStyle w:val="Code"/>
        <w:rPr>
          <w:rFonts w:eastAsia="Calibri"/>
        </w:rPr>
      </w:pPr>
      <w:r w:rsidRPr="36617559">
        <w:rPr>
          <w:rFonts w:eastAsia="Calibri"/>
        </w:rPr>
        <w:t xml:space="preserve">       trustpoint sp ?</w:t>
      </w:r>
    </w:p>
    <w:p w14:paraId="26C848E7" w14:textId="77777777" w:rsidR="00910391" w:rsidRDefault="00910391" w:rsidP="00390ACC">
      <w:pPr>
        <w:pStyle w:val="Code"/>
        <w:rPr>
          <w:rFonts w:eastAsia="Calibri"/>
        </w:rPr>
      </w:pPr>
      <w:r w:rsidRPr="36617559">
        <w:rPr>
          <w:rFonts w:eastAsia="Calibri"/>
        </w:rPr>
        <w:t xml:space="preserve">      Available configured trustpoints:</w:t>
      </w:r>
    </w:p>
    <w:p w14:paraId="6CA1920B" w14:textId="77777777" w:rsidR="00910391" w:rsidRDefault="00910391" w:rsidP="00390ACC">
      <w:pPr>
        <w:pStyle w:val="Code"/>
        <w:rPr>
          <w:rFonts w:eastAsia="Calibri"/>
        </w:rPr>
      </w:pPr>
      <w:r w:rsidRPr="36617559">
        <w:rPr>
          <w:rFonts w:eastAsia="Calibri"/>
        </w:rPr>
        <w:t xml:space="preserve">      [List of configured trustpoints]</w:t>
      </w:r>
    </w:p>
    <w:p w14:paraId="0D6C9ED2" w14:textId="77777777" w:rsidR="00910391" w:rsidRDefault="00910391" w:rsidP="00910391">
      <w:pPr>
        <w:rPr>
          <w:rFonts w:ascii="Times New Roman" w:eastAsia="Calibri" w:hAnsi="Times New Roman"/>
          <w:color w:val="000000" w:themeColor="text1"/>
          <w:sz w:val="24"/>
        </w:rPr>
      </w:pPr>
    </w:p>
    <w:p w14:paraId="1B158448"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Command Default</w:t>
      </w:r>
    </w:p>
    <w:p w14:paraId="23807528"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None.</w:t>
      </w:r>
    </w:p>
    <w:p w14:paraId="121B3F73" w14:textId="77777777" w:rsidR="00910391" w:rsidRDefault="00910391" w:rsidP="00910391">
      <w:pPr>
        <w:rPr>
          <w:rFonts w:ascii="Times New Roman" w:eastAsia="Calibri" w:hAnsi="Times New Roman"/>
          <w:color w:val="000000" w:themeColor="text1"/>
          <w:sz w:val="24"/>
        </w:rPr>
      </w:pPr>
    </w:p>
    <w:p w14:paraId="3A5DCFEE"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ASA Context Mode</w:t>
      </w:r>
    </w:p>
    <w:p w14:paraId="3BFEBD4B"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lastRenderedPageBreak/>
        <w:t xml:space="preserve">     This command is specific to FTD deployments and won’t be available for configuration on ASA platforms.</w:t>
      </w:r>
    </w:p>
    <w:p w14:paraId="36B0CC4D"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w:t>
      </w:r>
    </w:p>
    <w:p w14:paraId="379A6896"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FTD Deployment Mode</w:t>
      </w:r>
    </w:p>
    <w:p w14:paraId="39AB0853"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Routed mode in Standalone, Failover, Cluster and MI deployments.</w:t>
      </w:r>
    </w:p>
    <w:p w14:paraId="716B3D14" w14:textId="77777777" w:rsidR="00910391" w:rsidRDefault="00910391" w:rsidP="00910391">
      <w:pPr>
        <w:rPr>
          <w:rFonts w:ascii="Times New Roman" w:eastAsia="Calibri" w:hAnsi="Times New Roman"/>
          <w:color w:val="000000" w:themeColor="text1"/>
          <w:sz w:val="24"/>
        </w:rPr>
      </w:pPr>
    </w:p>
    <w:p w14:paraId="3A131BCE"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Usage Guidelines</w:t>
      </w:r>
    </w:p>
    <w:p w14:paraId="0A1E8B46"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To configure service provider (FTD) trustpoint for an application group:</w:t>
      </w:r>
    </w:p>
    <w:p w14:paraId="50D1C350" w14:textId="77777777" w:rsidR="00910391" w:rsidRDefault="00910391" w:rsidP="00390ACC">
      <w:pPr>
        <w:pStyle w:val="Code"/>
      </w:pPr>
      <w:r w:rsidRPr="36617559">
        <w:rPr>
          <w:rFonts w:eastAsia="Calibri"/>
        </w:rPr>
        <w:t xml:space="preserve">                zero-trust</w:t>
      </w:r>
    </w:p>
    <w:p w14:paraId="1A3EA776" w14:textId="77777777" w:rsidR="00910391" w:rsidRDefault="00910391" w:rsidP="00390ACC">
      <w:pPr>
        <w:pStyle w:val="Code"/>
      </w:pPr>
      <w:r w:rsidRPr="36617559">
        <w:rPr>
          <w:rFonts w:eastAsia="Calibri"/>
        </w:rPr>
        <w:t xml:space="preserve">                    enable</w:t>
      </w:r>
    </w:p>
    <w:p w14:paraId="70AB13B6" w14:textId="77777777" w:rsidR="00910391" w:rsidRDefault="00910391" w:rsidP="00390ACC">
      <w:pPr>
        <w:pStyle w:val="Code"/>
        <w:rPr>
          <w:rFonts w:eastAsia="Calibri"/>
        </w:rPr>
      </w:pPr>
      <w:r w:rsidRPr="36617559">
        <w:rPr>
          <w:rFonts w:eastAsia="Calibri"/>
        </w:rPr>
        <w:t xml:space="preserve">                    </w:t>
      </w:r>
      <w:r w:rsidRPr="1964E619">
        <w:rPr>
          <w:rFonts w:eastAsia="Calibri"/>
        </w:rPr>
        <w:t>application</w:t>
      </w:r>
      <w:r w:rsidRPr="36617559">
        <w:rPr>
          <w:rFonts w:eastAsia="Calibri"/>
        </w:rPr>
        <w:t>-group &lt;app_group_name&gt;</w:t>
      </w:r>
    </w:p>
    <w:p w14:paraId="6E200FA5" w14:textId="77777777" w:rsidR="00910391" w:rsidRDefault="00910391" w:rsidP="00390ACC">
      <w:pPr>
        <w:pStyle w:val="Code"/>
      </w:pPr>
      <w:r w:rsidRPr="36617559">
        <w:rPr>
          <w:rFonts w:eastAsia="Calibri"/>
        </w:rPr>
        <w:t xml:space="preserve">                    </w:t>
      </w:r>
      <w:r w:rsidRPr="19A9DD08">
        <w:rPr>
          <w:rFonts w:eastAsia="Calibri"/>
        </w:rPr>
        <w:t xml:space="preserve">   </w:t>
      </w:r>
      <w:r w:rsidRPr="36617559">
        <w:rPr>
          <w:rFonts w:eastAsia="Calibri"/>
        </w:rPr>
        <w:t>trustpoint sp &lt;name&gt;</w:t>
      </w:r>
    </w:p>
    <w:p w14:paraId="5F0527BF" w14:textId="77777777" w:rsidR="00910391" w:rsidRDefault="00910391" w:rsidP="00910391">
      <w:pPr>
        <w:rPr>
          <w:rFonts w:ascii="Times New Roman" w:eastAsia="Calibri" w:hAnsi="Times New Roman"/>
          <w:color w:val="000000" w:themeColor="text1"/>
          <w:sz w:val="24"/>
        </w:rPr>
      </w:pPr>
    </w:p>
    <w:p w14:paraId="63D2BF7F"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Example</w:t>
      </w:r>
    </w:p>
    <w:p w14:paraId="270967AB" w14:textId="77777777" w:rsidR="00910391" w:rsidRDefault="00910391" w:rsidP="00390ACC">
      <w:pPr>
        <w:pStyle w:val="Code"/>
      </w:pPr>
      <w:r w:rsidRPr="36617559">
        <w:rPr>
          <w:rFonts w:eastAsia="Calibri"/>
        </w:rPr>
        <w:t xml:space="preserve">       (config)# zero-trust</w:t>
      </w:r>
    </w:p>
    <w:p w14:paraId="2EDAE09E" w14:textId="77777777" w:rsidR="00910391" w:rsidRDefault="00910391" w:rsidP="00390ACC">
      <w:pPr>
        <w:pStyle w:val="Code"/>
      </w:pPr>
      <w:r w:rsidRPr="36617559">
        <w:rPr>
          <w:rFonts w:eastAsia="Calibri"/>
        </w:rPr>
        <w:t xml:space="preserve">       (config-zero-trust)# enable</w:t>
      </w:r>
    </w:p>
    <w:p w14:paraId="1DE7CA8B" w14:textId="77777777" w:rsidR="00910391" w:rsidRDefault="00910391" w:rsidP="00390ACC">
      <w:pPr>
        <w:pStyle w:val="Code"/>
        <w:rPr>
          <w:rFonts w:eastAsia="Calibri"/>
        </w:rPr>
      </w:pPr>
      <w:r w:rsidRPr="36617559">
        <w:rPr>
          <w:rFonts w:eastAsia="Calibri"/>
        </w:rPr>
        <w:t xml:space="preserve">       (config-zero-trust)# application-group finance</w:t>
      </w:r>
    </w:p>
    <w:p w14:paraId="6051F25D" w14:textId="77777777" w:rsidR="00910391" w:rsidRDefault="00910391" w:rsidP="00390ACC">
      <w:pPr>
        <w:pStyle w:val="Code"/>
      </w:pPr>
      <w:r w:rsidRPr="36617559">
        <w:rPr>
          <w:rFonts w:eastAsia="Calibri"/>
        </w:rPr>
        <w:t xml:space="preserve">       (config-zero-trust-application-group)# trustpoint sp asa_saml_sp</w:t>
      </w:r>
    </w:p>
    <w:p w14:paraId="42CBB8A5" w14:textId="47A5B5F1" w:rsidR="00910391" w:rsidRDefault="00D07068" w:rsidP="00390ACC">
      <w:pPr>
        <w:pStyle w:val="Heading3"/>
        <w:rPr>
          <w:szCs w:val="32"/>
        </w:rPr>
      </w:pPr>
      <w:r>
        <w:rPr>
          <w:rFonts w:eastAsia="Calibri"/>
          <w:szCs w:val="32"/>
        </w:rPr>
        <w:t xml:space="preserve"> </w:t>
      </w:r>
      <w:bookmarkStart w:id="269" w:name="_Toc118293450"/>
      <w:bookmarkStart w:id="270" w:name="_Toc142917855"/>
      <w:r>
        <w:rPr>
          <w:rFonts w:eastAsia="Calibri"/>
          <w:szCs w:val="32"/>
        </w:rPr>
        <w:t>Co</w:t>
      </w:r>
      <w:r w:rsidR="00910391" w:rsidRPr="36617559">
        <w:rPr>
          <w:rFonts w:eastAsia="Calibri"/>
          <w:szCs w:val="32"/>
        </w:rPr>
        <w:t>nfigure signature for SAML authentication request for an application group</w:t>
      </w:r>
      <w:bookmarkEnd w:id="269"/>
      <w:bookmarkEnd w:id="270"/>
    </w:p>
    <w:p w14:paraId="1C776A22" w14:textId="77777777" w:rsidR="00910391" w:rsidRDefault="00910391" w:rsidP="00910391">
      <w:pPr>
        <w:rPr>
          <w:rFonts w:ascii="Times New Roman" w:hAnsi="Times New Roman"/>
          <w:color w:val="000000" w:themeColor="text1"/>
          <w:sz w:val="24"/>
        </w:rPr>
      </w:pPr>
      <w:r w:rsidRPr="36617559">
        <w:rPr>
          <w:rFonts w:ascii="Times New Roman" w:hAnsi="Times New Roman"/>
          <w:color w:val="000000" w:themeColor="text1"/>
          <w:sz w:val="24"/>
        </w:rPr>
        <w:t>A signature can be configured for SAML authentication if required using below CLI. It is optional and disabled by default.</w:t>
      </w:r>
    </w:p>
    <w:p w14:paraId="2C2F6C2D"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Syntax Description</w:t>
      </w:r>
    </w:p>
    <w:p w14:paraId="3255BB50"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w:t>
      </w:r>
      <w:r w:rsidRPr="36617559">
        <w:rPr>
          <w:rFonts w:ascii="Times New Roman" w:eastAsia="Calibri" w:hAnsi="Times New Roman"/>
          <w:b/>
          <w:bCs/>
          <w:color w:val="000000" w:themeColor="text1"/>
          <w:sz w:val="24"/>
        </w:rPr>
        <w:t>[no] signature &lt;name&gt;</w:t>
      </w:r>
      <w:r>
        <w:tab/>
      </w:r>
      <w:r>
        <w:tab/>
      </w:r>
      <w:r w:rsidRPr="36617559">
        <w:rPr>
          <w:rFonts w:ascii="Times New Roman" w:eastAsia="Calibri" w:hAnsi="Times New Roman"/>
          <w:color w:val="000000" w:themeColor="text1"/>
          <w:sz w:val="24"/>
        </w:rPr>
        <w:t>Enable/disable signature in SAML request for an application. By default, signature is disabled.</w:t>
      </w:r>
    </w:p>
    <w:p w14:paraId="1DFFB20C" w14:textId="77777777" w:rsidR="00910391" w:rsidRDefault="00910391" w:rsidP="00390ACC">
      <w:pPr>
        <w:pStyle w:val="Code"/>
        <w:rPr>
          <w:rFonts w:eastAsia="Calibri"/>
        </w:rPr>
      </w:pPr>
      <w:r w:rsidRPr="36617559">
        <w:rPr>
          <w:rFonts w:eastAsia="Calibri"/>
        </w:rPr>
        <w:t xml:space="preserve">     signature ?</w:t>
      </w:r>
    </w:p>
    <w:p w14:paraId="755E42DC" w14:textId="77777777" w:rsidR="00910391" w:rsidRDefault="00910391" w:rsidP="00390ACC">
      <w:pPr>
        <w:pStyle w:val="Code"/>
        <w:rPr>
          <w:rFonts w:eastAsia="Calibri"/>
        </w:rPr>
      </w:pPr>
      <w:r w:rsidRPr="36617559">
        <w:rPr>
          <w:rFonts w:eastAsia="Calibri"/>
        </w:rPr>
        <w:t xml:space="preserve">     rsa-sha1</w:t>
      </w:r>
      <w:r>
        <w:tab/>
      </w:r>
      <w:r w:rsidRPr="36617559">
        <w:rPr>
          <w:rFonts w:eastAsia="Calibri"/>
        </w:rPr>
        <w:t>User rsa-sha1 for signing SAML authentication request</w:t>
      </w:r>
    </w:p>
    <w:p w14:paraId="3C37DD38" w14:textId="77777777" w:rsidR="00910391" w:rsidRDefault="00910391" w:rsidP="00390ACC">
      <w:pPr>
        <w:pStyle w:val="Code"/>
        <w:rPr>
          <w:rFonts w:eastAsia="Calibri"/>
        </w:rPr>
      </w:pPr>
      <w:r w:rsidRPr="36617559">
        <w:rPr>
          <w:rFonts w:eastAsia="Calibri"/>
        </w:rPr>
        <w:t xml:space="preserve">     rsa-sha256</w:t>
      </w:r>
      <w:r>
        <w:tab/>
      </w:r>
      <w:r w:rsidRPr="36617559">
        <w:rPr>
          <w:rFonts w:eastAsia="Calibri"/>
        </w:rPr>
        <w:t>User rsa-sha256 for signing SAML authentication request (default)</w:t>
      </w:r>
    </w:p>
    <w:p w14:paraId="462E8B61" w14:textId="77777777" w:rsidR="00910391" w:rsidRDefault="00910391" w:rsidP="00390ACC">
      <w:pPr>
        <w:pStyle w:val="Code"/>
        <w:rPr>
          <w:rFonts w:eastAsia="Calibri"/>
        </w:rPr>
      </w:pPr>
      <w:r w:rsidRPr="36617559">
        <w:rPr>
          <w:rFonts w:eastAsia="Calibri"/>
        </w:rPr>
        <w:t xml:space="preserve">     rsa-sha384</w:t>
      </w:r>
      <w:r>
        <w:tab/>
      </w:r>
      <w:r w:rsidRPr="36617559">
        <w:rPr>
          <w:rFonts w:eastAsia="Calibri"/>
        </w:rPr>
        <w:t>User rsa-sha384 for signing SAML authentication request</w:t>
      </w:r>
    </w:p>
    <w:p w14:paraId="02A5E082" w14:textId="77777777" w:rsidR="00910391" w:rsidRDefault="00910391" w:rsidP="00390ACC">
      <w:pPr>
        <w:pStyle w:val="Code"/>
        <w:rPr>
          <w:rFonts w:eastAsia="Calibri"/>
        </w:rPr>
      </w:pPr>
      <w:r w:rsidRPr="36617559">
        <w:rPr>
          <w:rFonts w:eastAsia="Calibri"/>
        </w:rPr>
        <w:t xml:space="preserve">     rsa-sha512</w:t>
      </w:r>
      <w:r>
        <w:tab/>
      </w:r>
      <w:r w:rsidRPr="36617559">
        <w:rPr>
          <w:rFonts w:eastAsia="Calibri"/>
        </w:rPr>
        <w:t>User rsa-sha512 for signing SAML authentication request</w:t>
      </w:r>
    </w:p>
    <w:p w14:paraId="30A28DA8" w14:textId="77777777" w:rsidR="00910391" w:rsidRDefault="00910391" w:rsidP="00910391">
      <w:pPr>
        <w:rPr>
          <w:rFonts w:ascii="Times New Roman" w:eastAsia="Calibri" w:hAnsi="Times New Roman"/>
          <w:color w:val="000000" w:themeColor="text1"/>
          <w:sz w:val="24"/>
        </w:rPr>
      </w:pPr>
    </w:p>
    <w:p w14:paraId="672122E0"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Command Default</w:t>
      </w:r>
    </w:p>
    <w:p w14:paraId="7D43C8BB"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None.</w:t>
      </w:r>
    </w:p>
    <w:p w14:paraId="2C78BA93" w14:textId="77777777" w:rsidR="00910391" w:rsidRDefault="00910391" w:rsidP="00910391">
      <w:pPr>
        <w:rPr>
          <w:rFonts w:ascii="Times New Roman" w:eastAsia="Calibri" w:hAnsi="Times New Roman"/>
          <w:color w:val="000000" w:themeColor="text1"/>
          <w:sz w:val="24"/>
        </w:rPr>
      </w:pPr>
    </w:p>
    <w:p w14:paraId="2E9A70FF"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ASA Context Mode</w:t>
      </w:r>
    </w:p>
    <w:p w14:paraId="75EDA712" w14:textId="77777777" w:rsidR="00910391" w:rsidRDefault="00910391" w:rsidP="00910391">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This command is specific to FTD deployments and won’t be available for configuration on ASA platforms.</w:t>
      </w:r>
    </w:p>
    <w:p w14:paraId="392F65D6" w14:textId="77777777" w:rsidR="00910391" w:rsidRDefault="00910391" w:rsidP="00910391">
      <w:pPr>
        <w:rPr>
          <w:rFonts w:ascii="Times New Roman" w:eastAsia="Calibri" w:hAnsi="Times New Roman"/>
          <w:color w:val="000000" w:themeColor="text1"/>
          <w:sz w:val="24"/>
        </w:rPr>
      </w:pPr>
    </w:p>
    <w:p w14:paraId="6A6285CD"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FTD Deployment Mode</w:t>
      </w:r>
    </w:p>
    <w:p w14:paraId="60B3F91D"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t xml:space="preserve">     Routed mode in Standalone, Failover, Cluster and MI deployments.</w:t>
      </w:r>
    </w:p>
    <w:p w14:paraId="7368C019" w14:textId="77777777" w:rsidR="00910391" w:rsidRDefault="00910391" w:rsidP="00910391">
      <w:pPr>
        <w:rPr>
          <w:rFonts w:ascii="Times New Roman" w:eastAsia="Calibri" w:hAnsi="Times New Roman"/>
          <w:color w:val="000000" w:themeColor="text1"/>
          <w:sz w:val="24"/>
        </w:rPr>
      </w:pPr>
    </w:p>
    <w:p w14:paraId="149E74DF"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Usage Guidelines</w:t>
      </w:r>
    </w:p>
    <w:p w14:paraId="1DF6572C" w14:textId="77777777" w:rsidR="00910391" w:rsidRDefault="00910391" w:rsidP="00910391">
      <w:pPr>
        <w:rPr>
          <w:rFonts w:ascii="Times New Roman" w:hAnsi="Times New Roman"/>
          <w:sz w:val="24"/>
        </w:rPr>
      </w:pPr>
      <w:r w:rsidRPr="36617559">
        <w:rPr>
          <w:rFonts w:ascii="Times New Roman" w:eastAsia="Calibri" w:hAnsi="Times New Roman"/>
          <w:color w:val="000000" w:themeColor="text1"/>
          <w:sz w:val="24"/>
        </w:rPr>
        <w:lastRenderedPageBreak/>
        <w:t xml:space="preserve">       To configure signature for SAML auth request:</w:t>
      </w:r>
    </w:p>
    <w:p w14:paraId="0E7AE364" w14:textId="77777777" w:rsidR="00910391" w:rsidRDefault="00910391" w:rsidP="00390ACC">
      <w:pPr>
        <w:pStyle w:val="Code"/>
      </w:pPr>
      <w:r w:rsidRPr="36617559">
        <w:rPr>
          <w:rFonts w:eastAsia="Calibri"/>
        </w:rPr>
        <w:t xml:space="preserve">                zero-trust</w:t>
      </w:r>
    </w:p>
    <w:p w14:paraId="1B7233D8" w14:textId="77777777" w:rsidR="00910391" w:rsidRDefault="00910391" w:rsidP="00390ACC">
      <w:pPr>
        <w:pStyle w:val="Code"/>
      </w:pPr>
      <w:r w:rsidRPr="36617559">
        <w:rPr>
          <w:rFonts w:eastAsia="Calibri"/>
        </w:rPr>
        <w:t xml:space="preserve">                    enable</w:t>
      </w:r>
    </w:p>
    <w:p w14:paraId="073BA802" w14:textId="77777777" w:rsidR="00910391" w:rsidRDefault="00910391" w:rsidP="00390ACC">
      <w:pPr>
        <w:pStyle w:val="Code"/>
      </w:pPr>
      <w:r w:rsidRPr="36617559">
        <w:rPr>
          <w:rFonts w:eastAsia="Calibri"/>
        </w:rPr>
        <w:t xml:space="preserve">                    </w:t>
      </w:r>
      <w:r w:rsidRPr="5E743232">
        <w:rPr>
          <w:rFonts w:eastAsia="Calibri"/>
        </w:rPr>
        <w:t>application</w:t>
      </w:r>
      <w:r w:rsidRPr="36617559">
        <w:rPr>
          <w:rFonts w:eastAsia="Calibri"/>
        </w:rPr>
        <w:t>-group &lt;application name&gt;</w:t>
      </w:r>
    </w:p>
    <w:p w14:paraId="16A91398" w14:textId="77777777" w:rsidR="00910391" w:rsidRDefault="00910391" w:rsidP="00390ACC">
      <w:pPr>
        <w:pStyle w:val="Code"/>
      </w:pPr>
      <w:r w:rsidRPr="36617559">
        <w:rPr>
          <w:rFonts w:eastAsia="Calibri"/>
        </w:rPr>
        <w:t xml:space="preserve">                       signature rsa-sha256  </w:t>
      </w:r>
    </w:p>
    <w:p w14:paraId="6F6170E7" w14:textId="77777777" w:rsidR="00910391" w:rsidRDefault="00910391" w:rsidP="00910391">
      <w:pPr>
        <w:rPr>
          <w:rFonts w:ascii="Times New Roman" w:eastAsia="Calibri" w:hAnsi="Times New Roman"/>
          <w:color w:val="000000" w:themeColor="text1"/>
          <w:sz w:val="24"/>
        </w:rPr>
      </w:pPr>
    </w:p>
    <w:p w14:paraId="08354116" w14:textId="77777777" w:rsidR="00910391" w:rsidRDefault="00910391" w:rsidP="00910391">
      <w:pPr>
        <w:rPr>
          <w:rFonts w:ascii="Times New Roman" w:hAnsi="Times New Roman"/>
          <w:sz w:val="24"/>
        </w:rPr>
      </w:pPr>
      <w:r w:rsidRPr="36617559">
        <w:rPr>
          <w:rFonts w:ascii="Times New Roman" w:eastAsia="Calibri" w:hAnsi="Times New Roman"/>
          <w:b/>
          <w:bCs/>
          <w:color w:val="000000" w:themeColor="text1"/>
          <w:sz w:val="24"/>
        </w:rPr>
        <w:t>Example</w:t>
      </w:r>
    </w:p>
    <w:p w14:paraId="7E0EA382" w14:textId="77777777" w:rsidR="00910391" w:rsidRDefault="00910391" w:rsidP="00390ACC">
      <w:pPr>
        <w:pStyle w:val="Code"/>
      </w:pPr>
      <w:r w:rsidRPr="36617559">
        <w:rPr>
          <w:rFonts w:eastAsia="Calibri"/>
        </w:rPr>
        <w:t xml:space="preserve">       (config)# zero-trust</w:t>
      </w:r>
    </w:p>
    <w:p w14:paraId="12A3AD1D" w14:textId="77777777" w:rsidR="00910391" w:rsidRDefault="00910391" w:rsidP="00390ACC">
      <w:pPr>
        <w:pStyle w:val="Code"/>
      </w:pPr>
      <w:r w:rsidRPr="36617559">
        <w:rPr>
          <w:rFonts w:eastAsia="Calibri"/>
        </w:rPr>
        <w:t xml:space="preserve">       (config-zero-trust)# enable</w:t>
      </w:r>
    </w:p>
    <w:p w14:paraId="2C34E0D1" w14:textId="77777777" w:rsidR="00910391" w:rsidRDefault="00910391" w:rsidP="00390ACC">
      <w:pPr>
        <w:pStyle w:val="Code"/>
        <w:rPr>
          <w:rFonts w:eastAsia="Calibri"/>
        </w:rPr>
      </w:pPr>
      <w:r w:rsidRPr="36617559">
        <w:rPr>
          <w:rFonts w:eastAsia="Calibri"/>
        </w:rPr>
        <w:t xml:space="preserve">       (config-zero-trust)# application</w:t>
      </w:r>
      <w:r w:rsidRPr="097B2859">
        <w:rPr>
          <w:rFonts w:eastAsia="Calibri"/>
        </w:rPr>
        <w:t>-group</w:t>
      </w:r>
      <w:r w:rsidRPr="36617559">
        <w:rPr>
          <w:rFonts w:eastAsia="Calibri"/>
        </w:rPr>
        <w:t xml:space="preserve"> finance</w:t>
      </w:r>
    </w:p>
    <w:p w14:paraId="03A17D02" w14:textId="77777777" w:rsidR="00910391" w:rsidRDefault="00910391" w:rsidP="00390ACC">
      <w:pPr>
        <w:pStyle w:val="Code"/>
        <w:rPr>
          <w:rFonts w:eastAsia="Calibri"/>
        </w:rPr>
      </w:pPr>
      <w:r w:rsidRPr="36617559">
        <w:rPr>
          <w:rFonts w:eastAsia="Calibri"/>
        </w:rPr>
        <w:t xml:space="preserve">       (config-zero-trust-application-group)# signature rsa-sha512</w:t>
      </w:r>
    </w:p>
    <w:p w14:paraId="0F0C5857" w14:textId="77777777" w:rsidR="001F15E9" w:rsidRPr="00E771D6" w:rsidRDefault="001F15E9" w:rsidP="00390ACC">
      <w:pPr>
        <w:pStyle w:val="Code"/>
        <w:rPr>
          <w:lang w:val="en-IN"/>
        </w:rPr>
      </w:pPr>
    </w:p>
    <w:p w14:paraId="2B7105AB" w14:textId="3749C6B8" w:rsidR="00E771D6" w:rsidRPr="00E771D6" w:rsidRDefault="00E771D6" w:rsidP="005D7591">
      <w:pPr>
        <w:pStyle w:val="Heading2"/>
        <w:rPr>
          <w:lang w:val="en-IN" w:bidi="te-IN"/>
        </w:rPr>
      </w:pPr>
      <w:bookmarkStart w:id="271" w:name="_Toc118293451"/>
      <w:bookmarkStart w:id="272" w:name="_Toc142917856"/>
      <w:r w:rsidRPr="00E771D6">
        <w:rPr>
          <w:lang w:val="en-IN" w:bidi="te-IN"/>
        </w:rPr>
        <w:t>Configuring Applications</w:t>
      </w:r>
      <w:bookmarkEnd w:id="271"/>
      <w:bookmarkEnd w:id="272"/>
    </w:p>
    <w:p w14:paraId="29F335C2" w14:textId="77777777" w:rsidR="00E771D6" w:rsidRPr="00E771D6" w:rsidRDefault="00E771D6" w:rsidP="008C0F80">
      <w:pPr>
        <w:spacing w:after="120"/>
        <w:textAlignment w:val="baseline"/>
        <w:rPr>
          <w:lang w:val="en-IN" w:bidi="te-IN"/>
        </w:rPr>
      </w:pPr>
      <w:r w:rsidRPr="00E771D6">
        <w:rPr>
          <w:lang w:val="en-GB" w:bidi="te-IN"/>
        </w:rPr>
        <w:t>Applications that need zero trust protection and their corresponding configuration parameters such as certificates, ports, URLs, IdP, SP, etc can be configured as explained below.</w:t>
      </w:r>
      <w:r w:rsidRPr="00E771D6">
        <w:rPr>
          <w:lang w:val="en-IN" w:bidi="te-IN"/>
        </w:rPr>
        <w:t> </w:t>
      </w:r>
    </w:p>
    <w:p w14:paraId="726215A3" w14:textId="77777777" w:rsidR="00E771D6" w:rsidRPr="00E771D6" w:rsidRDefault="00E771D6" w:rsidP="005D7591">
      <w:pPr>
        <w:pStyle w:val="Heading3"/>
        <w:rPr>
          <w:lang w:val="en-IN" w:bidi="te-IN"/>
        </w:rPr>
      </w:pPr>
      <w:bookmarkStart w:id="273" w:name="_Toc118293452"/>
      <w:bookmarkStart w:id="274" w:name="_Toc142917857"/>
      <w:r w:rsidRPr="00E771D6">
        <w:rPr>
          <w:lang w:val="en-IN" w:bidi="te-IN"/>
        </w:rPr>
        <w:t>Configuring an application</w:t>
      </w:r>
      <w:bookmarkEnd w:id="273"/>
      <w:bookmarkEnd w:id="274"/>
      <w:r w:rsidRPr="00E771D6">
        <w:rPr>
          <w:lang w:val="en-IN" w:bidi="te-IN"/>
        </w:rPr>
        <w:t> </w:t>
      </w:r>
    </w:p>
    <w:p w14:paraId="37E4F6F7" w14:textId="51E4A5D9" w:rsidR="00E771D6" w:rsidRDefault="00E771D6" w:rsidP="008C0F80">
      <w:pPr>
        <w:spacing w:after="120"/>
        <w:textAlignment w:val="baseline"/>
        <w:rPr>
          <w:lang w:val="en-IN" w:bidi="te-IN"/>
        </w:rPr>
      </w:pPr>
      <w:r w:rsidRPr="00E771D6">
        <w:rPr>
          <w:lang w:val="en-GB" w:bidi="te-IN"/>
        </w:rPr>
        <w:t>A new application can be configured using the CLI described below.</w:t>
      </w:r>
    </w:p>
    <w:p w14:paraId="6E816D69" w14:textId="77777777" w:rsidR="008C0F80" w:rsidRPr="00E771D6" w:rsidRDefault="008C0F80" w:rsidP="008C0F80">
      <w:pPr>
        <w:spacing w:after="120"/>
        <w:textAlignment w:val="baseline"/>
        <w:rPr>
          <w:lang w:val="en-IN" w:bidi="te-IN"/>
        </w:rPr>
      </w:pPr>
    </w:p>
    <w:p w14:paraId="65E3392B" w14:textId="77777777" w:rsidR="00E771D6" w:rsidRPr="00E771D6" w:rsidRDefault="00E771D6" w:rsidP="008C0F80">
      <w:pPr>
        <w:spacing w:after="120"/>
        <w:textAlignment w:val="baseline"/>
        <w:rPr>
          <w:lang w:val="en-IN" w:bidi="te-IN"/>
        </w:rPr>
      </w:pPr>
      <w:r w:rsidRPr="00E771D6">
        <w:rPr>
          <w:b/>
          <w:bCs/>
          <w:lang w:val="en-GB" w:bidi="te-IN"/>
        </w:rPr>
        <w:t>Syntax Description</w:t>
      </w:r>
      <w:r w:rsidRPr="00E771D6">
        <w:rPr>
          <w:lang w:val="en-IN" w:bidi="te-IN"/>
        </w:rPr>
        <w:t> </w:t>
      </w:r>
    </w:p>
    <w:p w14:paraId="591525D9" w14:textId="77777777" w:rsidR="00E771D6" w:rsidRPr="00E771D6" w:rsidRDefault="00E771D6" w:rsidP="008C0F80">
      <w:pPr>
        <w:spacing w:after="120"/>
        <w:textAlignment w:val="baseline"/>
        <w:rPr>
          <w:lang w:val="en-IN" w:bidi="te-IN"/>
        </w:rPr>
      </w:pPr>
      <w:r w:rsidRPr="00E771D6">
        <w:rPr>
          <w:lang w:val="en-GB" w:bidi="te-IN"/>
        </w:rPr>
        <w:t xml:space="preserve">      </w:t>
      </w:r>
      <w:r w:rsidRPr="00E771D6">
        <w:rPr>
          <w:b/>
          <w:bCs/>
          <w:lang w:val="en-GB" w:bidi="te-IN"/>
        </w:rPr>
        <w:t>[no] application &lt;app_name&gt;</w:t>
      </w:r>
      <w:r w:rsidRPr="00E771D6">
        <w:rPr>
          <w:lang w:val="en-GB" w:bidi="te-IN"/>
        </w:rPr>
        <w:t xml:space="preserve"> Configure applications which require zero-trust protection</w:t>
      </w:r>
      <w:r w:rsidRPr="00E771D6">
        <w:rPr>
          <w:lang w:val="en-IN" w:bidi="te-IN"/>
        </w:rPr>
        <w:t> </w:t>
      </w:r>
    </w:p>
    <w:p w14:paraId="1B59E002" w14:textId="77777777" w:rsidR="00E771D6" w:rsidRPr="00E771D6" w:rsidRDefault="00E771D6" w:rsidP="00390ACC">
      <w:pPr>
        <w:pStyle w:val="Code"/>
        <w:rPr>
          <w:lang w:val="en-IN"/>
        </w:rPr>
      </w:pPr>
      <w:r w:rsidRPr="00E771D6">
        <w:t>      application ?</w:t>
      </w:r>
      <w:r w:rsidRPr="00E771D6">
        <w:rPr>
          <w:lang w:val="en-IN"/>
        </w:rPr>
        <w:t> </w:t>
      </w:r>
    </w:p>
    <w:p w14:paraId="61F36EF6" w14:textId="77777777" w:rsidR="00E771D6" w:rsidRPr="00E771D6" w:rsidRDefault="00E771D6" w:rsidP="00390ACC">
      <w:pPr>
        <w:pStyle w:val="Code"/>
        <w:rPr>
          <w:lang w:val="en-IN"/>
        </w:rPr>
      </w:pPr>
      <w:r w:rsidRPr="00E771D6">
        <w:t>      WORD &lt; 256 char</w:t>
      </w:r>
      <w:r w:rsidRPr="00E771D6">
        <w:rPr>
          <w:lang w:val="en-IN"/>
        </w:rPr>
        <w:t xml:space="preserve"> </w:t>
      </w:r>
      <w:r w:rsidRPr="00E771D6">
        <w:t>Name of application that required zero-trust protection</w:t>
      </w:r>
      <w:r w:rsidRPr="00E771D6">
        <w:rPr>
          <w:lang w:val="en-IN"/>
        </w:rPr>
        <w:t> </w:t>
      </w:r>
    </w:p>
    <w:p w14:paraId="52F4C316" w14:textId="77777777" w:rsidR="00E771D6" w:rsidRPr="00E771D6" w:rsidRDefault="00E771D6" w:rsidP="008C0F80">
      <w:pPr>
        <w:spacing w:after="120"/>
        <w:textAlignment w:val="baseline"/>
        <w:rPr>
          <w:lang w:val="en-IN" w:bidi="te-IN"/>
        </w:rPr>
      </w:pPr>
      <w:r w:rsidRPr="00E771D6">
        <w:rPr>
          <w:lang w:val="en-IN" w:bidi="te-IN"/>
        </w:rPr>
        <w:t> </w:t>
      </w:r>
    </w:p>
    <w:p w14:paraId="12ECF62A" w14:textId="77777777" w:rsidR="00E771D6" w:rsidRPr="00E771D6" w:rsidRDefault="00E771D6" w:rsidP="008C0F80">
      <w:pPr>
        <w:spacing w:after="120"/>
        <w:textAlignment w:val="baseline"/>
        <w:rPr>
          <w:lang w:val="en-IN" w:bidi="te-IN"/>
        </w:rPr>
      </w:pPr>
      <w:r w:rsidRPr="00E771D6">
        <w:rPr>
          <w:b/>
          <w:bCs/>
          <w:lang w:val="en-GB" w:bidi="te-IN"/>
        </w:rPr>
        <w:t>Command Default</w:t>
      </w:r>
      <w:r w:rsidRPr="00E771D6">
        <w:rPr>
          <w:lang w:val="en-IN" w:bidi="te-IN"/>
        </w:rPr>
        <w:t> </w:t>
      </w:r>
    </w:p>
    <w:p w14:paraId="27AC7490" w14:textId="77777777" w:rsidR="00E771D6" w:rsidRPr="00E771D6" w:rsidRDefault="00E771D6" w:rsidP="008C0F80">
      <w:pPr>
        <w:spacing w:after="120"/>
        <w:textAlignment w:val="baseline"/>
        <w:rPr>
          <w:lang w:val="en-IN" w:bidi="te-IN"/>
        </w:rPr>
      </w:pPr>
      <w:r w:rsidRPr="00E771D6">
        <w:rPr>
          <w:lang w:val="en-GB" w:bidi="te-IN"/>
        </w:rPr>
        <w:t>      None.</w:t>
      </w:r>
      <w:r w:rsidRPr="00E771D6">
        <w:rPr>
          <w:lang w:val="en-IN" w:bidi="te-IN"/>
        </w:rPr>
        <w:t> </w:t>
      </w:r>
    </w:p>
    <w:p w14:paraId="1E0080D8" w14:textId="77777777" w:rsidR="00E771D6" w:rsidRPr="00E771D6" w:rsidRDefault="00E771D6" w:rsidP="008C0F80">
      <w:pPr>
        <w:spacing w:after="120"/>
        <w:textAlignment w:val="baseline"/>
        <w:rPr>
          <w:lang w:val="en-IN" w:bidi="te-IN"/>
        </w:rPr>
      </w:pPr>
      <w:r w:rsidRPr="00E771D6">
        <w:rPr>
          <w:lang w:val="en-IN" w:bidi="te-IN"/>
        </w:rPr>
        <w:t> </w:t>
      </w:r>
    </w:p>
    <w:p w14:paraId="145BB1B8" w14:textId="77777777" w:rsidR="00E771D6" w:rsidRPr="00E771D6" w:rsidRDefault="00E771D6" w:rsidP="008C0F80">
      <w:pPr>
        <w:spacing w:after="120"/>
        <w:textAlignment w:val="baseline"/>
        <w:rPr>
          <w:lang w:val="en-IN" w:bidi="te-IN"/>
        </w:rPr>
      </w:pPr>
      <w:r w:rsidRPr="00E771D6">
        <w:rPr>
          <w:b/>
          <w:bCs/>
          <w:lang w:val="en-GB" w:bidi="te-IN"/>
        </w:rPr>
        <w:t>ASA Context Mode</w:t>
      </w:r>
      <w:r w:rsidRPr="00E771D6">
        <w:rPr>
          <w:lang w:val="en-IN" w:bidi="te-IN"/>
        </w:rPr>
        <w:t> </w:t>
      </w:r>
    </w:p>
    <w:p w14:paraId="1CBD8BC1" w14:textId="77777777" w:rsidR="00E771D6" w:rsidRPr="00E771D6" w:rsidRDefault="00E771D6" w:rsidP="008C0F80">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2EA72F86" w14:textId="77777777" w:rsidR="00E771D6" w:rsidRPr="00E771D6" w:rsidRDefault="00E771D6" w:rsidP="008C0F80">
      <w:pPr>
        <w:spacing w:after="120"/>
        <w:textAlignment w:val="baseline"/>
        <w:rPr>
          <w:lang w:val="en-IN" w:bidi="te-IN"/>
        </w:rPr>
      </w:pPr>
      <w:r w:rsidRPr="00E771D6">
        <w:rPr>
          <w:lang w:val="en-IN" w:bidi="te-IN"/>
        </w:rPr>
        <w:t> </w:t>
      </w:r>
    </w:p>
    <w:p w14:paraId="5ED6FB4C" w14:textId="77777777" w:rsidR="00E771D6" w:rsidRPr="00E771D6" w:rsidRDefault="00E771D6" w:rsidP="008C0F80">
      <w:pPr>
        <w:spacing w:after="120"/>
        <w:textAlignment w:val="baseline"/>
        <w:rPr>
          <w:lang w:val="en-IN" w:bidi="te-IN"/>
        </w:rPr>
      </w:pPr>
      <w:r w:rsidRPr="00E771D6">
        <w:rPr>
          <w:b/>
          <w:bCs/>
          <w:lang w:val="en-GB" w:bidi="te-IN"/>
        </w:rPr>
        <w:t>FTD Deployment Mode</w:t>
      </w:r>
      <w:r w:rsidRPr="00E771D6">
        <w:rPr>
          <w:lang w:val="en-IN" w:bidi="te-IN"/>
        </w:rPr>
        <w:t> </w:t>
      </w:r>
    </w:p>
    <w:p w14:paraId="787387B8" w14:textId="77777777" w:rsidR="00E771D6" w:rsidRPr="00E771D6" w:rsidRDefault="00E771D6" w:rsidP="008C0F80">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032A9A61" w14:textId="77777777" w:rsidR="00E771D6" w:rsidRPr="00E771D6" w:rsidRDefault="00E771D6" w:rsidP="008C0F80">
      <w:pPr>
        <w:spacing w:after="120"/>
        <w:textAlignment w:val="baseline"/>
        <w:rPr>
          <w:lang w:val="en-IN" w:bidi="te-IN"/>
        </w:rPr>
      </w:pPr>
      <w:r w:rsidRPr="00E771D6">
        <w:rPr>
          <w:lang w:val="en-IN" w:bidi="te-IN"/>
        </w:rPr>
        <w:t> </w:t>
      </w:r>
    </w:p>
    <w:p w14:paraId="14712A85" w14:textId="77777777" w:rsidR="00E771D6" w:rsidRPr="00E771D6" w:rsidRDefault="00E771D6" w:rsidP="008C0F80">
      <w:pPr>
        <w:spacing w:after="120"/>
        <w:textAlignment w:val="baseline"/>
        <w:rPr>
          <w:lang w:val="en-IN" w:bidi="te-IN"/>
        </w:rPr>
      </w:pPr>
      <w:r w:rsidRPr="00E771D6">
        <w:rPr>
          <w:b/>
          <w:bCs/>
          <w:lang w:val="en-GB" w:bidi="te-IN"/>
        </w:rPr>
        <w:t>Usage Guidelines</w:t>
      </w:r>
      <w:r w:rsidRPr="00E771D6">
        <w:rPr>
          <w:lang w:val="en-IN" w:bidi="te-IN"/>
        </w:rPr>
        <w:t> </w:t>
      </w:r>
    </w:p>
    <w:p w14:paraId="5478FB65" w14:textId="77777777" w:rsidR="00E771D6" w:rsidRPr="00E771D6" w:rsidRDefault="00E771D6" w:rsidP="008C0F80">
      <w:pPr>
        <w:spacing w:after="120"/>
        <w:textAlignment w:val="baseline"/>
        <w:rPr>
          <w:lang w:val="en-IN" w:bidi="te-IN"/>
        </w:rPr>
      </w:pPr>
      <w:r w:rsidRPr="00E771D6">
        <w:rPr>
          <w:lang w:val="en-GB" w:bidi="te-IN"/>
        </w:rPr>
        <w:t>       To configure an application with zero-trust protection</w:t>
      </w:r>
      <w:r w:rsidRPr="00E771D6">
        <w:rPr>
          <w:lang w:val="en-IN" w:bidi="te-IN"/>
        </w:rPr>
        <w:t> </w:t>
      </w:r>
    </w:p>
    <w:p w14:paraId="405142AF" w14:textId="643F2A44" w:rsidR="00E771D6" w:rsidRPr="00E771D6" w:rsidRDefault="00E771D6" w:rsidP="00390ACC">
      <w:pPr>
        <w:pStyle w:val="Code"/>
        <w:rPr>
          <w:lang w:val="en-IN"/>
        </w:rPr>
      </w:pPr>
      <w:r w:rsidRPr="00E771D6">
        <w:t>               zero-trust</w:t>
      </w:r>
      <w:r w:rsidRPr="00E771D6">
        <w:rPr>
          <w:lang w:val="en-IN"/>
        </w:rPr>
        <w:t> </w:t>
      </w:r>
    </w:p>
    <w:p w14:paraId="08780A1F" w14:textId="77777777" w:rsidR="00E771D6" w:rsidRPr="00E771D6" w:rsidRDefault="00E771D6" w:rsidP="00390ACC">
      <w:pPr>
        <w:pStyle w:val="Code"/>
        <w:rPr>
          <w:lang w:val="en-IN"/>
        </w:rPr>
      </w:pPr>
      <w:r w:rsidRPr="00E771D6">
        <w:t>                    enable</w:t>
      </w:r>
      <w:r w:rsidRPr="00E771D6">
        <w:rPr>
          <w:lang w:val="en-IN"/>
        </w:rPr>
        <w:t> </w:t>
      </w:r>
    </w:p>
    <w:p w14:paraId="0028F2E0" w14:textId="77777777" w:rsidR="00E771D6" w:rsidRPr="00E771D6" w:rsidRDefault="00E771D6" w:rsidP="00390ACC">
      <w:pPr>
        <w:pStyle w:val="Code"/>
        <w:rPr>
          <w:lang w:val="en-IN"/>
        </w:rPr>
      </w:pPr>
      <w:r w:rsidRPr="00E771D6">
        <w:t>                application &lt;app_name&gt;</w:t>
      </w:r>
      <w:r w:rsidRPr="00E771D6">
        <w:rPr>
          <w:lang w:val="en-IN"/>
        </w:rPr>
        <w:t> </w:t>
      </w:r>
    </w:p>
    <w:p w14:paraId="3DFA23E9" w14:textId="77777777" w:rsidR="00E771D6" w:rsidRPr="00E771D6" w:rsidRDefault="00E771D6" w:rsidP="008C0F80">
      <w:pPr>
        <w:spacing w:after="120"/>
        <w:textAlignment w:val="baseline"/>
        <w:rPr>
          <w:lang w:val="en-IN" w:bidi="te-IN"/>
        </w:rPr>
      </w:pPr>
      <w:r w:rsidRPr="00E771D6">
        <w:rPr>
          <w:lang w:val="en-IN" w:bidi="te-IN"/>
        </w:rPr>
        <w:lastRenderedPageBreak/>
        <w:t> </w:t>
      </w:r>
    </w:p>
    <w:p w14:paraId="404085C0" w14:textId="77777777" w:rsidR="00E771D6" w:rsidRPr="00E771D6" w:rsidRDefault="00E771D6" w:rsidP="008C0F80">
      <w:pPr>
        <w:spacing w:after="120"/>
        <w:textAlignment w:val="baseline"/>
        <w:rPr>
          <w:lang w:val="en-IN" w:bidi="te-IN"/>
        </w:rPr>
      </w:pPr>
      <w:r w:rsidRPr="00E771D6">
        <w:rPr>
          <w:b/>
          <w:bCs/>
          <w:lang w:val="en-GB" w:bidi="te-IN"/>
        </w:rPr>
        <w:t>Example</w:t>
      </w:r>
      <w:r w:rsidRPr="00E771D6">
        <w:rPr>
          <w:lang w:val="en-IN" w:bidi="te-IN"/>
        </w:rPr>
        <w:t> </w:t>
      </w:r>
    </w:p>
    <w:p w14:paraId="0657F264" w14:textId="77777777" w:rsidR="00E771D6" w:rsidRPr="00E771D6" w:rsidRDefault="00E771D6" w:rsidP="00390ACC">
      <w:pPr>
        <w:pStyle w:val="Code"/>
        <w:rPr>
          <w:lang w:val="en-IN"/>
        </w:rPr>
      </w:pPr>
      <w:r w:rsidRPr="00E771D6">
        <w:t>       (config)# zero-trust</w:t>
      </w:r>
      <w:r w:rsidRPr="00E771D6">
        <w:rPr>
          <w:lang w:val="en-IN"/>
        </w:rPr>
        <w:t> </w:t>
      </w:r>
    </w:p>
    <w:p w14:paraId="76FA9F6C" w14:textId="77777777" w:rsidR="00E771D6" w:rsidRPr="00E771D6" w:rsidRDefault="00E771D6" w:rsidP="00390ACC">
      <w:pPr>
        <w:pStyle w:val="Code"/>
        <w:rPr>
          <w:lang w:val="en-IN"/>
        </w:rPr>
      </w:pPr>
      <w:r w:rsidRPr="00E771D6">
        <w:t>       (config-zero-trust)# enable</w:t>
      </w:r>
      <w:r w:rsidRPr="00E771D6">
        <w:rPr>
          <w:lang w:val="en-IN"/>
        </w:rPr>
        <w:t> </w:t>
      </w:r>
    </w:p>
    <w:p w14:paraId="07C2DBD0" w14:textId="77777777" w:rsidR="00E771D6" w:rsidRPr="00E771D6" w:rsidRDefault="00E771D6" w:rsidP="00390ACC">
      <w:pPr>
        <w:pStyle w:val="Code"/>
        <w:rPr>
          <w:lang w:val="en-IN"/>
        </w:rPr>
      </w:pPr>
      <w:r w:rsidRPr="00E771D6">
        <w:t>       (config-zero-trust)# application wiki.acme.com</w:t>
      </w:r>
      <w:r w:rsidRPr="00E771D6">
        <w:rPr>
          <w:lang w:val="en-IN"/>
        </w:rPr>
        <w:t> </w:t>
      </w:r>
    </w:p>
    <w:p w14:paraId="59776B7D" w14:textId="51DDE409" w:rsidR="00E771D6" w:rsidRDefault="00E771D6" w:rsidP="002232DB">
      <w:pPr>
        <w:pStyle w:val="Code"/>
        <w:rPr>
          <w:lang w:val="en-IN"/>
        </w:rPr>
      </w:pPr>
      <w:r w:rsidRPr="00E771D6">
        <w:t>       (config-zero-trust-application)#</w:t>
      </w:r>
      <w:r w:rsidRPr="00E771D6">
        <w:rPr>
          <w:lang w:val="en-IN"/>
        </w:rPr>
        <w:t> </w:t>
      </w:r>
    </w:p>
    <w:p w14:paraId="48820370" w14:textId="12370DAE" w:rsidR="00805D37" w:rsidRDefault="00805D37" w:rsidP="002232DB">
      <w:pPr>
        <w:pStyle w:val="Code"/>
        <w:rPr>
          <w:lang w:val="en-IN"/>
        </w:rPr>
      </w:pPr>
    </w:p>
    <w:p w14:paraId="24C0B2F2" w14:textId="77777777" w:rsidR="00805D37" w:rsidRPr="00805D37" w:rsidRDefault="00805D37" w:rsidP="00390ACC">
      <w:pPr>
        <w:pStyle w:val="Heading3"/>
        <w:rPr>
          <w:rFonts w:eastAsia="Calibri"/>
          <w:szCs w:val="32"/>
        </w:rPr>
      </w:pPr>
      <w:bookmarkStart w:id="275" w:name="_Toc118293453"/>
      <w:bookmarkStart w:id="276" w:name="_Toc142917858"/>
      <w:r w:rsidRPr="00805D37">
        <w:rPr>
          <w:rFonts w:eastAsia="Calibri"/>
          <w:szCs w:val="32"/>
        </w:rPr>
        <w:t>Adding application to application group</w:t>
      </w:r>
      <w:bookmarkEnd w:id="275"/>
      <w:bookmarkEnd w:id="276"/>
    </w:p>
    <w:p w14:paraId="0F9DA1D8" w14:textId="56FB0111" w:rsidR="00805D37" w:rsidRDefault="00805D37" w:rsidP="00805D37">
      <w:pPr>
        <w:rPr>
          <w:rFonts w:ascii="Times New Roman" w:eastAsia="Calibri" w:hAnsi="Times New Roman"/>
          <w:color w:val="000000" w:themeColor="text1"/>
          <w:sz w:val="24"/>
        </w:rPr>
      </w:pPr>
      <w:r w:rsidRPr="1ED582C7">
        <w:rPr>
          <w:rFonts w:ascii="Times New Roman" w:eastAsia="Calibri" w:hAnsi="Times New Roman"/>
          <w:color w:val="000000" w:themeColor="text1"/>
          <w:sz w:val="24"/>
        </w:rPr>
        <w:t xml:space="preserve">By default, applications are not part </w:t>
      </w:r>
      <w:r w:rsidRPr="6D22D92B">
        <w:rPr>
          <w:rFonts w:ascii="Times New Roman" w:eastAsia="Calibri" w:hAnsi="Times New Roman"/>
          <w:color w:val="000000" w:themeColor="text1"/>
          <w:sz w:val="24"/>
        </w:rPr>
        <w:t xml:space="preserve">of any group. </w:t>
      </w:r>
      <w:r w:rsidRPr="10287060">
        <w:rPr>
          <w:rFonts w:ascii="Times New Roman" w:eastAsia="Calibri" w:hAnsi="Times New Roman"/>
          <w:color w:val="000000" w:themeColor="text1"/>
          <w:sz w:val="24"/>
        </w:rPr>
        <w:t xml:space="preserve">To leverage </w:t>
      </w:r>
      <w:r w:rsidRPr="3492C1DE">
        <w:rPr>
          <w:rFonts w:ascii="Times New Roman" w:eastAsia="Calibri" w:hAnsi="Times New Roman"/>
          <w:color w:val="000000" w:themeColor="text1"/>
          <w:sz w:val="24"/>
        </w:rPr>
        <w:t xml:space="preserve">the benefits of </w:t>
      </w:r>
      <w:r w:rsidRPr="274A69C1">
        <w:rPr>
          <w:rFonts w:ascii="Times New Roman" w:eastAsia="Calibri" w:hAnsi="Times New Roman"/>
          <w:color w:val="000000" w:themeColor="text1"/>
          <w:sz w:val="24"/>
        </w:rPr>
        <w:t>a</w:t>
      </w:r>
      <w:r w:rsidRPr="26322E4A">
        <w:rPr>
          <w:rFonts w:ascii="Times New Roman" w:eastAsia="Calibri" w:hAnsi="Times New Roman"/>
          <w:color w:val="000000" w:themeColor="text1"/>
          <w:sz w:val="24"/>
        </w:rPr>
        <w:t xml:space="preserve"> group, an application</w:t>
      </w:r>
      <w:r w:rsidRPr="36617559">
        <w:rPr>
          <w:rFonts w:ascii="Times New Roman" w:eastAsia="Calibri" w:hAnsi="Times New Roman"/>
          <w:color w:val="000000" w:themeColor="text1"/>
          <w:sz w:val="24"/>
        </w:rPr>
        <w:t xml:space="preserve"> can be linked to application group so that some of the parameters like certificates, idp will be inherited from the group. User need not configure these parameters separately for each of the application.</w:t>
      </w:r>
    </w:p>
    <w:p w14:paraId="2D568A3A" w14:textId="77777777" w:rsidR="00805D37" w:rsidRDefault="00805D37" w:rsidP="00805D37">
      <w:pPr>
        <w:rPr>
          <w:rFonts w:ascii="Times New Roman" w:hAnsi="Times New Roman"/>
          <w:sz w:val="24"/>
        </w:rPr>
      </w:pPr>
      <w:r w:rsidRPr="36617559">
        <w:rPr>
          <w:rFonts w:ascii="Times New Roman" w:eastAsia="Calibri" w:hAnsi="Times New Roman"/>
          <w:b/>
          <w:bCs/>
          <w:color w:val="000000" w:themeColor="text1"/>
          <w:sz w:val="24"/>
        </w:rPr>
        <w:t>Syntax Description</w:t>
      </w:r>
    </w:p>
    <w:p w14:paraId="6C0193BB" w14:textId="77777777" w:rsidR="00805D37" w:rsidRDefault="00805D37" w:rsidP="00805D37">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w:t>
      </w:r>
      <w:r w:rsidRPr="36617559">
        <w:rPr>
          <w:rFonts w:ascii="Times New Roman" w:eastAsia="Calibri" w:hAnsi="Times New Roman"/>
          <w:b/>
          <w:bCs/>
          <w:color w:val="000000" w:themeColor="text1"/>
          <w:sz w:val="24"/>
        </w:rPr>
        <w:t>enable</w:t>
      </w:r>
      <w:r w:rsidRPr="36617559">
        <w:rPr>
          <w:rFonts w:ascii="Times New Roman" w:eastAsia="Calibri" w:hAnsi="Times New Roman"/>
          <w:color w:val="000000" w:themeColor="text1"/>
          <w:sz w:val="24"/>
        </w:rPr>
        <w:t xml:space="preserve"> </w:t>
      </w:r>
      <w:r>
        <w:tab/>
      </w:r>
      <w:r>
        <w:tab/>
      </w:r>
      <w:r w:rsidRPr="36617559">
        <w:rPr>
          <w:rFonts w:ascii="Times New Roman" w:eastAsia="Calibri" w:hAnsi="Times New Roman"/>
          <w:color w:val="000000" w:themeColor="text1"/>
          <w:sz w:val="24"/>
        </w:rPr>
        <w:t>Enables application for zero-trust protection</w:t>
      </w:r>
    </w:p>
    <w:p w14:paraId="138D63C6" w14:textId="77777777" w:rsidR="00805D37" w:rsidRDefault="00805D37" w:rsidP="00390ACC">
      <w:pPr>
        <w:pStyle w:val="Code"/>
        <w:rPr>
          <w:rFonts w:eastAsia="Calibri"/>
        </w:rPr>
      </w:pPr>
      <w:r w:rsidRPr="36617559">
        <w:rPr>
          <w:rFonts w:eastAsia="Calibri"/>
        </w:rPr>
        <w:t xml:space="preserve">      enable ?</w:t>
      </w:r>
    </w:p>
    <w:p w14:paraId="323959B4" w14:textId="77777777" w:rsidR="00805D37" w:rsidRDefault="00805D37" w:rsidP="00390ACC">
      <w:pPr>
        <w:pStyle w:val="Code"/>
        <w:rPr>
          <w:rFonts w:eastAsia="Calibri"/>
        </w:rPr>
      </w:pPr>
      <w:r w:rsidRPr="36617559">
        <w:rPr>
          <w:rFonts w:eastAsia="Calibri"/>
        </w:rPr>
        <w:t xml:space="preserve">      &lt;cr&gt;</w:t>
      </w:r>
    </w:p>
    <w:p w14:paraId="5D331FC3" w14:textId="77777777" w:rsidR="00805D37" w:rsidRDefault="00805D37" w:rsidP="00805D37">
      <w:pPr>
        <w:rPr>
          <w:rFonts w:ascii="Times New Roman" w:eastAsia="Calibri" w:hAnsi="Times New Roman"/>
          <w:b/>
          <w:bCs/>
          <w:color w:val="000000" w:themeColor="text1"/>
          <w:sz w:val="24"/>
        </w:rPr>
      </w:pPr>
    </w:p>
    <w:p w14:paraId="0D565FB9" w14:textId="77777777" w:rsidR="00805D37" w:rsidRDefault="00805D37" w:rsidP="00805D37">
      <w:pPr>
        <w:rPr>
          <w:rFonts w:ascii="Times New Roman" w:hAnsi="Times New Roman"/>
          <w:sz w:val="24"/>
        </w:rPr>
      </w:pPr>
      <w:r w:rsidRPr="36617559">
        <w:rPr>
          <w:rFonts w:ascii="Times New Roman" w:eastAsia="Calibri" w:hAnsi="Times New Roman"/>
          <w:b/>
          <w:bCs/>
          <w:color w:val="000000" w:themeColor="text1"/>
          <w:sz w:val="24"/>
        </w:rPr>
        <w:t>Command Default</w:t>
      </w:r>
    </w:p>
    <w:p w14:paraId="45A2F48E" w14:textId="77777777" w:rsidR="00805D37" w:rsidRDefault="00805D37" w:rsidP="00805D37">
      <w:pPr>
        <w:rPr>
          <w:rFonts w:ascii="Times New Roman" w:hAnsi="Times New Roman"/>
          <w:sz w:val="24"/>
        </w:rPr>
      </w:pPr>
      <w:r w:rsidRPr="36617559">
        <w:rPr>
          <w:rFonts w:ascii="Times New Roman" w:eastAsia="Calibri" w:hAnsi="Times New Roman"/>
          <w:color w:val="000000" w:themeColor="text1"/>
          <w:sz w:val="24"/>
        </w:rPr>
        <w:t xml:space="preserve">      None.</w:t>
      </w:r>
    </w:p>
    <w:p w14:paraId="178CB5D8" w14:textId="77777777" w:rsidR="00805D37" w:rsidRDefault="00805D37" w:rsidP="00805D37">
      <w:pPr>
        <w:rPr>
          <w:rFonts w:ascii="Times New Roman" w:eastAsia="Calibri" w:hAnsi="Times New Roman"/>
          <w:b/>
          <w:bCs/>
          <w:color w:val="000000" w:themeColor="text1"/>
          <w:sz w:val="24"/>
        </w:rPr>
      </w:pPr>
    </w:p>
    <w:p w14:paraId="0C28D32C" w14:textId="77777777" w:rsidR="00805D37" w:rsidRDefault="00805D37" w:rsidP="00805D37">
      <w:pPr>
        <w:rPr>
          <w:rFonts w:ascii="Times New Roman" w:hAnsi="Times New Roman"/>
          <w:sz w:val="24"/>
        </w:rPr>
      </w:pPr>
      <w:r w:rsidRPr="36617559">
        <w:rPr>
          <w:rFonts w:ascii="Times New Roman" w:eastAsia="Calibri" w:hAnsi="Times New Roman"/>
          <w:b/>
          <w:bCs/>
          <w:color w:val="000000" w:themeColor="text1"/>
          <w:sz w:val="24"/>
        </w:rPr>
        <w:t>ASA Context Mode</w:t>
      </w:r>
    </w:p>
    <w:p w14:paraId="1539FF33" w14:textId="77777777" w:rsidR="00805D37" w:rsidRDefault="00805D37" w:rsidP="00805D37">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This command is specific to FTD deployments and won’t be available for configuration on ASA platforms.</w:t>
      </w:r>
    </w:p>
    <w:p w14:paraId="6D00148D" w14:textId="77777777" w:rsidR="00805D37" w:rsidRDefault="00805D37" w:rsidP="00805D37">
      <w:pPr>
        <w:rPr>
          <w:rFonts w:ascii="Times New Roman" w:eastAsia="Calibri" w:hAnsi="Times New Roman"/>
          <w:b/>
          <w:bCs/>
          <w:color w:val="000000" w:themeColor="text1"/>
          <w:sz w:val="24"/>
        </w:rPr>
      </w:pPr>
    </w:p>
    <w:p w14:paraId="37215AF0" w14:textId="77777777" w:rsidR="00805D37" w:rsidRDefault="00805D37" w:rsidP="00805D37">
      <w:pPr>
        <w:rPr>
          <w:rFonts w:ascii="Times New Roman" w:hAnsi="Times New Roman"/>
          <w:sz w:val="24"/>
        </w:rPr>
      </w:pPr>
      <w:r w:rsidRPr="36617559">
        <w:rPr>
          <w:rFonts w:ascii="Times New Roman" w:eastAsia="Calibri" w:hAnsi="Times New Roman"/>
          <w:b/>
          <w:bCs/>
          <w:color w:val="000000" w:themeColor="text1"/>
          <w:sz w:val="24"/>
        </w:rPr>
        <w:t>FTD Deployment Mode</w:t>
      </w:r>
    </w:p>
    <w:p w14:paraId="15AA6A74" w14:textId="77777777" w:rsidR="00805D37" w:rsidRDefault="00805D37" w:rsidP="00805D37">
      <w:pPr>
        <w:rPr>
          <w:rFonts w:ascii="Times New Roman" w:hAnsi="Times New Roman"/>
          <w:sz w:val="24"/>
        </w:rPr>
      </w:pPr>
      <w:r w:rsidRPr="36617559">
        <w:rPr>
          <w:rFonts w:ascii="Times New Roman" w:eastAsia="Calibri" w:hAnsi="Times New Roman"/>
          <w:color w:val="000000" w:themeColor="text1"/>
          <w:sz w:val="24"/>
        </w:rPr>
        <w:t xml:space="preserve">      Routed mode in Standalone, Failover, Cluster and MI deployments.</w:t>
      </w:r>
    </w:p>
    <w:p w14:paraId="45C29FA2" w14:textId="77777777" w:rsidR="00805D37" w:rsidRDefault="00805D37" w:rsidP="00805D37">
      <w:pPr>
        <w:rPr>
          <w:rFonts w:ascii="Times New Roman" w:eastAsia="Calibri" w:hAnsi="Times New Roman"/>
          <w:b/>
          <w:bCs/>
          <w:color w:val="000000" w:themeColor="text1"/>
          <w:sz w:val="24"/>
        </w:rPr>
      </w:pPr>
    </w:p>
    <w:p w14:paraId="5672EC3B" w14:textId="77777777" w:rsidR="00805D37" w:rsidRDefault="00805D37" w:rsidP="00805D37">
      <w:pPr>
        <w:rPr>
          <w:rFonts w:ascii="Times New Roman" w:hAnsi="Times New Roman"/>
          <w:sz w:val="24"/>
        </w:rPr>
      </w:pPr>
      <w:r w:rsidRPr="36617559">
        <w:rPr>
          <w:rFonts w:ascii="Times New Roman" w:eastAsia="Calibri" w:hAnsi="Times New Roman"/>
          <w:b/>
          <w:bCs/>
          <w:color w:val="000000" w:themeColor="text1"/>
          <w:sz w:val="24"/>
        </w:rPr>
        <w:t>Usage Guidelines</w:t>
      </w:r>
    </w:p>
    <w:p w14:paraId="11DD803C" w14:textId="77777777" w:rsidR="00805D37" w:rsidRDefault="00805D37" w:rsidP="00805D37">
      <w:pPr>
        <w:rPr>
          <w:rFonts w:ascii="Times New Roman" w:eastAsia="Calibri" w:hAnsi="Times New Roman"/>
          <w:color w:val="000000" w:themeColor="text1"/>
          <w:sz w:val="24"/>
        </w:rPr>
      </w:pPr>
      <w:r w:rsidRPr="36617559">
        <w:rPr>
          <w:rFonts w:ascii="Times New Roman" w:eastAsia="Calibri" w:hAnsi="Times New Roman"/>
          <w:color w:val="000000" w:themeColor="text1"/>
          <w:sz w:val="24"/>
        </w:rPr>
        <w:t xml:space="preserve">      To add application to previously configured application group</w:t>
      </w:r>
      <w:r w:rsidRPr="3CC2B1E9">
        <w:rPr>
          <w:rFonts w:ascii="Times New Roman" w:eastAsia="Calibri" w:hAnsi="Times New Roman"/>
          <w:color w:val="000000" w:themeColor="text1"/>
          <w:sz w:val="24"/>
        </w:rPr>
        <w:t>:</w:t>
      </w:r>
    </w:p>
    <w:p w14:paraId="798D2761" w14:textId="77777777" w:rsidR="00805D37" w:rsidRDefault="00805D37" w:rsidP="00390ACC">
      <w:pPr>
        <w:pStyle w:val="Code"/>
      </w:pPr>
      <w:r w:rsidRPr="36617559">
        <w:rPr>
          <w:rFonts w:eastAsia="Calibri"/>
        </w:rPr>
        <w:t xml:space="preserve">                zero-trust</w:t>
      </w:r>
    </w:p>
    <w:p w14:paraId="372CAD2C" w14:textId="77777777" w:rsidR="00805D37" w:rsidRDefault="00805D37" w:rsidP="00390ACC">
      <w:pPr>
        <w:pStyle w:val="Code"/>
      </w:pPr>
      <w:r w:rsidRPr="36617559">
        <w:rPr>
          <w:rFonts w:eastAsia="Calibri"/>
        </w:rPr>
        <w:t xml:space="preserve">                    enable</w:t>
      </w:r>
    </w:p>
    <w:p w14:paraId="47FC516B" w14:textId="77777777" w:rsidR="00805D37" w:rsidRDefault="00805D37" w:rsidP="00390ACC">
      <w:pPr>
        <w:pStyle w:val="Code"/>
      </w:pPr>
      <w:r w:rsidRPr="36617559">
        <w:rPr>
          <w:rFonts w:eastAsia="Calibri"/>
        </w:rPr>
        <w:t xml:space="preserve">                     application &lt;app_name&gt;</w:t>
      </w:r>
    </w:p>
    <w:p w14:paraId="35CC46F2" w14:textId="77777777" w:rsidR="00805D37" w:rsidRDefault="00805D37" w:rsidP="00390ACC">
      <w:pPr>
        <w:pStyle w:val="Code"/>
        <w:rPr>
          <w:rFonts w:eastAsia="Calibri"/>
        </w:rPr>
      </w:pPr>
      <w:r w:rsidRPr="36617559">
        <w:rPr>
          <w:rFonts w:eastAsia="Calibri"/>
        </w:rPr>
        <w:t xml:space="preserve">                        application-group &lt;app_group_name&gt;</w:t>
      </w:r>
    </w:p>
    <w:p w14:paraId="78CA79EB" w14:textId="77777777" w:rsidR="00805D37" w:rsidRDefault="00805D37" w:rsidP="00805D37">
      <w:pPr>
        <w:rPr>
          <w:rFonts w:ascii="Times New Roman" w:eastAsia="Calibri" w:hAnsi="Times New Roman"/>
          <w:color w:val="000000" w:themeColor="text1"/>
          <w:sz w:val="24"/>
        </w:rPr>
      </w:pPr>
    </w:p>
    <w:p w14:paraId="0AB41B91" w14:textId="77777777" w:rsidR="00805D37" w:rsidRDefault="00805D37" w:rsidP="00805D37">
      <w:pPr>
        <w:rPr>
          <w:rFonts w:ascii="Times New Roman" w:hAnsi="Times New Roman"/>
          <w:sz w:val="24"/>
        </w:rPr>
      </w:pPr>
      <w:r w:rsidRPr="36617559">
        <w:rPr>
          <w:rFonts w:ascii="Times New Roman" w:eastAsia="Calibri" w:hAnsi="Times New Roman"/>
          <w:b/>
          <w:bCs/>
          <w:color w:val="000000" w:themeColor="text1"/>
          <w:sz w:val="24"/>
        </w:rPr>
        <w:t>Example</w:t>
      </w:r>
    </w:p>
    <w:p w14:paraId="3A92526F" w14:textId="77777777" w:rsidR="00805D37" w:rsidRDefault="00805D37" w:rsidP="00390ACC">
      <w:pPr>
        <w:pStyle w:val="Code"/>
      </w:pPr>
      <w:r w:rsidRPr="36617559">
        <w:rPr>
          <w:rFonts w:eastAsia="Calibri"/>
        </w:rPr>
        <w:t xml:space="preserve">       (config)# zero-trust</w:t>
      </w:r>
    </w:p>
    <w:p w14:paraId="1A712E1D" w14:textId="77777777" w:rsidR="00805D37" w:rsidRDefault="00805D37" w:rsidP="00390ACC">
      <w:pPr>
        <w:pStyle w:val="Code"/>
      </w:pPr>
      <w:r w:rsidRPr="36617559">
        <w:rPr>
          <w:rFonts w:eastAsia="Calibri"/>
        </w:rPr>
        <w:t xml:space="preserve">       (config-zero-trust)# enable</w:t>
      </w:r>
    </w:p>
    <w:p w14:paraId="0302D473" w14:textId="77777777" w:rsidR="00805D37" w:rsidRDefault="00805D37" w:rsidP="00390ACC">
      <w:pPr>
        <w:pStyle w:val="Code"/>
      </w:pPr>
      <w:r w:rsidRPr="12890CF9">
        <w:rPr>
          <w:rFonts w:eastAsia="Calibri"/>
        </w:rPr>
        <w:t xml:space="preserve">       (config-zero-trust)# </w:t>
      </w:r>
      <w:r w:rsidRPr="1DF78E32">
        <w:rPr>
          <w:rFonts w:eastAsia="Calibri"/>
        </w:rPr>
        <w:t xml:space="preserve">application </w:t>
      </w:r>
      <w:r w:rsidRPr="61EE9ED4">
        <w:rPr>
          <w:rFonts w:eastAsia="Calibri"/>
        </w:rPr>
        <w:t>finance-</w:t>
      </w:r>
      <w:r w:rsidRPr="02939970">
        <w:rPr>
          <w:rFonts w:eastAsia="Calibri"/>
        </w:rPr>
        <w:t>audit-</w:t>
      </w:r>
      <w:r w:rsidRPr="61EE9ED4">
        <w:rPr>
          <w:rFonts w:eastAsia="Calibri"/>
        </w:rPr>
        <w:t>server</w:t>
      </w:r>
    </w:p>
    <w:p w14:paraId="1E9CDEF3" w14:textId="77777777" w:rsidR="00805D37" w:rsidRDefault="00805D37" w:rsidP="00390ACC">
      <w:pPr>
        <w:pStyle w:val="Code"/>
        <w:rPr>
          <w:rFonts w:eastAsia="Calibri"/>
        </w:rPr>
      </w:pPr>
      <w:r w:rsidRPr="36617559">
        <w:rPr>
          <w:rFonts w:eastAsia="Calibri"/>
        </w:rPr>
        <w:t xml:space="preserve">       (config-zero-trust-application)# application-group </w:t>
      </w:r>
      <w:r w:rsidRPr="3CC2B1E9">
        <w:rPr>
          <w:rFonts w:eastAsia="Calibri"/>
        </w:rPr>
        <w:t>finance</w:t>
      </w:r>
    </w:p>
    <w:p w14:paraId="0321D957" w14:textId="77777777" w:rsidR="00805D37" w:rsidRDefault="00805D37" w:rsidP="00390ACC">
      <w:pPr>
        <w:pStyle w:val="Code"/>
        <w:rPr>
          <w:rFonts w:eastAsia="Calibri"/>
        </w:rPr>
      </w:pPr>
      <w:r w:rsidRPr="36617559">
        <w:rPr>
          <w:rFonts w:eastAsia="Calibri"/>
        </w:rPr>
        <w:t xml:space="preserve">       (config-zero-trust-application)#</w:t>
      </w:r>
    </w:p>
    <w:p w14:paraId="65149710" w14:textId="77777777" w:rsidR="00805D37" w:rsidRPr="00E771D6" w:rsidRDefault="00805D37" w:rsidP="00390ACC">
      <w:pPr>
        <w:pStyle w:val="Code"/>
        <w:rPr>
          <w:lang w:val="en-IN"/>
        </w:rPr>
      </w:pPr>
    </w:p>
    <w:p w14:paraId="55638BB3" w14:textId="77777777" w:rsidR="00E771D6" w:rsidRPr="00E771D6" w:rsidRDefault="00E771D6" w:rsidP="005D7591">
      <w:pPr>
        <w:pStyle w:val="Heading3"/>
        <w:rPr>
          <w:lang w:val="en-IN" w:bidi="te-IN"/>
        </w:rPr>
      </w:pPr>
      <w:bookmarkStart w:id="277" w:name="_Toc118293454"/>
      <w:bookmarkStart w:id="278" w:name="_Toc142917859"/>
      <w:r w:rsidRPr="00E771D6">
        <w:rPr>
          <w:lang w:val="en-IN" w:bidi="te-IN"/>
        </w:rPr>
        <w:lastRenderedPageBreak/>
        <w:t>Enable zero-trust protection for the application</w:t>
      </w:r>
      <w:bookmarkEnd w:id="277"/>
      <w:bookmarkEnd w:id="278"/>
      <w:r w:rsidRPr="00E771D6">
        <w:rPr>
          <w:lang w:val="en-IN" w:bidi="te-IN"/>
        </w:rPr>
        <w:t> </w:t>
      </w:r>
    </w:p>
    <w:p w14:paraId="1D958AE7" w14:textId="0C465C3A" w:rsidR="00E771D6" w:rsidRDefault="00E771D6" w:rsidP="008C0F80">
      <w:pPr>
        <w:spacing w:after="120"/>
        <w:textAlignment w:val="baseline"/>
        <w:rPr>
          <w:lang w:val="en-IN" w:bidi="te-IN"/>
        </w:rPr>
      </w:pPr>
      <w:r w:rsidRPr="00E771D6">
        <w:rPr>
          <w:lang w:val="en-GB" w:bidi="te-IN"/>
        </w:rPr>
        <w:t>Enabling an application requires all mandatory configuration to be in place. If an application is enabled without mandatory configuration in place, an error will be displayed indicating the missing mandatory configuration and the application will not be enabled.</w:t>
      </w:r>
      <w:r w:rsidRPr="00E771D6">
        <w:rPr>
          <w:lang w:val="en-IN" w:bidi="te-IN"/>
        </w:rPr>
        <w:t> </w:t>
      </w:r>
    </w:p>
    <w:p w14:paraId="49825D17" w14:textId="77777777" w:rsidR="00457222" w:rsidRPr="00E771D6" w:rsidRDefault="00457222" w:rsidP="008C0F80">
      <w:pPr>
        <w:spacing w:after="120"/>
        <w:textAlignment w:val="baseline"/>
        <w:rPr>
          <w:lang w:val="en-IN" w:bidi="te-IN"/>
        </w:rPr>
      </w:pPr>
    </w:p>
    <w:p w14:paraId="0CFE9052" w14:textId="77777777" w:rsidR="00E771D6" w:rsidRPr="00E771D6" w:rsidRDefault="00E771D6" w:rsidP="00457222">
      <w:pPr>
        <w:spacing w:after="120"/>
        <w:textAlignment w:val="baseline"/>
        <w:rPr>
          <w:lang w:val="en-IN" w:bidi="te-IN"/>
        </w:rPr>
      </w:pPr>
      <w:r w:rsidRPr="00E771D6">
        <w:rPr>
          <w:b/>
          <w:bCs/>
          <w:lang w:val="en-GB" w:bidi="te-IN"/>
        </w:rPr>
        <w:t>Syntax Description</w:t>
      </w:r>
      <w:r w:rsidRPr="00E771D6">
        <w:rPr>
          <w:lang w:val="en-IN" w:bidi="te-IN"/>
        </w:rPr>
        <w:t> </w:t>
      </w:r>
    </w:p>
    <w:p w14:paraId="1CF34972" w14:textId="77777777" w:rsidR="00E771D6" w:rsidRPr="00E771D6" w:rsidRDefault="00E771D6" w:rsidP="00457222">
      <w:pPr>
        <w:spacing w:after="120"/>
        <w:textAlignment w:val="baseline"/>
        <w:rPr>
          <w:lang w:val="en-IN" w:bidi="te-IN"/>
        </w:rPr>
      </w:pPr>
      <w:r w:rsidRPr="00E771D6">
        <w:rPr>
          <w:lang w:val="en-GB" w:bidi="te-IN"/>
        </w:rPr>
        <w:t xml:space="preserve">      </w:t>
      </w:r>
      <w:r w:rsidRPr="00E771D6">
        <w:rPr>
          <w:b/>
          <w:bCs/>
          <w:lang w:val="en-GB" w:bidi="te-IN"/>
        </w:rPr>
        <w:t>enable</w:t>
      </w:r>
      <w:r w:rsidRPr="00E771D6">
        <w:rPr>
          <w:lang w:val="en-GB" w:bidi="te-IN"/>
        </w:rPr>
        <w:t xml:space="preserve"> Enables application for zero-trust protection</w:t>
      </w:r>
      <w:r w:rsidRPr="00E771D6">
        <w:rPr>
          <w:lang w:val="en-IN" w:bidi="te-IN"/>
        </w:rPr>
        <w:t> </w:t>
      </w:r>
    </w:p>
    <w:p w14:paraId="3C5561F9" w14:textId="77777777" w:rsidR="00E771D6" w:rsidRPr="00E771D6" w:rsidRDefault="00E771D6" w:rsidP="00390ACC">
      <w:pPr>
        <w:pStyle w:val="Code"/>
        <w:rPr>
          <w:lang w:val="en-IN"/>
        </w:rPr>
      </w:pPr>
      <w:r w:rsidRPr="00E771D6">
        <w:t>      enable ?</w:t>
      </w:r>
      <w:r w:rsidRPr="00E771D6">
        <w:rPr>
          <w:lang w:val="en-IN"/>
        </w:rPr>
        <w:t> </w:t>
      </w:r>
    </w:p>
    <w:p w14:paraId="329C52D7" w14:textId="77777777" w:rsidR="00E771D6" w:rsidRPr="00E771D6" w:rsidRDefault="00E771D6" w:rsidP="00390ACC">
      <w:pPr>
        <w:pStyle w:val="Code"/>
        <w:rPr>
          <w:lang w:val="en-IN"/>
        </w:rPr>
      </w:pPr>
      <w:r w:rsidRPr="00E771D6">
        <w:t>      &lt;cr&gt;</w:t>
      </w:r>
      <w:r w:rsidRPr="00E771D6">
        <w:rPr>
          <w:lang w:val="en-IN"/>
        </w:rPr>
        <w:t> </w:t>
      </w:r>
    </w:p>
    <w:p w14:paraId="3222E397" w14:textId="77777777" w:rsidR="00E771D6" w:rsidRPr="00E771D6" w:rsidRDefault="00E771D6" w:rsidP="00457222">
      <w:pPr>
        <w:spacing w:after="120"/>
        <w:textAlignment w:val="baseline"/>
        <w:rPr>
          <w:lang w:val="en-IN" w:bidi="te-IN"/>
        </w:rPr>
      </w:pPr>
      <w:r w:rsidRPr="00E771D6">
        <w:rPr>
          <w:lang w:val="en-IN" w:bidi="te-IN"/>
        </w:rPr>
        <w:t> </w:t>
      </w:r>
    </w:p>
    <w:p w14:paraId="7F81D764" w14:textId="77777777" w:rsidR="00E771D6" w:rsidRPr="00E771D6" w:rsidRDefault="00E771D6" w:rsidP="00457222">
      <w:pPr>
        <w:spacing w:after="120"/>
        <w:textAlignment w:val="baseline"/>
        <w:rPr>
          <w:lang w:val="en-IN" w:bidi="te-IN"/>
        </w:rPr>
      </w:pPr>
      <w:r w:rsidRPr="00E771D6">
        <w:rPr>
          <w:b/>
          <w:bCs/>
          <w:lang w:val="en-GB" w:bidi="te-IN"/>
        </w:rPr>
        <w:t>Command Default</w:t>
      </w:r>
      <w:r w:rsidRPr="00E771D6">
        <w:rPr>
          <w:lang w:val="en-IN" w:bidi="te-IN"/>
        </w:rPr>
        <w:t> </w:t>
      </w:r>
    </w:p>
    <w:p w14:paraId="333118BB" w14:textId="77777777" w:rsidR="00E771D6" w:rsidRPr="00E771D6" w:rsidRDefault="00E771D6" w:rsidP="00457222">
      <w:pPr>
        <w:spacing w:after="120"/>
        <w:textAlignment w:val="baseline"/>
        <w:rPr>
          <w:lang w:val="en-IN" w:bidi="te-IN"/>
        </w:rPr>
      </w:pPr>
      <w:r w:rsidRPr="00E771D6">
        <w:rPr>
          <w:lang w:val="en-GB" w:bidi="te-IN"/>
        </w:rPr>
        <w:t>      None.</w:t>
      </w:r>
      <w:r w:rsidRPr="00E771D6">
        <w:rPr>
          <w:lang w:val="en-IN" w:bidi="te-IN"/>
        </w:rPr>
        <w:t> </w:t>
      </w:r>
    </w:p>
    <w:p w14:paraId="7D8E8C15" w14:textId="77777777" w:rsidR="00E771D6" w:rsidRPr="00E771D6" w:rsidRDefault="00E771D6" w:rsidP="00457222">
      <w:pPr>
        <w:spacing w:after="120"/>
        <w:textAlignment w:val="baseline"/>
        <w:rPr>
          <w:lang w:val="en-IN" w:bidi="te-IN"/>
        </w:rPr>
      </w:pPr>
      <w:r w:rsidRPr="00E771D6">
        <w:rPr>
          <w:lang w:val="en-IN" w:bidi="te-IN"/>
        </w:rPr>
        <w:t> </w:t>
      </w:r>
    </w:p>
    <w:p w14:paraId="60A0ECC6" w14:textId="77777777" w:rsidR="00E771D6" w:rsidRPr="00E771D6" w:rsidRDefault="00E771D6" w:rsidP="00457222">
      <w:pPr>
        <w:spacing w:after="120"/>
        <w:textAlignment w:val="baseline"/>
        <w:rPr>
          <w:lang w:val="en-IN" w:bidi="te-IN"/>
        </w:rPr>
      </w:pPr>
      <w:r w:rsidRPr="00E771D6">
        <w:rPr>
          <w:b/>
          <w:bCs/>
          <w:lang w:val="en-GB" w:bidi="te-IN"/>
        </w:rPr>
        <w:t>ASA Context Mode</w:t>
      </w:r>
      <w:r w:rsidRPr="00E771D6">
        <w:rPr>
          <w:lang w:val="en-IN" w:bidi="te-IN"/>
        </w:rPr>
        <w:t> </w:t>
      </w:r>
    </w:p>
    <w:p w14:paraId="18A85E8B" w14:textId="77777777" w:rsidR="00E771D6" w:rsidRPr="00E771D6" w:rsidRDefault="00E771D6" w:rsidP="00457222">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0E3FC295" w14:textId="77777777" w:rsidR="00E771D6" w:rsidRPr="00E771D6" w:rsidRDefault="00E771D6" w:rsidP="00457222">
      <w:pPr>
        <w:spacing w:after="120"/>
        <w:textAlignment w:val="baseline"/>
        <w:rPr>
          <w:lang w:val="en-IN" w:bidi="te-IN"/>
        </w:rPr>
      </w:pPr>
      <w:r w:rsidRPr="00E771D6">
        <w:rPr>
          <w:lang w:val="en-IN" w:bidi="te-IN"/>
        </w:rPr>
        <w:t> </w:t>
      </w:r>
    </w:p>
    <w:p w14:paraId="3F187791" w14:textId="77777777" w:rsidR="00E771D6" w:rsidRPr="00E771D6" w:rsidRDefault="00E771D6" w:rsidP="00457222">
      <w:pPr>
        <w:spacing w:after="120"/>
        <w:textAlignment w:val="baseline"/>
        <w:rPr>
          <w:lang w:val="en-IN" w:bidi="te-IN"/>
        </w:rPr>
      </w:pPr>
      <w:r w:rsidRPr="00E771D6">
        <w:rPr>
          <w:b/>
          <w:bCs/>
          <w:lang w:val="en-GB" w:bidi="te-IN"/>
        </w:rPr>
        <w:t>FTD Deployment Mode</w:t>
      </w:r>
      <w:r w:rsidRPr="00E771D6">
        <w:rPr>
          <w:lang w:val="en-IN" w:bidi="te-IN"/>
        </w:rPr>
        <w:t> </w:t>
      </w:r>
    </w:p>
    <w:p w14:paraId="28AFBA50" w14:textId="77777777" w:rsidR="00E771D6" w:rsidRPr="00E771D6" w:rsidRDefault="00E771D6" w:rsidP="00457222">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788B5139" w14:textId="77777777" w:rsidR="00E771D6" w:rsidRPr="00E771D6" w:rsidRDefault="00E771D6" w:rsidP="00457222">
      <w:pPr>
        <w:spacing w:after="120"/>
        <w:textAlignment w:val="baseline"/>
        <w:rPr>
          <w:lang w:val="en-IN" w:bidi="te-IN"/>
        </w:rPr>
      </w:pPr>
      <w:r w:rsidRPr="00E771D6">
        <w:rPr>
          <w:lang w:val="en-IN" w:bidi="te-IN"/>
        </w:rPr>
        <w:t> </w:t>
      </w:r>
    </w:p>
    <w:p w14:paraId="13B7E076" w14:textId="77777777" w:rsidR="00E771D6" w:rsidRPr="00E771D6" w:rsidRDefault="00E771D6" w:rsidP="00457222">
      <w:pPr>
        <w:spacing w:after="120"/>
        <w:textAlignment w:val="baseline"/>
        <w:rPr>
          <w:lang w:val="en-IN" w:bidi="te-IN"/>
        </w:rPr>
      </w:pPr>
      <w:r w:rsidRPr="00E771D6">
        <w:rPr>
          <w:b/>
          <w:bCs/>
          <w:lang w:val="en-GB" w:bidi="te-IN"/>
        </w:rPr>
        <w:t>Usage Guidelines</w:t>
      </w:r>
      <w:r w:rsidRPr="00E771D6">
        <w:rPr>
          <w:lang w:val="en-IN" w:bidi="te-IN"/>
        </w:rPr>
        <w:t> </w:t>
      </w:r>
    </w:p>
    <w:p w14:paraId="102ABFF3" w14:textId="77777777" w:rsidR="00E771D6" w:rsidRPr="00E771D6" w:rsidRDefault="00E771D6" w:rsidP="00457222">
      <w:pPr>
        <w:spacing w:after="120"/>
        <w:textAlignment w:val="baseline"/>
        <w:rPr>
          <w:lang w:val="en-IN" w:bidi="te-IN"/>
        </w:rPr>
      </w:pPr>
      <w:r w:rsidRPr="00E771D6">
        <w:rPr>
          <w:lang w:val="en-GB" w:bidi="te-IN"/>
        </w:rPr>
        <w:t>      To enable application for zero-trust service</w:t>
      </w:r>
      <w:r w:rsidRPr="00E771D6">
        <w:rPr>
          <w:lang w:val="en-IN" w:bidi="te-IN"/>
        </w:rPr>
        <w:t> </w:t>
      </w:r>
    </w:p>
    <w:p w14:paraId="53127FC7" w14:textId="77777777" w:rsidR="00E771D6" w:rsidRPr="00E771D6" w:rsidRDefault="00E771D6" w:rsidP="00390ACC">
      <w:pPr>
        <w:pStyle w:val="Code"/>
        <w:rPr>
          <w:lang w:val="en-IN"/>
        </w:rPr>
      </w:pPr>
      <w:r w:rsidRPr="00E771D6">
        <w:t>                zero-trust</w:t>
      </w:r>
      <w:r w:rsidRPr="00E771D6">
        <w:rPr>
          <w:lang w:val="en-IN"/>
        </w:rPr>
        <w:t> </w:t>
      </w:r>
    </w:p>
    <w:p w14:paraId="07BCDF78" w14:textId="77777777" w:rsidR="00E771D6" w:rsidRPr="00E771D6" w:rsidRDefault="00E771D6" w:rsidP="00390ACC">
      <w:pPr>
        <w:pStyle w:val="Code"/>
        <w:rPr>
          <w:lang w:val="en-IN"/>
        </w:rPr>
      </w:pPr>
      <w:r w:rsidRPr="00E771D6">
        <w:t>                    enable</w:t>
      </w:r>
      <w:r w:rsidRPr="00E771D6">
        <w:rPr>
          <w:lang w:val="en-IN"/>
        </w:rPr>
        <w:t> </w:t>
      </w:r>
    </w:p>
    <w:p w14:paraId="73D5C0D4" w14:textId="77777777" w:rsidR="00E771D6" w:rsidRPr="00E771D6" w:rsidRDefault="00E771D6" w:rsidP="00390ACC">
      <w:pPr>
        <w:pStyle w:val="Code"/>
        <w:rPr>
          <w:lang w:val="en-IN"/>
        </w:rPr>
      </w:pPr>
      <w:r w:rsidRPr="00E771D6">
        <w:t>                application &lt;app_name&gt;</w:t>
      </w:r>
      <w:r w:rsidRPr="00E771D6">
        <w:rPr>
          <w:lang w:val="en-IN"/>
        </w:rPr>
        <w:t> </w:t>
      </w:r>
    </w:p>
    <w:p w14:paraId="6A5374BB" w14:textId="77777777" w:rsidR="00E771D6" w:rsidRPr="00E771D6" w:rsidRDefault="00E771D6" w:rsidP="00390ACC">
      <w:pPr>
        <w:pStyle w:val="Code"/>
        <w:rPr>
          <w:lang w:val="en-IN"/>
        </w:rPr>
      </w:pPr>
      <w:r w:rsidRPr="00E771D6">
        <w:t>                    enable</w:t>
      </w:r>
      <w:r w:rsidRPr="00E771D6">
        <w:rPr>
          <w:lang w:val="en-IN"/>
        </w:rPr>
        <w:t> </w:t>
      </w:r>
    </w:p>
    <w:p w14:paraId="1EB2238B" w14:textId="77777777" w:rsidR="00E771D6" w:rsidRPr="00E771D6" w:rsidRDefault="00E771D6" w:rsidP="00457222">
      <w:pPr>
        <w:spacing w:after="120"/>
        <w:textAlignment w:val="baseline"/>
        <w:rPr>
          <w:lang w:bidi="te-IN"/>
        </w:rPr>
      </w:pPr>
      <w:r w:rsidRPr="00E771D6">
        <w:rPr>
          <w:lang w:bidi="te-IN"/>
        </w:rPr>
        <w:t> </w:t>
      </w:r>
    </w:p>
    <w:p w14:paraId="330A5DC5" w14:textId="77777777" w:rsidR="00E771D6" w:rsidRPr="00E771D6" w:rsidRDefault="00E771D6" w:rsidP="00457222">
      <w:pPr>
        <w:spacing w:after="120"/>
        <w:textAlignment w:val="baseline"/>
        <w:rPr>
          <w:lang w:val="en-IN" w:bidi="te-IN"/>
        </w:rPr>
      </w:pPr>
      <w:r w:rsidRPr="00E771D6">
        <w:rPr>
          <w:b/>
          <w:bCs/>
          <w:lang w:val="en-GB" w:bidi="te-IN"/>
        </w:rPr>
        <w:t>Example</w:t>
      </w:r>
      <w:r w:rsidRPr="00E771D6">
        <w:rPr>
          <w:lang w:val="en-IN" w:bidi="te-IN"/>
        </w:rPr>
        <w:t> </w:t>
      </w:r>
    </w:p>
    <w:p w14:paraId="2FBC12FA" w14:textId="77777777" w:rsidR="00E771D6" w:rsidRPr="00E771D6" w:rsidRDefault="00E771D6" w:rsidP="00390ACC">
      <w:pPr>
        <w:pStyle w:val="Code"/>
        <w:rPr>
          <w:lang w:val="en-IN"/>
        </w:rPr>
      </w:pPr>
      <w:r w:rsidRPr="00E771D6">
        <w:t>       (config)# zero-trust</w:t>
      </w:r>
      <w:r w:rsidRPr="00E771D6">
        <w:rPr>
          <w:lang w:val="en-IN"/>
        </w:rPr>
        <w:t> </w:t>
      </w:r>
    </w:p>
    <w:p w14:paraId="5D30D470" w14:textId="77777777" w:rsidR="00E771D6" w:rsidRPr="00E771D6" w:rsidRDefault="00E771D6" w:rsidP="00390ACC">
      <w:pPr>
        <w:pStyle w:val="Code"/>
        <w:rPr>
          <w:lang w:val="en-IN"/>
        </w:rPr>
      </w:pPr>
      <w:r w:rsidRPr="00E771D6">
        <w:t>       (config-zero-trust)# enable</w:t>
      </w:r>
      <w:r w:rsidRPr="00E771D6">
        <w:rPr>
          <w:lang w:val="en-IN"/>
        </w:rPr>
        <w:t> </w:t>
      </w:r>
    </w:p>
    <w:p w14:paraId="3552C1CD" w14:textId="77777777" w:rsidR="00E771D6" w:rsidRPr="00E771D6" w:rsidRDefault="00E771D6" w:rsidP="00390ACC">
      <w:pPr>
        <w:pStyle w:val="Code"/>
        <w:rPr>
          <w:lang w:val="en-IN"/>
        </w:rPr>
      </w:pPr>
      <w:r w:rsidRPr="00E771D6">
        <w:t>       (config-zero-trust)# application wiki.acme.com</w:t>
      </w:r>
      <w:r w:rsidRPr="00E771D6">
        <w:rPr>
          <w:lang w:val="en-IN"/>
        </w:rPr>
        <w:t> </w:t>
      </w:r>
    </w:p>
    <w:p w14:paraId="42E1ABA4" w14:textId="77777777" w:rsidR="00E771D6" w:rsidRPr="00E771D6" w:rsidRDefault="00E771D6" w:rsidP="00390ACC">
      <w:pPr>
        <w:pStyle w:val="Code"/>
        <w:rPr>
          <w:lang w:val="en-IN"/>
        </w:rPr>
      </w:pPr>
      <w:r w:rsidRPr="00E771D6">
        <w:t>       (config-zero-trust-application)#enable</w:t>
      </w:r>
      <w:r w:rsidRPr="00E771D6">
        <w:rPr>
          <w:lang w:val="en-IN"/>
        </w:rPr>
        <w:t> </w:t>
      </w:r>
    </w:p>
    <w:p w14:paraId="66828812" w14:textId="77777777" w:rsidR="00E771D6" w:rsidRPr="00E771D6" w:rsidRDefault="00E771D6" w:rsidP="005D7591">
      <w:pPr>
        <w:pStyle w:val="Heading3"/>
        <w:rPr>
          <w:lang w:val="en-IN" w:bidi="te-IN"/>
        </w:rPr>
      </w:pPr>
      <w:bookmarkStart w:id="279" w:name="_Toc118293455"/>
      <w:bookmarkStart w:id="280" w:name="_Toc142917860"/>
      <w:r w:rsidRPr="00E771D6">
        <w:rPr>
          <w:lang w:val="en-IN" w:bidi="te-IN"/>
        </w:rPr>
        <w:t>Exposing application on an interface</w:t>
      </w:r>
      <w:bookmarkEnd w:id="279"/>
      <w:bookmarkEnd w:id="280"/>
      <w:r w:rsidRPr="00E771D6">
        <w:rPr>
          <w:lang w:val="en-IN" w:bidi="te-IN"/>
        </w:rPr>
        <w:t> </w:t>
      </w:r>
    </w:p>
    <w:p w14:paraId="38AAFE0B" w14:textId="77777777" w:rsidR="00E771D6" w:rsidRPr="00E771D6" w:rsidRDefault="00E771D6" w:rsidP="00457222">
      <w:pPr>
        <w:spacing w:after="120"/>
        <w:textAlignment w:val="baseline"/>
        <w:rPr>
          <w:lang w:val="en-IN" w:bidi="te-IN"/>
        </w:rPr>
      </w:pPr>
      <w:r w:rsidRPr="00E771D6">
        <w:rPr>
          <w:lang w:val="en-GB" w:bidi="te-IN"/>
        </w:rPr>
        <w:t>Applications need to be exposed on interface through which they will be accessed. As an example, an internal application needs to be exposed on public interface of FTD if it is intended to be accessed by public internet hosts.</w:t>
      </w:r>
      <w:r w:rsidRPr="00E771D6">
        <w:rPr>
          <w:lang w:val="en-IN" w:bidi="te-IN"/>
        </w:rPr>
        <w:t> </w:t>
      </w:r>
    </w:p>
    <w:p w14:paraId="12E0CE3B" w14:textId="77777777" w:rsidR="00E771D6" w:rsidRPr="00E771D6" w:rsidRDefault="00E771D6" w:rsidP="00457222">
      <w:pPr>
        <w:spacing w:after="120"/>
        <w:textAlignment w:val="baseline"/>
        <w:rPr>
          <w:lang w:val="en-IN" w:bidi="te-IN"/>
        </w:rPr>
      </w:pPr>
      <w:r w:rsidRPr="00E771D6">
        <w:rPr>
          <w:lang w:val="en-IN" w:bidi="te-IN"/>
        </w:rPr>
        <w:t> </w:t>
      </w:r>
    </w:p>
    <w:p w14:paraId="555465EE" w14:textId="77777777" w:rsidR="00E771D6" w:rsidRPr="00E771D6" w:rsidRDefault="00E771D6" w:rsidP="00457222">
      <w:pPr>
        <w:spacing w:after="120"/>
        <w:textAlignment w:val="baseline"/>
        <w:rPr>
          <w:lang w:val="en-IN" w:bidi="te-IN"/>
        </w:rPr>
      </w:pPr>
      <w:r w:rsidRPr="00E771D6">
        <w:rPr>
          <w:b/>
          <w:bCs/>
          <w:lang w:val="en-GB" w:bidi="te-IN"/>
        </w:rPr>
        <w:t>Syntax Description</w:t>
      </w:r>
      <w:r w:rsidRPr="00E771D6">
        <w:rPr>
          <w:lang w:val="en-IN" w:bidi="te-IN"/>
        </w:rPr>
        <w:t> </w:t>
      </w:r>
    </w:p>
    <w:p w14:paraId="21D733A7" w14:textId="77777777" w:rsidR="00E771D6" w:rsidRPr="00E771D6" w:rsidRDefault="00E771D6" w:rsidP="00457222">
      <w:pPr>
        <w:spacing w:after="120"/>
        <w:textAlignment w:val="baseline"/>
        <w:rPr>
          <w:lang w:val="en-IN" w:bidi="te-IN"/>
        </w:rPr>
      </w:pPr>
      <w:r w:rsidRPr="00E771D6">
        <w:rPr>
          <w:lang w:val="en-GB" w:bidi="te-IN"/>
        </w:rPr>
        <w:lastRenderedPageBreak/>
        <w:t xml:space="preserve">    </w:t>
      </w:r>
      <w:r w:rsidRPr="00E771D6">
        <w:rPr>
          <w:b/>
          <w:bCs/>
          <w:lang w:val="en-GB" w:bidi="te-IN"/>
        </w:rPr>
        <w:t>[no] interface &lt;interface_name&gt;</w:t>
      </w:r>
      <w:r w:rsidRPr="00E771D6">
        <w:rPr>
          <w:lang w:val="en-IN" w:bidi="te-IN"/>
        </w:rPr>
        <w:t xml:space="preserve"> </w:t>
      </w:r>
      <w:r w:rsidRPr="00E771D6">
        <w:rPr>
          <w:lang w:val="en-GB" w:bidi="te-IN"/>
        </w:rPr>
        <w:t>Configure the interface on which to expose the application</w:t>
      </w:r>
      <w:r w:rsidRPr="00E771D6">
        <w:rPr>
          <w:lang w:val="en-IN" w:bidi="te-IN"/>
        </w:rPr>
        <w:t> </w:t>
      </w:r>
    </w:p>
    <w:p w14:paraId="57E55F7D" w14:textId="77777777" w:rsidR="00E771D6" w:rsidRPr="00E771D6" w:rsidRDefault="00E771D6" w:rsidP="00390ACC">
      <w:pPr>
        <w:pStyle w:val="Code"/>
        <w:rPr>
          <w:lang w:val="en-IN"/>
        </w:rPr>
      </w:pPr>
      <w:r w:rsidRPr="00E771D6">
        <w:t>    interface ?</w:t>
      </w:r>
      <w:r w:rsidRPr="00E771D6">
        <w:rPr>
          <w:lang w:val="en-IN"/>
        </w:rPr>
        <w:t> </w:t>
      </w:r>
    </w:p>
    <w:p w14:paraId="158D25BD" w14:textId="77777777" w:rsidR="00E771D6" w:rsidRPr="00E771D6" w:rsidRDefault="00E771D6" w:rsidP="00390ACC">
      <w:pPr>
        <w:pStyle w:val="Code"/>
        <w:rPr>
          <w:lang w:val="en-IN"/>
        </w:rPr>
      </w:pPr>
      <w:r w:rsidRPr="00E771D6">
        <w:t>    Current available interface(s):</w:t>
      </w:r>
      <w:r w:rsidRPr="00E771D6">
        <w:rPr>
          <w:lang w:val="en-IN"/>
        </w:rPr>
        <w:t> </w:t>
      </w:r>
    </w:p>
    <w:p w14:paraId="62ED89A4" w14:textId="77777777" w:rsidR="00E771D6" w:rsidRPr="00E771D6" w:rsidRDefault="00E771D6" w:rsidP="00390ACC">
      <w:pPr>
        <w:pStyle w:val="Code"/>
        <w:rPr>
          <w:lang w:val="en-IN"/>
        </w:rPr>
      </w:pPr>
      <w:r w:rsidRPr="00E771D6">
        <w:t>    [List of routed interfaces]</w:t>
      </w:r>
      <w:r w:rsidRPr="00E771D6">
        <w:rPr>
          <w:lang w:val="en-IN"/>
        </w:rPr>
        <w:t> </w:t>
      </w:r>
    </w:p>
    <w:p w14:paraId="4DC64B71" w14:textId="77777777" w:rsidR="00E771D6" w:rsidRPr="00E771D6" w:rsidRDefault="00E771D6" w:rsidP="00457222">
      <w:pPr>
        <w:spacing w:after="120"/>
        <w:textAlignment w:val="baseline"/>
        <w:rPr>
          <w:lang w:val="en-IN" w:bidi="te-IN"/>
        </w:rPr>
      </w:pPr>
      <w:r w:rsidRPr="00E771D6">
        <w:rPr>
          <w:lang w:val="en-IN" w:bidi="te-IN"/>
        </w:rPr>
        <w:t> </w:t>
      </w:r>
    </w:p>
    <w:p w14:paraId="4B491959" w14:textId="77777777" w:rsidR="00E771D6" w:rsidRPr="00E771D6" w:rsidRDefault="00E771D6" w:rsidP="00457222">
      <w:pPr>
        <w:spacing w:after="120"/>
        <w:textAlignment w:val="baseline"/>
        <w:rPr>
          <w:lang w:val="en-IN" w:bidi="te-IN"/>
        </w:rPr>
      </w:pPr>
      <w:r w:rsidRPr="00E771D6">
        <w:rPr>
          <w:b/>
          <w:bCs/>
          <w:lang w:val="en-GB" w:bidi="te-IN"/>
        </w:rPr>
        <w:t>Command Default</w:t>
      </w:r>
      <w:r w:rsidRPr="00E771D6">
        <w:rPr>
          <w:lang w:val="en-IN" w:bidi="te-IN"/>
        </w:rPr>
        <w:t> </w:t>
      </w:r>
    </w:p>
    <w:p w14:paraId="4E5E495E" w14:textId="77777777" w:rsidR="00E771D6" w:rsidRPr="00E771D6" w:rsidRDefault="00E771D6" w:rsidP="00457222">
      <w:pPr>
        <w:spacing w:after="120"/>
        <w:textAlignment w:val="baseline"/>
        <w:rPr>
          <w:lang w:val="en-IN" w:bidi="te-IN"/>
        </w:rPr>
      </w:pPr>
      <w:r w:rsidRPr="00E771D6">
        <w:rPr>
          <w:lang w:val="en-GB" w:bidi="te-IN"/>
        </w:rPr>
        <w:t>    None.</w:t>
      </w:r>
      <w:r w:rsidRPr="00E771D6">
        <w:rPr>
          <w:lang w:val="en-IN" w:bidi="te-IN"/>
        </w:rPr>
        <w:t> </w:t>
      </w:r>
    </w:p>
    <w:p w14:paraId="1231736B" w14:textId="77777777" w:rsidR="00E771D6" w:rsidRPr="00E771D6" w:rsidRDefault="00E771D6" w:rsidP="00457222">
      <w:pPr>
        <w:spacing w:after="120"/>
        <w:textAlignment w:val="baseline"/>
        <w:rPr>
          <w:lang w:val="en-IN" w:bidi="te-IN"/>
        </w:rPr>
      </w:pPr>
      <w:r w:rsidRPr="00E771D6">
        <w:rPr>
          <w:lang w:val="en-IN" w:bidi="te-IN"/>
        </w:rPr>
        <w:t> </w:t>
      </w:r>
    </w:p>
    <w:p w14:paraId="0E25824D" w14:textId="77777777" w:rsidR="00E771D6" w:rsidRPr="00E771D6" w:rsidRDefault="00E771D6" w:rsidP="00457222">
      <w:pPr>
        <w:spacing w:after="120"/>
        <w:textAlignment w:val="baseline"/>
        <w:rPr>
          <w:lang w:val="en-IN" w:bidi="te-IN"/>
        </w:rPr>
      </w:pPr>
      <w:r w:rsidRPr="00E771D6">
        <w:rPr>
          <w:b/>
          <w:bCs/>
          <w:lang w:val="en-GB" w:bidi="te-IN"/>
        </w:rPr>
        <w:t>ASA Context Mode</w:t>
      </w:r>
      <w:r w:rsidRPr="00E771D6">
        <w:rPr>
          <w:lang w:val="en-IN" w:bidi="te-IN"/>
        </w:rPr>
        <w:t> </w:t>
      </w:r>
    </w:p>
    <w:p w14:paraId="500480D0" w14:textId="77777777" w:rsidR="00E771D6" w:rsidRPr="00E771D6" w:rsidRDefault="00E771D6" w:rsidP="00457222">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57CE9848" w14:textId="77777777" w:rsidR="00E771D6" w:rsidRPr="00E771D6" w:rsidRDefault="00E771D6" w:rsidP="00457222">
      <w:pPr>
        <w:spacing w:after="120"/>
        <w:textAlignment w:val="baseline"/>
        <w:rPr>
          <w:lang w:val="en-IN" w:bidi="te-IN"/>
        </w:rPr>
      </w:pPr>
      <w:r w:rsidRPr="00E771D6">
        <w:rPr>
          <w:lang w:val="en-IN" w:bidi="te-IN"/>
        </w:rPr>
        <w:t> </w:t>
      </w:r>
    </w:p>
    <w:p w14:paraId="2BB4F180" w14:textId="77777777" w:rsidR="00E771D6" w:rsidRPr="00E771D6" w:rsidRDefault="00E771D6" w:rsidP="00457222">
      <w:pPr>
        <w:spacing w:after="120"/>
        <w:textAlignment w:val="baseline"/>
        <w:rPr>
          <w:lang w:val="en-IN" w:bidi="te-IN"/>
        </w:rPr>
      </w:pPr>
      <w:r w:rsidRPr="00E771D6">
        <w:rPr>
          <w:b/>
          <w:bCs/>
          <w:lang w:val="en-GB" w:bidi="te-IN"/>
        </w:rPr>
        <w:t>FTD Deployment Mode</w:t>
      </w:r>
      <w:r w:rsidRPr="00E771D6">
        <w:rPr>
          <w:lang w:val="en-IN" w:bidi="te-IN"/>
        </w:rPr>
        <w:t> </w:t>
      </w:r>
    </w:p>
    <w:p w14:paraId="57A19231" w14:textId="77777777" w:rsidR="00E771D6" w:rsidRPr="00E771D6" w:rsidRDefault="00E771D6" w:rsidP="00457222">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6C7241B5" w14:textId="77777777" w:rsidR="00E771D6" w:rsidRPr="00E771D6" w:rsidRDefault="00E771D6" w:rsidP="00457222">
      <w:pPr>
        <w:spacing w:after="120"/>
        <w:textAlignment w:val="baseline"/>
        <w:rPr>
          <w:lang w:val="en-IN" w:bidi="te-IN"/>
        </w:rPr>
      </w:pPr>
      <w:r w:rsidRPr="00E771D6">
        <w:rPr>
          <w:lang w:val="en-IN" w:bidi="te-IN"/>
        </w:rPr>
        <w:t> </w:t>
      </w:r>
    </w:p>
    <w:p w14:paraId="764FA9C6" w14:textId="77777777" w:rsidR="00E771D6" w:rsidRPr="00E771D6" w:rsidRDefault="00E771D6" w:rsidP="00457222">
      <w:pPr>
        <w:spacing w:after="120"/>
        <w:textAlignment w:val="baseline"/>
        <w:rPr>
          <w:lang w:val="en-IN" w:bidi="te-IN"/>
        </w:rPr>
      </w:pPr>
      <w:r w:rsidRPr="00E771D6">
        <w:rPr>
          <w:b/>
          <w:bCs/>
          <w:lang w:val="en-GB" w:bidi="te-IN"/>
        </w:rPr>
        <w:t>Usage Guidelines</w:t>
      </w:r>
      <w:r w:rsidRPr="00E771D6">
        <w:rPr>
          <w:lang w:val="en-IN" w:bidi="te-IN"/>
        </w:rPr>
        <w:t> </w:t>
      </w:r>
    </w:p>
    <w:p w14:paraId="6930F5DB" w14:textId="77777777" w:rsidR="00E771D6" w:rsidRPr="00E771D6" w:rsidRDefault="00E771D6" w:rsidP="00457222">
      <w:pPr>
        <w:spacing w:after="120"/>
        <w:textAlignment w:val="baseline"/>
        <w:rPr>
          <w:lang w:val="en-IN" w:bidi="te-IN"/>
        </w:rPr>
      </w:pPr>
      <w:r w:rsidRPr="00E771D6">
        <w:rPr>
          <w:lang w:val="en-GB" w:bidi="te-IN"/>
        </w:rPr>
        <w:t>       To enable application on an interface(s): </w:t>
      </w:r>
      <w:r w:rsidRPr="00E771D6">
        <w:rPr>
          <w:lang w:val="en-IN" w:bidi="te-IN"/>
        </w:rPr>
        <w:t> </w:t>
      </w:r>
    </w:p>
    <w:p w14:paraId="1654C62D" w14:textId="77777777" w:rsidR="00E771D6" w:rsidRPr="00E771D6" w:rsidRDefault="00E771D6" w:rsidP="00390ACC">
      <w:pPr>
        <w:pStyle w:val="Code"/>
        <w:rPr>
          <w:lang w:val="en-IN"/>
        </w:rPr>
      </w:pPr>
      <w:r w:rsidRPr="00E771D6">
        <w:t>                zero-trust</w:t>
      </w:r>
      <w:r w:rsidRPr="00E771D6">
        <w:rPr>
          <w:lang w:val="en-IN"/>
        </w:rPr>
        <w:t> </w:t>
      </w:r>
    </w:p>
    <w:p w14:paraId="4D436A3D" w14:textId="77777777" w:rsidR="00E771D6" w:rsidRPr="00E771D6" w:rsidRDefault="00E771D6" w:rsidP="00390ACC">
      <w:pPr>
        <w:pStyle w:val="Code"/>
        <w:rPr>
          <w:lang w:val="en-IN"/>
        </w:rPr>
      </w:pPr>
      <w:r w:rsidRPr="00E771D6">
        <w:t>                    enable</w:t>
      </w:r>
      <w:r w:rsidRPr="00E771D6">
        <w:rPr>
          <w:lang w:val="en-IN"/>
        </w:rPr>
        <w:t> </w:t>
      </w:r>
    </w:p>
    <w:p w14:paraId="2E4F8159" w14:textId="1220B785" w:rsidR="00E771D6" w:rsidRPr="00E771D6" w:rsidRDefault="00E771D6" w:rsidP="00390ACC">
      <w:pPr>
        <w:pStyle w:val="Code"/>
        <w:rPr>
          <w:lang w:val="en-IN"/>
        </w:rPr>
      </w:pPr>
      <w:r w:rsidRPr="00E771D6">
        <w:t xml:space="preserve">                </w:t>
      </w:r>
      <w:r w:rsidR="005D7D2E">
        <w:t xml:space="preserve">    </w:t>
      </w:r>
      <w:r w:rsidRPr="00E771D6">
        <w:t>application &lt;app_name&gt;</w:t>
      </w:r>
      <w:r w:rsidRPr="00E771D6">
        <w:rPr>
          <w:lang w:val="en-IN"/>
        </w:rPr>
        <w:t> </w:t>
      </w:r>
    </w:p>
    <w:p w14:paraId="3B220F58" w14:textId="3FAAFE50" w:rsidR="00E771D6" w:rsidRPr="00E771D6" w:rsidRDefault="00E771D6" w:rsidP="00390ACC">
      <w:pPr>
        <w:pStyle w:val="Code"/>
        <w:rPr>
          <w:lang w:val="en-IN"/>
        </w:rPr>
      </w:pPr>
      <w:r w:rsidRPr="00E771D6">
        <w:t xml:space="preserve">                    </w:t>
      </w:r>
      <w:r w:rsidR="005D7D2E">
        <w:t xml:space="preserve">    </w:t>
      </w:r>
      <w:r w:rsidRPr="00E771D6">
        <w:t>interface &lt;interface_name&gt;</w:t>
      </w:r>
      <w:r w:rsidRPr="00E771D6">
        <w:rPr>
          <w:lang w:val="en-IN"/>
        </w:rPr>
        <w:t> </w:t>
      </w:r>
    </w:p>
    <w:p w14:paraId="24B37EE8" w14:textId="77777777" w:rsidR="00E771D6" w:rsidRPr="00E771D6" w:rsidRDefault="00E771D6" w:rsidP="00457222">
      <w:pPr>
        <w:spacing w:after="120"/>
        <w:textAlignment w:val="baseline"/>
        <w:rPr>
          <w:lang w:val="en-IN" w:bidi="te-IN"/>
        </w:rPr>
      </w:pPr>
      <w:r w:rsidRPr="00E771D6">
        <w:rPr>
          <w:lang w:val="en-IN" w:bidi="te-IN"/>
        </w:rPr>
        <w:t> </w:t>
      </w:r>
    </w:p>
    <w:p w14:paraId="15185F41" w14:textId="77777777" w:rsidR="00E771D6" w:rsidRPr="00E771D6" w:rsidRDefault="00E771D6" w:rsidP="00457222">
      <w:pPr>
        <w:spacing w:after="120"/>
        <w:textAlignment w:val="baseline"/>
        <w:rPr>
          <w:lang w:val="en-IN" w:bidi="te-IN"/>
        </w:rPr>
      </w:pPr>
      <w:r w:rsidRPr="00E771D6">
        <w:rPr>
          <w:b/>
          <w:bCs/>
          <w:lang w:val="en-GB" w:bidi="te-IN"/>
        </w:rPr>
        <w:t>Example</w:t>
      </w:r>
      <w:r w:rsidRPr="00E771D6">
        <w:rPr>
          <w:lang w:val="en-IN" w:bidi="te-IN"/>
        </w:rPr>
        <w:t> </w:t>
      </w:r>
    </w:p>
    <w:p w14:paraId="630AF357" w14:textId="77777777" w:rsidR="00E771D6" w:rsidRPr="00E771D6" w:rsidRDefault="00E771D6" w:rsidP="00390ACC">
      <w:pPr>
        <w:pStyle w:val="Code"/>
        <w:rPr>
          <w:lang w:val="en-IN"/>
        </w:rPr>
      </w:pPr>
      <w:r w:rsidRPr="00E771D6">
        <w:t>       (config)# zero-trust</w:t>
      </w:r>
      <w:r w:rsidRPr="00E771D6">
        <w:rPr>
          <w:lang w:val="en-IN"/>
        </w:rPr>
        <w:t> </w:t>
      </w:r>
    </w:p>
    <w:p w14:paraId="36262952" w14:textId="77777777" w:rsidR="00E771D6" w:rsidRPr="00E771D6" w:rsidRDefault="00E771D6" w:rsidP="00390ACC">
      <w:pPr>
        <w:pStyle w:val="Code"/>
        <w:rPr>
          <w:lang w:val="en-IN"/>
        </w:rPr>
      </w:pPr>
      <w:r w:rsidRPr="00E771D6">
        <w:t>       (config-zero-trust)# enable</w:t>
      </w:r>
      <w:r w:rsidRPr="00E771D6">
        <w:rPr>
          <w:lang w:val="en-IN"/>
        </w:rPr>
        <w:t> </w:t>
      </w:r>
    </w:p>
    <w:p w14:paraId="710C0B06" w14:textId="77777777" w:rsidR="00E771D6" w:rsidRPr="00E771D6" w:rsidRDefault="00E771D6" w:rsidP="00390ACC">
      <w:pPr>
        <w:pStyle w:val="Code"/>
        <w:rPr>
          <w:lang w:val="en-IN"/>
        </w:rPr>
      </w:pPr>
      <w:r w:rsidRPr="00E771D6">
        <w:t>       (config-zero-trust)# application wiki.acme.com</w:t>
      </w:r>
      <w:r w:rsidRPr="00E771D6">
        <w:rPr>
          <w:lang w:val="en-IN"/>
        </w:rPr>
        <w:t> </w:t>
      </w:r>
    </w:p>
    <w:p w14:paraId="58926CEF" w14:textId="51BF6488" w:rsidR="00E771D6" w:rsidRPr="005D7D2E" w:rsidRDefault="00E771D6" w:rsidP="005D7D2E">
      <w:pPr>
        <w:pStyle w:val="Code"/>
      </w:pPr>
      <w:r w:rsidRPr="00E771D6">
        <w:t>       (config-zero-trust-application)# interface Outside</w:t>
      </w:r>
      <w:r w:rsidRPr="005D7D2E">
        <w:t> </w:t>
      </w:r>
    </w:p>
    <w:p w14:paraId="0469F50E" w14:textId="77777777" w:rsidR="00E771D6" w:rsidRPr="00E771D6" w:rsidRDefault="00E771D6" w:rsidP="00E771D6">
      <w:pPr>
        <w:spacing w:before="100" w:beforeAutospacing="1" w:after="100" w:afterAutospacing="1"/>
        <w:textAlignment w:val="baseline"/>
        <w:rPr>
          <w:lang w:val="en-IN" w:bidi="te-IN"/>
        </w:rPr>
      </w:pPr>
      <w:r w:rsidRPr="00E771D6">
        <w:rPr>
          <w:b/>
          <w:bCs/>
          <w:lang w:val="en-GB" w:bidi="te-IN"/>
        </w:rPr>
        <w:t>Note:</w:t>
      </w:r>
      <w:r w:rsidRPr="00E771D6">
        <w:rPr>
          <w:lang w:val="en-GB" w:bidi="te-IN"/>
        </w:rPr>
        <w:t xml:space="preserve"> “interface &lt;interface_name&gt;” CLI can be executed multiple times to expose same application on multiple interfaces.</w:t>
      </w:r>
      <w:r w:rsidRPr="00E771D6">
        <w:rPr>
          <w:lang w:val="en-IN" w:bidi="te-IN"/>
        </w:rPr>
        <w:t> </w:t>
      </w:r>
    </w:p>
    <w:p w14:paraId="6FEAC099" w14:textId="77777777" w:rsidR="00E771D6" w:rsidRPr="00E771D6" w:rsidRDefault="00E771D6" w:rsidP="005D7591">
      <w:pPr>
        <w:pStyle w:val="Heading3"/>
        <w:rPr>
          <w:lang w:val="en-IN" w:bidi="te-IN"/>
        </w:rPr>
      </w:pPr>
      <w:bookmarkStart w:id="281" w:name="_Toc118293456"/>
      <w:bookmarkStart w:id="282" w:name="_Toc142917861"/>
      <w:r w:rsidRPr="00E771D6">
        <w:rPr>
          <w:lang w:val="en-IN" w:bidi="te-IN"/>
        </w:rPr>
        <w:t>Configure IdP for SAML based authentication</w:t>
      </w:r>
      <w:bookmarkEnd w:id="281"/>
      <w:bookmarkEnd w:id="282"/>
      <w:r w:rsidRPr="00E771D6">
        <w:rPr>
          <w:lang w:val="en-IN" w:bidi="te-IN"/>
        </w:rPr>
        <w:t> </w:t>
      </w:r>
    </w:p>
    <w:p w14:paraId="1BEB955C" w14:textId="77777777" w:rsidR="00E771D6" w:rsidRPr="00E771D6" w:rsidRDefault="00E771D6" w:rsidP="00DF5A50">
      <w:pPr>
        <w:spacing w:after="120"/>
        <w:textAlignment w:val="baseline"/>
        <w:rPr>
          <w:lang w:val="en-IN" w:bidi="te-IN"/>
        </w:rPr>
      </w:pPr>
      <w:r w:rsidRPr="00E771D6">
        <w:rPr>
          <w:lang w:val="en-GB" w:bidi="te-IN"/>
        </w:rPr>
        <w:t>Each zero-trust protected application needs to be configured with an identity provider URL for SAML based user authentication. Identity provider will authenticate the user to allow access to the zero-trust protected application.</w:t>
      </w:r>
      <w:r w:rsidRPr="00E771D6">
        <w:rPr>
          <w:lang w:val="en-IN" w:bidi="te-IN"/>
        </w:rPr>
        <w:t> </w:t>
      </w:r>
    </w:p>
    <w:p w14:paraId="37CDB3ED" w14:textId="77777777" w:rsidR="00E771D6" w:rsidRPr="00E771D6" w:rsidRDefault="00E771D6" w:rsidP="00DF5A50">
      <w:pPr>
        <w:spacing w:after="120"/>
        <w:textAlignment w:val="baseline"/>
        <w:rPr>
          <w:lang w:val="en-IN" w:bidi="te-IN"/>
        </w:rPr>
      </w:pPr>
      <w:r w:rsidRPr="00E771D6">
        <w:rPr>
          <w:lang w:val="en-IN" w:bidi="te-IN"/>
        </w:rPr>
        <w:t> </w:t>
      </w:r>
    </w:p>
    <w:p w14:paraId="697C6C34" w14:textId="77777777" w:rsidR="00E771D6" w:rsidRPr="00E771D6" w:rsidRDefault="00E771D6" w:rsidP="00DF5A50">
      <w:pPr>
        <w:spacing w:after="120"/>
        <w:textAlignment w:val="baseline"/>
        <w:rPr>
          <w:lang w:val="en-IN" w:bidi="te-IN"/>
        </w:rPr>
      </w:pPr>
      <w:r w:rsidRPr="00E771D6">
        <w:rPr>
          <w:b/>
          <w:bCs/>
          <w:lang w:val="en-GB" w:bidi="te-IN"/>
        </w:rPr>
        <w:t>Syntax Description</w:t>
      </w:r>
      <w:r w:rsidRPr="00E771D6">
        <w:rPr>
          <w:lang w:val="en-IN" w:bidi="te-IN"/>
        </w:rPr>
        <w:t> </w:t>
      </w:r>
    </w:p>
    <w:p w14:paraId="654FF050" w14:textId="77777777" w:rsidR="00E771D6" w:rsidRPr="00E771D6" w:rsidRDefault="00E771D6" w:rsidP="00DF5A50">
      <w:pPr>
        <w:spacing w:after="120"/>
        <w:textAlignment w:val="baseline"/>
        <w:rPr>
          <w:lang w:val="en-IN" w:bidi="te-IN"/>
        </w:rPr>
      </w:pPr>
      <w:r w:rsidRPr="00E771D6">
        <w:rPr>
          <w:lang w:val="en-GB" w:bidi="te-IN"/>
        </w:rPr>
        <w:t xml:space="preserve">      </w:t>
      </w:r>
      <w:r w:rsidRPr="00E771D6">
        <w:rPr>
          <w:b/>
          <w:bCs/>
          <w:lang w:val="en-GB" w:bidi="te-IN"/>
        </w:rPr>
        <w:t>[no] idp-entity-id &lt;url&gt;</w:t>
      </w:r>
      <w:r w:rsidRPr="00E771D6">
        <w:rPr>
          <w:lang w:val="en-IN" w:bidi="te-IN"/>
        </w:rPr>
        <w:t xml:space="preserve"> </w:t>
      </w:r>
      <w:r w:rsidRPr="00E771D6">
        <w:rPr>
          <w:lang w:val="en-GB" w:bidi="te-IN"/>
        </w:rPr>
        <w:t>Configure SAML identity provider</w:t>
      </w:r>
      <w:r w:rsidRPr="00E771D6">
        <w:rPr>
          <w:lang w:val="en-IN" w:bidi="te-IN"/>
        </w:rPr>
        <w:t> </w:t>
      </w:r>
    </w:p>
    <w:p w14:paraId="46C31CB5" w14:textId="77777777" w:rsidR="00E771D6" w:rsidRPr="00E771D6" w:rsidRDefault="00E771D6" w:rsidP="00390ACC">
      <w:pPr>
        <w:pStyle w:val="Code"/>
        <w:rPr>
          <w:lang w:val="en-IN"/>
        </w:rPr>
      </w:pPr>
      <w:r w:rsidRPr="00E771D6">
        <w:t>      idp-entity-id ?</w:t>
      </w:r>
      <w:r w:rsidRPr="00E771D6">
        <w:rPr>
          <w:lang w:val="en-IN"/>
        </w:rPr>
        <w:t> </w:t>
      </w:r>
    </w:p>
    <w:p w14:paraId="463117F5" w14:textId="77777777" w:rsidR="00E771D6" w:rsidRPr="00E771D6" w:rsidRDefault="00E771D6" w:rsidP="00390ACC">
      <w:pPr>
        <w:pStyle w:val="Code"/>
        <w:rPr>
          <w:lang w:val="en-IN"/>
        </w:rPr>
      </w:pPr>
      <w:r w:rsidRPr="00E771D6">
        <w:t>      WORD &lt; 256 char This is a SAML IdP entityID</w:t>
      </w:r>
      <w:r w:rsidRPr="00E771D6">
        <w:rPr>
          <w:lang w:val="en-IN"/>
        </w:rPr>
        <w:t> </w:t>
      </w:r>
    </w:p>
    <w:p w14:paraId="6470E16D" w14:textId="77777777" w:rsidR="00E771D6" w:rsidRPr="00E771D6" w:rsidRDefault="00E771D6" w:rsidP="00DF5A50">
      <w:pPr>
        <w:spacing w:after="120"/>
        <w:textAlignment w:val="baseline"/>
        <w:rPr>
          <w:lang w:val="en-IN" w:bidi="te-IN"/>
        </w:rPr>
      </w:pPr>
      <w:r w:rsidRPr="00E771D6">
        <w:rPr>
          <w:lang w:val="en-IN" w:bidi="te-IN"/>
        </w:rPr>
        <w:lastRenderedPageBreak/>
        <w:t> </w:t>
      </w:r>
    </w:p>
    <w:p w14:paraId="5985011E" w14:textId="77777777" w:rsidR="00E771D6" w:rsidRPr="00E771D6" w:rsidRDefault="00E771D6" w:rsidP="00DF5A50">
      <w:pPr>
        <w:spacing w:after="120"/>
        <w:textAlignment w:val="baseline"/>
        <w:rPr>
          <w:lang w:val="en-IN" w:bidi="te-IN"/>
        </w:rPr>
      </w:pPr>
      <w:r w:rsidRPr="00E771D6">
        <w:rPr>
          <w:b/>
          <w:bCs/>
          <w:lang w:val="en-GB" w:bidi="te-IN"/>
        </w:rPr>
        <w:t>Command Default</w:t>
      </w:r>
      <w:r w:rsidRPr="00E771D6">
        <w:rPr>
          <w:lang w:val="en-IN" w:bidi="te-IN"/>
        </w:rPr>
        <w:t> </w:t>
      </w:r>
    </w:p>
    <w:p w14:paraId="5E88B2AA" w14:textId="77777777" w:rsidR="00E771D6" w:rsidRPr="00E771D6" w:rsidRDefault="00E771D6" w:rsidP="00DF5A50">
      <w:pPr>
        <w:spacing w:after="120"/>
        <w:textAlignment w:val="baseline"/>
        <w:rPr>
          <w:lang w:val="en-IN" w:bidi="te-IN"/>
        </w:rPr>
      </w:pPr>
      <w:r w:rsidRPr="00E771D6">
        <w:rPr>
          <w:lang w:val="en-GB" w:bidi="te-IN"/>
        </w:rPr>
        <w:t>      None.</w:t>
      </w:r>
      <w:r w:rsidRPr="00E771D6">
        <w:rPr>
          <w:lang w:val="en-IN" w:bidi="te-IN"/>
        </w:rPr>
        <w:t> </w:t>
      </w:r>
    </w:p>
    <w:p w14:paraId="3D3B0AA3" w14:textId="77777777" w:rsidR="00E771D6" w:rsidRPr="00E771D6" w:rsidRDefault="00E771D6" w:rsidP="00DF5A50">
      <w:pPr>
        <w:spacing w:after="120"/>
        <w:textAlignment w:val="baseline"/>
        <w:rPr>
          <w:lang w:val="en-IN" w:bidi="te-IN"/>
        </w:rPr>
      </w:pPr>
      <w:r w:rsidRPr="00E771D6">
        <w:rPr>
          <w:lang w:val="en-IN" w:bidi="te-IN"/>
        </w:rPr>
        <w:t> </w:t>
      </w:r>
    </w:p>
    <w:p w14:paraId="1D13D1C1" w14:textId="77777777" w:rsidR="00E771D6" w:rsidRPr="00E771D6" w:rsidRDefault="00E771D6" w:rsidP="00DF5A50">
      <w:pPr>
        <w:spacing w:after="120"/>
        <w:textAlignment w:val="baseline"/>
        <w:rPr>
          <w:lang w:val="en-IN" w:bidi="te-IN"/>
        </w:rPr>
      </w:pPr>
      <w:r w:rsidRPr="00E771D6">
        <w:rPr>
          <w:b/>
          <w:bCs/>
          <w:lang w:val="en-GB" w:bidi="te-IN"/>
        </w:rPr>
        <w:t>ASA Context Mode</w:t>
      </w:r>
      <w:r w:rsidRPr="00E771D6">
        <w:rPr>
          <w:lang w:val="en-IN" w:bidi="te-IN"/>
        </w:rPr>
        <w:t> </w:t>
      </w:r>
    </w:p>
    <w:p w14:paraId="1C6297FB" w14:textId="77777777" w:rsidR="00E771D6" w:rsidRPr="00E771D6" w:rsidRDefault="00E771D6" w:rsidP="00DF5A50">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0D6D3AE0" w14:textId="77777777" w:rsidR="00E771D6" w:rsidRPr="00E771D6" w:rsidRDefault="00E771D6" w:rsidP="00DF5A50">
      <w:pPr>
        <w:spacing w:after="120"/>
        <w:textAlignment w:val="baseline"/>
        <w:rPr>
          <w:lang w:val="en-IN" w:bidi="te-IN"/>
        </w:rPr>
      </w:pPr>
      <w:r w:rsidRPr="00E771D6">
        <w:rPr>
          <w:lang w:val="en-IN" w:bidi="te-IN"/>
        </w:rPr>
        <w:t> </w:t>
      </w:r>
    </w:p>
    <w:p w14:paraId="327849D0" w14:textId="77777777" w:rsidR="00E771D6" w:rsidRPr="00E771D6" w:rsidRDefault="00E771D6" w:rsidP="00DF5A50">
      <w:pPr>
        <w:spacing w:after="120"/>
        <w:textAlignment w:val="baseline"/>
        <w:rPr>
          <w:lang w:val="en-IN" w:bidi="te-IN"/>
        </w:rPr>
      </w:pPr>
      <w:r w:rsidRPr="00E771D6">
        <w:rPr>
          <w:b/>
          <w:bCs/>
          <w:lang w:val="en-GB" w:bidi="te-IN"/>
        </w:rPr>
        <w:t>FTD Deployment Mode</w:t>
      </w:r>
      <w:r w:rsidRPr="00E771D6">
        <w:rPr>
          <w:lang w:val="en-IN" w:bidi="te-IN"/>
        </w:rPr>
        <w:t> </w:t>
      </w:r>
    </w:p>
    <w:p w14:paraId="4BB4915F" w14:textId="77777777" w:rsidR="00E771D6" w:rsidRPr="00E771D6" w:rsidRDefault="00E771D6" w:rsidP="00DF5A50">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6939B70F" w14:textId="77777777" w:rsidR="00E771D6" w:rsidRPr="00E771D6" w:rsidRDefault="00E771D6" w:rsidP="00DF5A50">
      <w:pPr>
        <w:spacing w:after="120"/>
        <w:textAlignment w:val="baseline"/>
        <w:rPr>
          <w:lang w:val="en-IN" w:bidi="te-IN"/>
        </w:rPr>
      </w:pPr>
      <w:r w:rsidRPr="00E771D6">
        <w:rPr>
          <w:lang w:val="en-IN" w:bidi="te-IN"/>
        </w:rPr>
        <w:t> </w:t>
      </w:r>
    </w:p>
    <w:p w14:paraId="6630BA93" w14:textId="77777777" w:rsidR="00E771D6" w:rsidRPr="00E771D6" w:rsidRDefault="00E771D6" w:rsidP="00DF5A50">
      <w:pPr>
        <w:spacing w:after="120"/>
        <w:textAlignment w:val="baseline"/>
        <w:rPr>
          <w:lang w:val="en-IN" w:bidi="te-IN"/>
        </w:rPr>
      </w:pPr>
      <w:r w:rsidRPr="00E771D6">
        <w:rPr>
          <w:b/>
          <w:bCs/>
          <w:lang w:val="en-GB" w:bidi="te-IN"/>
        </w:rPr>
        <w:t>Usage Guidelines</w:t>
      </w:r>
      <w:r w:rsidRPr="00E771D6">
        <w:rPr>
          <w:lang w:val="en-IN" w:bidi="te-IN"/>
        </w:rPr>
        <w:t> </w:t>
      </w:r>
    </w:p>
    <w:p w14:paraId="76728A77" w14:textId="77777777" w:rsidR="00E771D6" w:rsidRPr="00E771D6" w:rsidRDefault="00E771D6" w:rsidP="00DF5A50">
      <w:pPr>
        <w:spacing w:after="120"/>
        <w:textAlignment w:val="baseline"/>
        <w:rPr>
          <w:lang w:val="en-IN" w:bidi="te-IN"/>
        </w:rPr>
      </w:pPr>
      <w:r w:rsidRPr="00E771D6">
        <w:rPr>
          <w:lang w:val="en-GB" w:bidi="te-IN"/>
        </w:rPr>
        <w:t>       To configure identity provider for an application:</w:t>
      </w:r>
      <w:r w:rsidRPr="00E771D6">
        <w:rPr>
          <w:lang w:val="en-IN" w:bidi="te-IN"/>
        </w:rPr>
        <w:t> </w:t>
      </w:r>
    </w:p>
    <w:p w14:paraId="2336FB1B" w14:textId="77777777" w:rsidR="00E771D6" w:rsidRPr="00390ACC" w:rsidRDefault="00E771D6" w:rsidP="00390ACC">
      <w:pPr>
        <w:pStyle w:val="Code"/>
      </w:pPr>
      <w:r w:rsidRPr="00E771D6">
        <w:t>                zero-trust</w:t>
      </w:r>
      <w:r w:rsidRPr="00390ACC">
        <w:t> </w:t>
      </w:r>
    </w:p>
    <w:p w14:paraId="0F4C08AA" w14:textId="77777777" w:rsidR="00E771D6" w:rsidRPr="00390ACC" w:rsidRDefault="00E771D6" w:rsidP="00390ACC">
      <w:pPr>
        <w:pStyle w:val="Code"/>
      </w:pPr>
      <w:r w:rsidRPr="00E771D6">
        <w:t>                    enable</w:t>
      </w:r>
      <w:r w:rsidRPr="00390ACC">
        <w:t> </w:t>
      </w:r>
    </w:p>
    <w:p w14:paraId="72F50AAA" w14:textId="77777777" w:rsidR="00E771D6" w:rsidRPr="00390ACC" w:rsidRDefault="00E771D6" w:rsidP="00390ACC">
      <w:pPr>
        <w:pStyle w:val="Code"/>
      </w:pPr>
      <w:r w:rsidRPr="00E771D6">
        <w:t>                application &lt;app_name&gt;</w:t>
      </w:r>
      <w:r w:rsidRPr="00390ACC">
        <w:t> </w:t>
      </w:r>
    </w:p>
    <w:p w14:paraId="3DA722B4" w14:textId="77777777" w:rsidR="00E771D6" w:rsidRPr="00390ACC" w:rsidRDefault="00E771D6" w:rsidP="00390ACC">
      <w:pPr>
        <w:pStyle w:val="Code"/>
      </w:pPr>
      <w:r w:rsidRPr="00E771D6">
        <w:t>                    idp-entity-id &lt;URL&gt;</w:t>
      </w:r>
      <w:r w:rsidRPr="00390ACC">
        <w:t> </w:t>
      </w:r>
    </w:p>
    <w:p w14:paraId="4FEB3279" w14:textId="77777777" w:rsidR="00E771D6" w:rsidRPr="00E771D6" w:rsidRDefault="00E771D6" w:rsidP="00DF5A50">
      <w:pPr>
        <w:spacing w:after="120"/>
        <w:textAlignment w:val="baseline"/>
        <w:rPr>
          <w:lang w:val="en-IN" w:bidi="te-IN"/>
        </w:rPr>
      </w:pPr>
      <w:r w:rsidRPr="00E771D6">
        <w:rPr>
          <w:lang w:val="en-IN" w:bidi="te-IN"/>
        </w:rPr>
        <w:t> </w:t>
      </w:r>
    </w:p>
    <w:p w14:paraId="0CFC390E" w14:textId="77777777" w:rsidR="00E771D6" w:rsidRPr="00E771D6" w:rsidRDefault="00E771D6" w:rsidP="00DF5A50">
      <w:pPr>
        <w:spacing w:after="120"/>
        <w:textAlignment w:val="baseline"/>
        <w:rPr>
          <w:lang w:val="en-IN" w:bidi="te-IN"/>
        </w:rPr>
      </w:pPr>
      <w:r w:rsidRPr="00E771D6">
        <w:rPr>
          <w:b/>
          <w:bCs/>
          <w:lang w:val="en-GB" w:bidi="te-IN"/>
        </w:rPr>
        <w:t>Example</w:t>
      </w:r>
      <w:r w:rsidRPr="00E771D6">
        <w:rPr>
          <w:lang w:val="en-IN" w:bidi="te-IN"/>
        </w:rPr>
        <w:t> </w:t>
      </w:r>
    </w:p>
    <w:p w14:paraId="4325938B" w14:textId="010977B9" w:rsidR="00E771D6" w:rsidRPr="0038131D" w:rsidRDefault="00E771D6" w:rsidP="00390ACC">
      <w:pPr>
        <w:pStyle w:val="Code"/>
        <w:rPr>
          <w:lang w:val="en-IN"/>
        </w:rPr>
      </w:pPr>
      <w:r w:rsidRPr="00E771D6">
        <w:t xml:space="preserve"> </w:t>
      </w:r>
      <w:r w:rsidRPr="0038131D">
        <w:t>(config)# zero-trust</w:t>
      </w:r>
      <w:r w:rsidRPr="0038131D">
        <w:rPr>
          <w:lang w:val="en-IN"/>
        </w:rPr>
        <w:t> </w:t>
      </w:r>
    </w:p>
    <w:p w14:paraId="139A23F3" w14:textId="6342A5F5" w:rsidR="00E771D6" w:rsidRPr="0038131D" w:rsidRDefault="00E771D6" w:rsidP="00390ACC">
      <w:pPr>
        <w:pStyle w:val="Code"/>
        <w:rPr>
          <w:lang w:val="en-IN"/>
        </w:rPr>
      </w:pPr>
      <w:r w:rsidRPr="0038131D">
        <w:t xml:space="preserve"> (config-zero-trust)# enable</w:t>
      </w:r>
      <w:r w:rsidRPr="0038131D">
        <w:rPr>
          <w:lang w:val="en-IN"/>
        </w:rPr>
        <w:t> </w:t>
      </w:r>
    </w:p>
    <w:p w14:paraId="1B61DCB3" w14:textId="0EE5993A" w:rsidR="00E771D6" w:rsidRPr="0038131D" w:rsidRDefault="00E771D6" w:rsidP="00390ACC">
      <w:pPr>
        <w:pStyle w:val="Code"/>
        <w:rPr>
          <w:lang w:val="en-IN"/>
        </w:rPr>
      </w:pPr>
      <w:r w:rsidRPr="0038131D">
        <w:t xml:space="preserve"> (config-zero-trust)# application wiki.acme.com</w:t>
      </w:r>
      <w:r w:rsidRPr="0038131D">
        <w:rPr>
          <w:lang w:val="en-IN"/>
        </w:rPr>
        <w:t> </w:t>
      </w:r>
    </w:p>
    <w:p w14:paraId="145C7414" w14:textId="49C7E3B9" w:rsidR="00E771D6" w:rsidRPr="00E771D6" w:rsidRDefault="00E771D6" w:rsidP="00390ACC">
      <w:pPr>
        <w:pStyle w:val="Code"/>
        <w:rPr>
          <w:lang w:val="en-IN"/>
        </w:rPr>
      </w:pPr>
      <w:r w:rsidRPr="0038131D">
        <w:t xml:space="preserve"> (config-zero-trust-application)# </w:t>
      </w:r>
      <w:r w:rsidRPr="0038131D">
        <w:rPr>
          <w:szCs w:val="20"/>
        </w:rPr>
        <w:t>idp-entity-id</w:t>
      </w:r>
      <w:r w:rsidR="00C269A9" w:rsidRPr="0038131D">
        <w:rPr>
          <w:szCs w:val="20"/>
        </w:rPr>
        <w:t xml:space="preserve"> </w:t>
      </w:r>
      <w:hyperlink r:id="rId33" w:history="1">
        <w:r w:rsidR="0038131D" w:rsidRPr="004E2E52">
          <w:rPr>
            <w:rStyle w:val="Hyperlink"/>
            <w:rFonts w:ascii="Courier New" w:hAnsi="Courier New"/>
            <w:sz w:val="15"/>
            <w:szCs w:val="16"/>
          </w:rPr>
          <w:t>http://www.okta.com/exk5460t24OenZZcI5d7</w:t>
        </w:r>
      </w:hyperlink>
      <w:r w:rsidRPr="00C269A9">
        <w:t>   </w:t>
      </w:r>
      <w:r w:rsidRPr="00C269A9">
        <w:rPr>
          <w:lang w:val="en-IN"/>
        </w:rPr>
        <w:t> </w:t>
      </w:r>
    </w:p>
    <w:p w14:paraId="39DDEDD2" w14:textId="77777777" w:rsidR="00E771D6" w:rsidRPr="00E771D6" w:rsidRDefault="00E771D6" w:rsidP="005D7591">
      <w:pPr>
        <w:pStyle w:val="Heading3"/>
        <w:rPr>
          <w:lang w:val="en-IN" w:bidi="te-IN"/>
        </w:rPr>
      </w:pPr>
      <w:bookmarkStart w:id="283" w:name="_Toc118293457"/>
      <w:bookmarkStart w:id="284" w:name="_Toc142917862"/>
      <w:r w:rsidRPr="00E771D6">
        <w:rPr>
          <w:lang w:val="en-IN" w:bidi="te-IN"/>
        </w:rPr>
        <w:t>Configure SAML identity provider sign-in URL</w:t>
      </w:r>
      <w:bookmarkEnd w:id="283"/>
      <w:bookmarkEnd w:id="284"/>
      <w:r w:rsidRPr="00E771D6">
        <w:rPr>
          <w:lang w:val="en-IN" w:bidi="te-IN"/>
        </w:rPr>
        <w:t> </w:t>
      </w:r>
    </w:p>
    <w:p w14:paraId="11F960DE" w14:textId="77777777" w:rsidR="00E771D6" w:rsidRPr="00E771D6" w:rsidRDefault="00E771D6" w:rsidP="00AF4C33">
      <w:pPr>
        <w:spacing w:after="120"/>
        <w:textAlignment w:val="baseline"/>
        <w:rPr>
          <w:lang w:val="en-IN" w:bidi="te-IN"/>
        </w:rPr>
      </w:pPr>
      <w:r w:rsidRPr="00E771D6">
        <w:rPr>
          <w:lang w:val="en-GB" w:bidi="te-IN"/>
        </w:rPr>
        <w:t>Each zero-trust protected application needs to be configured with an identity provider sign-in URL for SAML based user authentication. Identity provider will authenticate the user to allow access to the zero-trust protected application.</w:t>
      </w:r>
      <w:r w:rsidRPr="00E771D6">
        <w:rPr>
          <w:lang w:val="en-IN" w:bidi="te-IN"/>
        </w:rPr>
        <w:t> </w:t>
      </w:r>
    </w:p>
    <w:p w14:paraId="2705D461" w14:textId="77777777" w:rsidR="00E771D6" w:rsidRPr="00E771D6" w:rsidRDefault="00E771D6" w:rsidP="00AF4C33">
      <w:pPr>
        <w:spacing w:after="120"/>
        <w:textAlignment w:val="baseline"/>
        <w:rPr>
          <w:lang w:val="en-IN" w:bidi="te-IN"/>
        </w:rPr>
      </w:pPr>
      <w:r w:rsidRPr="00E771D6">
        <w:rPr>
          <w:rFonts w:ascii="Calibri" w:hAnsi="Calibri" w:cs="Calibri"/>
          <w:sz w:val="27"/>
          <w:szCs w:val="27"/>
          <w:lang w:val="en-IN" w:bidi="te-IN"/>
        </w:rPr>
        <w:t> </w:t>
      </w:r>
    </w:p>
    <w:p w14:paraId="25B15BC4" w14:textId="77777777" w:rsidR="00E771D6" w:rsidRPr="00E771D6" w:rsidRDefault="00E771D6" w:rsidP="00AF4C33">
      <w:pPr>
        <w:spacing w:after="120"/>
        <w:textAlignment w:val="baseline"/>
        <w:rPr>
          <w:lang w:val="en-IN" w:bidi="te-IN"/>
        </w:rPr>
      </w:pPr>
      <w:r w:rsidRPr="00E771D6">
        <w:rPr>
          <w:b/>
          <w:bCs/>
          <w:lang w:val="en-GB" w:bidi="te-IN"/>
        </w:rPr>
        <w:t>Syntax Description</w:t>
      </w:r>
      <w:r w:rsidRPr="00E771D6">
        <w:rPr>
          <w:lang w:val="en-IN" w:bidi="te-IN"/>
        </w:rPr>
        <w:t> </w:t>
      </w:r>
    </w:p>
    <w:p w14:paraId="201A2F78" w14:textId="77777777" w:rsidR="00E771D6" w:rsidRPr="00E771D6" w:rsidRDefault="00E771D6" w:rsidP="00AF4C33">
      <w:pPr>
        <w:spacing w:after="120"/>
        <w:textAlignment w:val="baseline"/>
        <w:rPr>
          <w:lang w:val="en-IN" w:bidi="te-IN"/>
        </w:rPr>
      </w:pPr>
      <w:r w:rsidRPr="00E771D6">
        <w:rPr>
          <w:lang w:val="en-GB" w:bidi="te-IN"/>
        </w:rPr>
        <w:t xml:space="preserve">      </w:t>
      </w:r>
      <w:r w:rsidRPr="00E771D6">
        <w:rPr>
          <w:b/>
          <w:bCs/>
          <w:lang w:val="en-GB" w:bidi="te-IN"/>
        </w:rPr>
        <w:t>[no] idp-sign-in &lt;url&gt;</w:t>
      </w:r>
      <w:r w:rsidRPr="00E771D6">
        <w:rPr>
          <w:lang w:val="en-IN" w:bidi="te-IN"/>
        </w:rPr>
        <w:t xml:space="preserve"> </w:t>
      </w:r>
      <w:r w:rsidRPr="00E771D6">
        <w:rPr>
          <w:lang w:val="en-GB" w:bidi="te-IN"/>
        </w:rPr>
        <w:t>Configure the SAML IdP sign-in URL</w:t>
      </w:r>
      <w:r w:rsidRPr="00E771D6">
        <w:rPr>
          <w:lang w:val="en-IN" w:bidi="te-IN"/>
        </w:rPr>
        <w:t> </w:t>
      </w:r>
    </w:p>
    <w:p w14:paraId="279BCA17" w14:textId="77777777" w:rsidR="00E771D6" w:rsidRPr="00E52BC1" w:rsidRDefault="00E771D6" w:rsidP="00390ACC">
      <w:pPr>
        <w:pStyle w:val="Code"/>
      </w:pPr>
      <w:r w:rsidRPr="00E771D6">
        <w:t xml:space="preserve">      </w:t>
      </w:r>
      <w:r w:rsidRPr="00E52BC1">
        <w:t>idp-sign-in ? </w:t>
      </w:r>
    </w:p>
    <w:p w14:paraId="1EA49060" w14:textId="77777777" w:rsidR="00E771D6" w:rsidRPr="00422162" w:rsidRDefault="00E771D6" w:rsidP="00390ACC">
      <w:pPr>
        <w:pStyle w:val="Code"/>
      </w:pPr>
      <w:r w:rsidRPr="00422162">
        <w:t>      WORD &lt; 500 char Enter the URL (must begin with “http://" or “https://”) </w:t>
      </w:r>
    </w:p>
    <w:p w14:paraId="2A43794F" w14:textId="77777777" w:rsidR="00E771D6" w:rsidRPr="00E771D6" w:rsidRDefault="00E771D6" w:rsidP="00AF4C33">
      <w:pPr>
        <w:spacing w:after="120"/>
        <w:textAlignment w:val="baseline"/>
        <w:rPr>
          <w:lang w:val="en-IN" w:bidi="te-IN"/>
        </w:rPr>
      </w:pPr>
      <w:r w:rsidRPr="00E771D6">
        <w:rPr>
          <w:lang w:val="en-IN" w:bidi="te-IN"/>
        </w:rPr>
        <w:t> </w:t>
      </w:r>
    </w:p>
    <w:p w14:paraId="79919BA5" w14:textId="77777777" w:rsidR="00E771D6" w:rsidRPr="00E771D6" w:rsidRDefault="00E771D6" w:rsidP="00AF4C33">
      <w:pPr>
        <w:spacing w:after="120"/>
        <w:textAlignment w:val="baseline"/>
        <w:rPr>
          <w:lang w:val="en-IN" w:bidi="te-IN"/>
        </w:rPr>
      </w:pPr>
      <w:r w:rsidRPr="00E771D6">
        <w:rPr>
          <w:b/>
          <w:bCs/>
          <w:lang w:val="en-GB" w:bidi="te-IN"/>
        </w:rPr>
        <w:t>Command Default</w:t>
      </w:r>
      <w:r w:rsidRPr="00E771D6">
        <w:rPr>
          <w:lang w:val="en-IN" w:bidi="te-IN"/>
        </w:rPr>
        <w:t> </w:t>
      </w:r>
    </w:p>
    <w:p w14:paraId="620D01E0" w14:textId="77777777" w:rsidR="00E771D6" w:rsidRPr="00E771D6" w:rsidRDefault="00E771D6" w:rsidP="00AF4C33">
      <w:pPr>
        <w:spacing w:after="120"/>
        <w:textAlignment w:val="baseline"/>
        <w:rPr>
          <w:lang w:val="en-IN" w:bidi="te-IN"/>
        </w:rPr>
      </w:pPr>
      <w:r w:rsidRPr="00E771D6">
        <w:rPr>
          <w:lang w:val="en-GB" w:bidi="te-IN"/>
        </w:rPr>
        <w:t>      None.</w:t>
      </w:r>
      <w:r w:rsidRPr="00E771D6">
        <w:rPr>
          <w:lang w:val="en-IN" w:bidi="te-IN"/>
        </w:rPr>
        <w:t> </w:t>
      </w:r>
    </w:p>
    <w:p w14:paraId="280DCECF" w14:textId="77777777" w:rsidR="00E771D6" w:rsidRPr="00E771D6" w:rsidRDefault="00E771D6" w:rsidP="00AF4C33">
      <w:pPr>
        <w:spacing w:after="120"/>
        <w:textAlignment w:val="baseline"/>
        <w:rPr>
          <w:lang w:val="en-IN" w:bidi="te-IN"/>
        </w:rPr>
      </w:pPr>
      <w:r w:rsidRPr="00E771D6">
        <w:rPr>
          <w:lang w:val="en-IN" w:bidi="te-IN"/>
        </w:rPr>
        <w:t> </w:t>
      </w:r>
    </w:p>
    <w:p w14:paraId="34C3AC46" w14:textId="77777777" w:rsidR="00E771D6" w:rsidRPr="00E771D6" w:rsidRDefault="00E771D6" w:rsidP="00AF4C33">
      <w:pPr>
        <w:spacing w:after="120"/>
        <w:textAlignment w:val="baseline"/>
        <w:rPr>
          <w:lang w:val="en-IN" w:bidi="te-IN"/>
        </w:rPr>
      </w:pPr>
      <w:r w:rsidRPr="00E771D6">
        <w:rPr>
          <w:b/>
          <w:bCs/>
          <w:lang w:val="en-GB" w:bidi="te-IN"/>
        </w:rPr>
        <w:t>ASA Context Mode</w:t>
      </w:r>
      <w:r w:rsidRPr="00E771D6">
        <w:rPr>
          <w:lang w:val="en-IN" w:bidi="te-IN"/>
        </w:rPr>
        <w:t> </w:t>
      </w:r>
    </w:p>
    <w:p w14:paraId="51B4C16F" w14:textId="77777777" w:rsidR="00E771D6" w:rsidRPr="00E771D6" w:rsidRDefault="00E771D6" w:rsidP="00AF4C33">
      <w:pPr>
        <w:spacing w:after="120"/>
        <w:textAlignment w:val="baseline"/>
        <w:rPr>
          <w:lang w:val="en-IN" w:bidi="te-IN"/>
        </w:rPr>
      </w:pPr>
      <w:r w:rsidRPr="00E771D6">
        <w:rPr>
          <w:lang w:val="en-GB" w:bidi="te-IN"/>
        </w:rPr>
        <w:lastRenderedPageBreak/>
        <w:t>      This command is specific to FTD deployments and won’t be available for configuration on ASA platforms.</w:t>
      </w:r>
      <w:r w:rsidRPr="00E771D6">
        <w:rPr>
          <w:lang w:val="en-IN" w:bidi="te-IN"/>
        </w:rPr>
        <w:t> </w:t>
      </w:r>
    </w:p>
    <w:p w14:paraId="1E6DAE85" w14:textId="77777777" w:rsidR="00E771D6" w:rsidRPr="00E771D6" w:rsidRDefault="00E771D6" w:rsidP="00AF4C33">
      <w:pPr>
        <w:spacing w:after="120"/>
        <w:textAlignment w:val="baseline"/>
        <w:rPr>
          <w:lang w:val="en-IN" w:bidi="te-IN"/>
        </w:rPr>
      </w:pPr>
      <w:r w:rsidRPr="00E771D6">
        <w:rPr>
          <w:lang w:val="en-IN" w:bidi="te-IN"/>
        </w:rPr>
        <w:t> </w:t>
      </w:r>
    </w:p>
    <w:p w14:paraId="70CCED12" w14:textId="77777777" w:rsidR="00E771D6" w:rsidRPr="00E771D6" w:rsidRDefault="00E771D6" w:rsidP="00AF4C33">
      <w:pPr>
        <w:spacing w:after="120"/>
        <w:textAlignment w:val="baseline"/>
        <w:rPr>
          <w:lang w:val="en-IN" w:bidi="te-IN"/>
        </w:rPr>
      </w:pPr>
      <w:r w:rsidRPr="00E771D6">
        <w:rPr>
          <w:b/>
          <w:bCs/>
          <w:lang w:val="en-GB" w:bidi="te-IN"/>
        </w:rPr>
        <w:t>FTD Deployment Mode</w:t>
      </w:r>
      <w:r w:rsidRPr="00E771D6">
        <w:rPr>
          <w:lang w:val="en-IN" w:bidi="te-IN"/>
        </w:rPr>
        <w:t> </w:t>
      </w:r>
    </w:p>
    <w:p w14:paraId="00AFB3B2" w14:textId="77777777" w:rsidR="00E771D6" w:rsidRPr="00E771D6" w:rsidRDefault="00E771D6" w:rsidP="00AF4C33">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6F8D535B" w14:textId="77777777" w:rsidR="00E771D6" w:rsidRPr="00E771D6" w:rsidRDefault="00E771D6" w:rsidP="00AF4C33">
      <w:pPr>
        <w:spacing w:after="120"/>
        <w:textAlignment w:val="baseline"/>
        <w:rPr>
          <w:lang w:val="en-IN" w:bidi="te-IN"/>
        </w:rPr>
      </w:pPr>
      <w:r w:rsidRPr="00E771D6">
        <w:rPr>
          <w:lang w:val="en-IN" w:bidi="te-IN"/>
        </w:rPr>
        <w:t> </w:t>
      </w:r>
    </w:p>
    <w:p w14:paraId="1BC3C3E5" w14:textId="77777777" w:rsidR="00E771D6" w:rsidRPr="00E771D6" w:rsidRDefault="00E771D6" w:rsidP="00AF4C33">
      <w:pPr>
        <w:spacing w:after="120"/>
        <w:textAlignment w:val="baseline"/>
        <w:rPr>
          <w:lang w:val="en-IN" w:bidi="te-IN"/>
        </w:rPr>
      </w:pPr>
      <w:r w:rsidRPr="00E771D6">
        <w:rPr>
          <w:b/>
          <w:bCs/>
          <w:lang w:val="en-GB" w:bidi="te-IN"/>
        </w:rPr>
        <w:t>Usage Guidelines</w:t>
      </w:r>
      <w:r w:rsidRPr="00E771D6">
        <w:rPr>
          <w:lang w:val="en-IN" w:bidi="te-IN"/>
        </w:rPr>
        <w:t> </w:t>
      </w:r>
    </w:p>
    <w:p w14:paraId="403EF48B" w14:textId="77777777" w:rsidR="00E771D6" w:rsidRPr="00E771D6" w:rsidRDefault="00E771D6" w:rsidP="00AF4C33">
      <w:pPr>
        <w:spacing w:after="120"/>
        <w:textAlignment w:val="baseline"/>
        <w:rPr>
          <w:lang w:val="en-IN" w:bidi="te-IN"/>
        </w:rPr>
      </w:pPr>
      <w:r w:rsidRPr="00E771D6">
        <w:rPr>
          <w:lang w:val="en-GB" w:bidi="te-IN"/>
        </w:rPr>
        <w:t>     To configure identity provider sign-in URL:</w:t>
      </w:r>
      <w:r w:rsidRPr="00E771D6">
        <w:rPr>
          <w:lang w:val="en-IN" w:bidi="te-IN"/>
        </w:rPr>
        <w:t> </w:t>
      </w:r>
    </w:p>
    <w:p w14:paraId="4A3855DB" w14:textId="77777777" w:rsidR="00E771D6" w:rsidRPr="00E771D6" w:rsidRDefault="00E771D6" w:rsidP="00390ACC">
      <w:pPr>
        <w:pStyle w:val="Code"/>
        <w:rPr>
          <w:lang w:val="en-IN"/>
        </w:rPr>
      </w:pPr>
      <w:r w:rsidRPr="00E771D6">
        <w:t>                zero-trust</w:t>
      </w:r>
      <w:r w:rsidRPr="00E771D6">
        <w:rPr>
          <w:lang w:val="en-IN"/>
        </w:rPr>
        <w:t> </w:t>
      </w:r>
    </w:p>
    <w:p w14:paraId="6E4298D5" w14:textId="77777777" w:rsidR="00E771D6" w:rsidRPr="00E771D6" w:rsidRDefault="00E771D6" w:rsidP="00390ACC">
      <w:pPr>
        <w:pStyle w:val="Code"/>
        <w:rPr>
          <w:lang w:val="en-IN"/>
        </w:rPr>
      </w:pPr>
      <w:r w:rsidRPr="00E771D6">
        <w:t>                    enable</w:t>
      </w:r>
      <w:r w:rsidRPr="00E771D6">
        <w:rPr>
          <w:lang w:val="en-IN"/>
        </w:rPr>
        <w:t> </w:t>
      </w:r>
    </w:p>
    <w:p w14:paraId="0BEE2143" w14:textId="77777777" w:rsidR="00E771D6" w:rsidRPr="00E771D6" w:rsidRDefault="00E771D6" w:rsidP="00390ACC">
      <w:pPr>
        <w:pStyle w:val="Code"/>
        <w:rPr>
          <w:lang w:val="en-IN"/>
        </w:rPr>
      </w:pPr>
      <w:r w:rsidRPr="00E771D6">
        <w:t>                application &lt;app_name&gt;</w:t>
      </w:r>
      <w:r w:rsidRPr="00E771D6">
        <w:rPr>
          <w:lang w:val="en-IN"/>
        </w:rPr>
        <w:t> </w:t>
      </w:r>
    </w:p>
    <w:p w14:paraId="497EC0CF" w14:textId="77777777" w:rsidR="00E771D6" w:rsidRPr="00E771D6" w:rsidRDefault="00E771D6" w:rsidP="00390ACC">
      <w:pPr>
        <w:pStyle w:val="Code"/>
        <w:rPr>
          <w:lang w:val="en-IN"/>
        </w:rPr>
      </w:pPr>
      <w:r w:rsidRPr="00E771D6">
        <w:t>                    idp-sign-in &lt;URL&gt;</w:t>
      </w:r>
      <w:r w:rsidRPr="00E771D6">
        <w:rPr>
          <w:lang w:val="en-IN"/>
        </w:rPr>
        <w:t> </w:t>
      </w:r>
    </w:p>
    <w:p w14:paraId="1EB7AB41" w14:textId="77777777" w:rsidR="00E771D6" w:rsidRPr="00E771D6" w:rsidRDefault="00E771D6" w:rsidP="00AF4C33">
      <w:pPr>
        <w:spacing w:after="120"/>
        <w:textAlignment w:val="baseline"/>
        <w:rPr>
          <w:lang w:val="en-IN" w:bidi="te-IN"/>
        </w:rPr>
      </w:pPr>
      <w:r w:rsidRPr="00E771D6">
        <w:rPr>
          <w:lang w:val="en-IN" w:bidi="te-IN"/>
        </w:rPr>
        <w:t> </w:t>
      </w:r>
    </w:p>
    <w:p w14:paraId="07319F3A" w14:textId="77777777" w:rsidR="00E771D6" w:rsidRPr="00E771D6" w:rsidRDefault="00E771D6" w:rsidP="00AF4C33">
      <w:pPr>
        <w:spacing w:after="120"/>
        <w:textAlignment w:val="baseline"/>
        <w:rPr>
          <w:lang w:val="en-IN" w:bidi="te-IN"/>
        </w:rPr>
      </w:pPr>
      <w:r w:rsidRPr="00E771D6">
        <w:rPr>
          <w:b/>
          <w:bCs/>
          <w:lang w:val="en-GB" w:bidi="te-IN"/>
        </w:rPr>
        <w:t>Example</w:t>
      </w:r>
      <w:r w:rsidRPr="00E771D6">
        <w:rPr>
          <w:lang w:val="en-IN" w:bidi="te-IN"/>
        </w:rPr>
        <w:t> </w:t>
      </w:r>
    </w:p>
    <w:p w14:paraId="15B639E8" w14:textId="77777777" w:rsidR="00E771D6" w:rsidRPr="00E771D6" w:rsidRDefault="00E771D6" w:rsidP="00390ACC">
      <w:pPr>
        <w:pStyle w:val="Code"/>
        <w:rPr>
          <w:lang w:val="en-IN"/>
        </w:rPr>
      </w:pPr>
      <w:r w:rsidRPr="00E771D6">
        <w:t>       (config)# zero-trust</w:t>
      </w:r>
      <w:r w:rsidRPr="00E771D6">
        <w:rPr>
          <w:lang w:val="en-IN"/>
        </w:rPr>
        <w:t> </w:t>
      </w:r>
    </w:p>
    <w:p w14:paraId="0AD837DA" w14:textId="77777777" w:rsidR="00E771D6" w:rsidRPr="00E771D6" w:rsidRDefault="00E771D6" w:rsidP="00390ACC">
      <w:pPr>
        <w:pStyle w:val="Code"/>
        <w:rPr>
          <w:lang w:val="en-IN"/>
        </w:rPr>
      </w:pPr>
      <w:r w:rsidRPr="00E771D6">
        <w:t>       (config-zero-trust)# enable</w:t>
      </w:r>
      <w:r w:rsidRPr="00E771D6">
        <w:rPr>
          <w:lang w:val="en-IN"/>
        </w:rPr>
        <w:t> </w:t>
      </w:r>
    </w:p>
    <w:p w14:paraId="23E34D03" w14:textId="77777777" w:rsidR="00E771D6" w:rsidRPr="00E771D6" w:rsidRDefault="00E771D6" w:rsidP="00390ACC">
      <w:pPr>
        <w:pStyle w:val="Code"/>
        <w:rPr>
          <w:lang w:val="en-IN"/>
        </w:rPr>
      </w:pPr>
      <w:r w:rsidRPr="00E771D6">
        <w:t>       (config-zero-trust)# application wiki.acme.com</w:t>
      </w:r>
      <w:r w:rsidRPr="00E771D6">
        <w:rPr>
          <w:lang w:val="en-IN"/>
        </w:rPr>
        <w:t> </w:t>
      </w:r>
    </w:p>
    <w:p w14:paraId="620E2303" w14:textId="5A49157F" w:rsidR="00E771D6" w:rsidRPr="00E771D6" w:rsidRDefault="00E771D6" w:rsidP="00390ACC">
      <w:pPr>
        <w:pStyle w:val="Code"/>
        <w:rPr>
          <w:lang w:val="en-IN"/>
        </w:rPr>
      </w:pPr>
      <w:r w:rsidRPr="00E771D6">
        <w:t xml:space="preserve">       (config-zero-trust-application)# idp-sign-in </w:t>
      </w:r>
      <w:hyperlink r:id="rId34" w:tgtFrame="_blank" w:history="1">
        <w:r w:rsidRPr="00E771D6">
          <w:rPr>
            <w:color w:val="0563C1"/>
            <w:u w:val="single"/>
          </w:rPr>
          <w:t>https://dev-13121569.okta.com/app/dev-13121569_appsaml_1/exk5460t24OenZZcI5d7/sso/saml</w:t>
        </w:r>
      </w:hyperlink>
      <w:r w:rsidRPr="00E771D6">
        <w:rPr>
          <w:lang w:val="en-IN"/>
        </w:rPr>
        <w:t> </w:t>
      </w:r>
    </w:p>
    <w:p w14:paraId="53620966" w14:textId="77777777" w:rsidR="00E771D6" w:rsidRPr="00E771D6" w:rsidRDefault="00E771D6" w:rsidP="005D7591">
      <w:pPr>
        <w:pStyle w:val="Heading3"/>
        <w:rPr>
          <w:lang w:val="en-IN" w:bidi="te-IN"/>
        </w:rPr>
      </w:pPr>
      <w:bookmarkStart w:id="285" w:name="_Toc118293458"/>
      <w:bookmarkStart w:id="286" w:name="_Toc142917863"/>
      <w:r w:rsidRPr="00E771D6">
        <w:rPr>
          <w:lang w:val="en-IN" w:bidi="te-IN"/>
        </w:rPr>
        <w:t>Configure external URL for zero-trust application</w:t>
      </w:r>
      <w:bookmarkEnd w:id="285"/>
      <w:bookmarkEnd w:id="286"/>
      <w:r w:rsidRPr="00E771D6">
        <w:rPr>
          <w:lang w:val="en-IN" w:bidi="te-IN"/>
        </w:rPr>
        <w:t> </w:t>
      </w:r>
    </w:p>
    <w:p w14:paraId="730F69B0" w14:textId="77777777" w:rsidR="00E771D6" w:rsidRPr="00E771D6" w:rsidRDefault="00E771D6" w:rsidP="00EA2657">
      <w:pPr>
        <w:spacing w:after="120"/>
        <w:textAlignment w:val="baseline"/>
        <w:rPr>
          <w:lang w:val="en-IN" w:bidi="te-IN"/>
        </w:rPr>
      </w:pPr>
      <w:r w:rsidRPr="00E771D6">
        <w:rPr>
          <w:lang w:val="en-GB" w:bidi="te-IN"/>
        </w:rPr>
        <w:t>Each application will have an external URL, which resolves to a configured FTD interface IP address. End user access the application using this URL.</w:t>
      </w:r>
      <w:r w:rsidRPr="00E771D6">
        <w:rPr>
          <w:lang w:val="en-IN" w:bidi="te-IN"/>
        </w:rPr>
        <w:t> </w:t>
      </w:r>
    </w:p>
    <w:p w14:paraId="31568AC3" w14:textId="77777777" w:rsidR="00E771D6" w:rsidRPr="00E771D6" w:rsidRDefault="00E771D6" w:rsidP="00EA2657">
      <w:pPr>
        <w:spacing w:after="120"/>
        <w:textAlignment w:val="baseline"/>
        <w:rPr>
          <w:lang w:val="en-IN" w:bidi="te-IN"/>
        </w:rPr>
      </w:pPr>
      <w:r w:rsidRPr="00E771D6">
        <w:rPr>
          <w:lang w:val="en-IN" w:bidi="te-IN"/>
        </w:rPr>
        <w:t> </w:t>
      </w:r>
    </w:p>
    <w:p w14:paraId="60161E33" w14:textId="77777777" w:rsidR="00E771D6" w:rsidRPr="00E771D6" w:rsidRDefault="00E771D6" w:rsidP="00EA2657">
      <w:pPr>
        <w:spacing w:after="120"/>
        <w:textAlignment w:val="baseline"/>
        <w:rPr>
          <w:lang w:val="en-IN" w:bidi="te-IN"/>
        </w:rPr>
      </w:pPr>
      <w:r w:rsidRPr="00E771D6">
        <w:rPr>
          <w:b/>
          <w:bCs/>
          <w:lang w:val="en-GB" w:bidi="te-IN"/>
        </w:rPr>
        <w:t>Syntax Description</w:t>
      </w:r>
      <w:r w:rsidRPr="00E771D6">
        <w:rPr>
          <w:lang w:val="en-IN" w:bidi="te-IN"/>
        </w:rPr>
        <w:t> </w:t>
      </w:r>
    </w:p>
    <w:p w14:paraId="4B916FAE" w14:textId="77777777" w:rsidR="00E771D6" w:rsidRPr="00E771D6" w:rsidRDefault="00E771D6" w:rsidP="00EA2657">
      <w:pPr>
        <w:spacing w:after="120"/>
        <w:textAlignment w:val="baseline"/>
        <w:rPr>
          <w:lang w:val="en-IN" w:bidi="te-IN"/>
        </w:rPr>
      </w:pPr>
      <w:r w:rsidRPr="00E771D6">
        <w:rPr>
          <w:lang w:val="en-GB" w:bidi="te-IN"/>
        </w:rPr>
        <w:t xml:space="preserve">      </w:t>
      </w:r>
      <w:r w:rsidRPr="00E771D6">
        <w:rPr>
          <w:b/>
          <w:bCs/>
          <w:lang w:val="en-GB" w:bidi="te-IN"/>
        </w:rPr>
        <w:t>[no] external-url &lt;URL&gt;</w:t>
      </w:r>
      <w:r w:rsidRPr="00E771D6">
        <w:rPr>
          <w:lang w:val="en-IN" w:bidi="te-IN"/>
        </w:rPr>
        <w:t xml:space="preserve"> </w:t>
      </w:r>
      <w:r w:rsidRPr="00E771D6">
        <w:rPr>
          <w:lang w:val="en-GB" w:bidi="te-IN"/>
        </w:rPr>
        <w:t>Configure external URL for accessing the application</w:t>
      </w:r>
      <w:r w:rsidRPr="00E771D6">
        <w:rPr>
          <w:lang w:val="en-IN" w:bidi="te-IN"/>
        </w:rPr>
        <w:t> </w:t>
      </w:r>
    </w:p>
    <w:p w14:paraId="2576484B" w14:textId="77777777" w:rsidR="00E771D6" w:rsidRPr="00390ACC" w:rsidRDefault="00E771D6" w:rsidP="00390ACC">
      <w:pPr>
        <w:pStyle w:val="Code"/>
      </w:pPr>
      <w:r w:rsidRPr="00E771D6">
        <w:t>      external-url ?</w:t>
      </w:r>
      <w:r w:rsidRPr="00390ACC">
        <w:t> </w:t>
      </w:r>
    </w:p>
    <w:p w14:paraId="45C0362B" w14:textId="77777777" w:rsidR="00E771D6" w:rsidRPr="00390ACC" w:rsidRDefault="00E771D6" w:rsidP="00390ACC">
      <w:pPr>
        <w:pStyle w:val="Code"/>
      </w:pPr>
      <w:r w:rsidRPr="00E771D6">
        <w:t>      WORD &lt; 256 char This is external URL of application (must begin with “http://” or “https://”)</w:t>
      </w:r>
      <w:r w:rsidRPr="00390ACC">
        <w:t> </w:t>
      </w:r>
    </w:p>
    <w:p w14:paraId="79EAF00D" w14:textId="77777777" w:rsidR="00E771D6" w:rsidRPr="00390ACC" w:rsidRDefault="00E771D6" w:rsidP="00390ACC">
      <w:pPr>
        <w:pStyle w:val="Code"/>
      </w:pPr>
      <w:r w:rsidRPr="00390ACC">
        <w:t> </w:t>
      </w:r>
    </w:p>
    <w:p w14:paraId="45081A29" w14:textId="77777777" w:rsidR="00E771D6" w:rsidRPr="00E771D6" w:rsidRDefault="00E771D6" w:rsidP="00EA2657">
      <w:pPr>
        <w:spacing w:after="120"/>
        <w:textAlignment w:val="baseline"/>
        <w:rPr>
          <w:lang w:val="en-IN" w:bidi="te-IN"/>
        </w:rPr>
      </w:pPr>
      <w:r w:rsidRPr="00E771D6">
        <w:rPr>
          <w:b/>
          <w:bCs/>
          <w:lang w:val="en-GB" w:bidi="te-IN"/>
        </w:rPr>
        <w:t>Command Default</w:t>
      </w:r>
      <w:r w:rsidRPr="00E771D6">
        <w:rPr>
          <w:lang w:val="en-IN" w:bidi="te-IN"/>
        </w:rPr>
        <w:t> </w:t>
      </w:r>
    </w:p>
    <w:p w14:paraId="62E05F0C" w14:textId="77777777" w:rsidR="00E771D6" w:rsidRPr="00E771D6" w:rsidRDefault="00E771D6" w:rsidP="00EA2657">
      <w:pPr>
        <w:spacing w:after="120"/>
        <w:textAlignment w:val="baseline"/>
        <w:rPr>
          <w:lang w:val="en-IN" w:bidi="te-IN"/>
        </w:rPr>
      </w:pPr>
      <w:r w:rsidRPr="00E771D6">
        <w:rPr>
          <w:lang w:val="en-GB" w:bidi="te-IN"/>
        </w:rPr>
        <w:t>      None.</w:t>
      </w:r>
      <w:r w:rsidRPr="00E771D6">
        <w:rPr>
          <w:lang w:val="en-IN" w:bidi="te-IN"/>
        </w:rPr>
        <w:t> </w:t>
      </w:r>
    </w:p>
    <w:p w14:paraId="54AB4C7D" w14:textId="77777777" w:rsidR="00E771D6" w:rsidRPr="00E771D6" w:rsidRDefault="00E771D6" w:rsidP="00EA2657">
      <w:pPr>
        <w:spacing w:after="120"/>
        <w:textAlignment w:val="baseline"/>
        <w:rPr>
          <w:lang w:val="en-IN" w:bidi="te-IN"/>
        </w:rPr>
      </w:pPr>
      <w:r w:rsidRPr="00E771D6">
        <w:rPr>
          <w:lang w:val="en-IN" w:bidi="te-IN"/>
        </w:rPr>
        <w:t> </w:t>
      </w:r>
    </w:p>
    <w:p w14:paraId="4AA23E49" w14:textId="77777777" w:rsidR="00E771D6" w:rsidRPr="00E771D6" w:rsidRDefault="00E771D6" w:rsidP="00EA2657">
      <w:pPr>
        <w:spacing w:after="120"/>
        <w:textAlignment w:val="baseline"/>
        <w:rPr>
          <w:lang w:val="en-IN" w:bidi="te-IN"/>
        </w:rPr>
      </w:pPr>
      <w:r w:rsidRPr="00E771D6">
        <w:rPr>
          <w:b/>
          <w:bCs/>
          <w:lang w:val="en-GB" w:bidi="te-IN"/>
        </w:rPr>
        <w:t>ASA Context Mode</w:t>
      </w:r>
      <w:r w:rsidRPr="00E771D6">
        <w:rPr>
          <w:lang w:val="en-IN" w:bidi="te-IN"/>
        </w:rPr>
        <w:t> </w:t>
      </w:r>
    </w:p>
    <w:p w14:paraId="4D3C5F6B" w14:textId="77777777" w:rsidR="00E771D6" w:rsidRPr="00E771D6" w:rsidRDefault="00E771D6" w:rsidP="00EA2657">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2025711A" w14:textId="77777777" w:rsidR="00E771D6" w:rsidRPr="00E771D6" w:rsidRDefault="00E771D6" w:rsidP="00EA2657">
      <w:pPr>
        <w:spacing w:after="120"/>
        <w:textAlignment w:val="baseline"/>
        <w:rPr>
          <w:lang w:val="en-IN" w:bidi="te-IN"/>
        </w:rPr>
      </w:pPr>
      <w:r w:rsidRPr="00E771D6">
        <w:rPr>
          <w:lang w:val="en-IN" w:bidi="te-IN"/>
        </w:rPr>
        <w:t> </w:t>
      </w:r>
    </w:p>
    <w:p w14:paraId="5770B521" w14:textId="77777777" w:rsidR="00E771D6" w:rsidRPr="00E771D6" w:rsidRDefault="00E771D6" w:rsidP="00EA2657">
      <w:pPr>
        <w:spacing w:after="120"/>
        <w:textAlignment w:val="baseline"/>
        <w:rPr>
          <w:lang w:val="en-IN" w:bidi="te-IN"/>
        </w:rPr>
      </w:pPr>
      <w:r w:rsidRPr="00E771D6">
        <w:rPr>
          <w:b/>
          <w:bCs/>
          <w:lang w:val="en-GB" w:bidi="te-IN"/>
        </w:rPr>
        <w:t>FTD Deployment Mode</w:t>
      </w:r>
      <w:r w:rsidRPr="00E771D6">
        <w:rPr>
          <w:lang w:val="en-IN" w:bidi="te-IN"/>
        </w:rPr>
        <w:t> </w:t>
      </w:r>
    </w:p>
    <w:p w14:paraId="19E1A628" w14:textId="77777777" w:rsidR="00E771D6" w:rsidRPr="00E771D6" w:rsidRDefault="00E771D6" w:rsidP="00EA2657">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00B006FB" w14:textId="77777777" w:rsidR="00E771D6" w:rsidRPr="00E771D6" w:rsidRDefault="00E771D6" w:rsidP="00EA2657">
      <w:pPr>
        <w:spacing w:after="120"/>
        <w:textAlignment w:val="baseline"/>
        <w:rPr>
          <w:lang w:val="en-IN" w:bidi="te-IN"/>
        </w:rPr>
      </w:pPr>
      <w:r w:rsidRPr="00E771D6">
        <w:rPr>
          <w:lang w:val="en-IN" w:bidi="te-IN"/>
        </w:rPr>
        <w:lastRenderedPageBreak/>
        <w:t> </w:t>
      </w:r>
    </w:p>
    <w:p w14:paraId="7C08725E" w14:textId="77777777" w:rsidR="00E771D6" w:rsidRPr="00E771D6" w:rsidRDefault="00E771D6" w:rsidP="00EA2657">
      <w:pPr>
        <w:spacing w:after="120"/>
        <w:textAlignment w:val="baseline"/>
        <w:rPr>
          <w:lang w:val="en-IN" w:bidi="te-IN"/>
        </w:rPr>
      </w:pPr>
      <w:r w:rsidRPr="00E771D6">
        <w:rPr>
          <w:b/>
          <w:bCs/>
          <w:lang w:val="en-GB" w:bidi="te-IN"/>
        </w:rPr>
        <w:t>Usage Guidelines</w:t>
      </w:r>
      <w:r w:rsidRPr="00E771D6">
        <w:rPr>
          <w:lang w:val="en-IN" w:bidi="te-IN"/>
        </w:rPr>
        <w:t> </w:t>
      </w:r>
    </w:p>
    <w:p w14:paraId="6B188046" w14:textId="77777777" w:rsidR="00E771D6" w:rsidRPr="00E771D6" w:rsidRDefault="00E771D6" w:rsidP="00EA2657">
      <w:pPr>
        <w:spacing w:after="120"/>
        <w:textAlignment w:val="baseline"/>
        <w:rPr>
          <w:lang w:val="en-IN" w:bidi="te-IN"/>
        </w:rPr>
      </w:pPr>
      <w:r w:rsidRPr="00E771D6">
        <w:rPr>
          <w:lang w:val="en-GB" w:bidi="te-IN"/>
        </w:rPr>
        <w:t>       To configure external URL for an application:</w:t>
      </w:r>
      <w:r w:rsidRPr="00E771D6">
        <w:rPr>
          <w:lang w:val="en-IN" w:bidi="te-IN"/>
        </w:rPr>
        <w:t> </w:t>
      </w:r>
    </w:p>
    <w:p w14:paraId="25FDFA0A" w14:textId="77777777" w:rsidR="00E771D6" w:rsidRPr="00E771D6" w:rsidRDefault="00E771D6" w:rsidP="00390ACC">
      <w:pPr>
        <w:pStyle w:val="Code"/>
        <w:rPr>
          <w:lang w:val="en-IN"/>
        </w:rPr>
      </w:pPr>
      <w:r w:rsidRPr="00E771D6">
        <w:t>                zero-trust</w:t>
      </w:r>
      <w:r w:rsidRPr="00E771D6">
        <w:rPr>
          <w:lang w:val="en-IN"/>
        </w:rPr>
        <w:t> </w:t>
      </w:r>
    </w:p>
    <w:p w14:paraId="1B6E07CF" w14:textId="77777777" w:rsidR="00E771D6" w:rsidRPr="00E771D6" w:rsidRDefault="00E771D6" w:rsidP="00390ACC">
      <w:pPr>
        <w:pStyle w:val="Code"/>
        <w:rPr>
          <w:lang w:val="en-IN"/>
        </w:rPr>
      </w:pPr>
      <w:r w:rsidRPr="00E771D6">
        <w:t>                    enable</w:t>
      </w:r>
      <w:r w:rsidRPr="00E771D6">
        <w:rPr>
          <w:lang w:val="en-IN"/>
        </w:rPr>
        <w:t> </w:t>
      </w:r>
    </w:p>
    <w:p w14:paraId="672E5030" w14:textId="77777777" w:rsidR="00E771D6" w:rsidRPr="00E771D6" w:rsidRDefault="00E771D6" w:rsidP="00390ACC">
      <w:pPr>
        <w:pStyle w:val="Code"/>
        <w:rPr>
          <w:lang w:val="en-IN"/>
        </w:rPr>
      </w:pPr>
      <w:r w:rsidRPr="00E771D6">
        <w:t>                application &lt;app_name&gt;</w:t>
      </w:r>
      <w:r w:rsidRPr="00E771D6">
        <w:rPr>
          <w:lang w:val="en-IN"/>
        </w:rPr>
        <w:t> </w:t>
      </w:r>
    </w:p>
    <w:p w14:paraId="76C71FEB" w14:textId="77777777" w:rsidR="00E771D6" w:rsidRPr="00E771D6" w:rsidRDefault="00E771D6" w:rsidP="00390ACC">
      <w:pPr>
        <w:pStyle w:val="Code"/>
        <w:rPr>
          <w:lang w:val="en-IN"/>
        </w:rPr>
      </w:pPr>
      <w:r w:rsidRPr="00E771D6">
        <w:t>                    external-url &lt;URL&gt;</w:t>
      </w:r>
      <w:r w:rsidRPr="00E771D6">
        <w:rPr>
          <w:lang w:val="en-IN"/>
        </w:rPr>
        <w:t> </w:t>
      </w:r>
    </w:p>
    <w:p w14:paraId="50207C72" w14:textId="77777777" w:rsidR="00E771D6" w:rsidRPr="00E771D6" w:rsidRDefault="00E771D6" w:rsidP="00EA2657">
      <w:pPr>
        <w:spacing w:after="120"/>
        <w:textAlignment w:val="baseline"/>
        <w:rPr>
          <w:lang w:val="en-IN" w:bidi="te-IN"/>
        </w:rPr>
      </w:pPr>
      <w:r w:rsidRPr="00E771D6">
        <w:rPr>
          <w:b/>
          <w:bCs/>
          <w:lang w:val="en-GB" w:bidi="te-IN"/>
        </w:rPr>
        <w:t>Example</w:t>
      </w:r>
      <w:r w:rsidRPr="00E771D6">
        <w:rPr>
          <w:lang w:val="en-IN" w:bidi="te-IN"/>
        </w:rPr>
        <w:t> </w:t>
      </w:r>
    </w:p>
    <w:p w14:paraId="095307D8" w14:textId="77777777" w:rsidR="00E771D6" w:rsidRPr="00E771D6" w:rsidRDefault="00E771D6" w:rsidP="00390ACC">
      <w:pPr>
        <w:pStyle w:val="Code"/>
        <w:rPr>
          <w:lang w:val="en-IN"/>
        </w:rPr>
      </w:pPr>
      <w:r w:rsidRPr="00E771D6">
        <w:t>       (config)# zero-trust</w:t>
      </w:r>
      <w:r w:rsidRPr="00E771D6">
        <w:rPr>
          <w:lang w:val="en-IN"/>
        </w:rPr>
        <w:t> </w:t>
      </w:r>
    </w:p>
    <w:p w14:paraId="5160A88F" w14:textId="77777777" w:rsidR="00E771D6" w:rsidRPr="00E771D6" w:rsidRDefault="00E771D6" w:rsidP="00390ACC">
      <w:pPr>
        <w:pStyle w:val="Code"/>
        <w:rPr>
          <w:lang w:val="en-IN"/>
        </w:rPr>
      </w:pPr>
      <w:r w:rsidRPr="00E771D6">
        <w:t>       (config-zero-trust)# enable</w:t>
      </w:r>
      <w:r w:rsidRPr="00E771D6">
        <w:rPr>
          <w:lang w:val="en-IN"/>
        </w:rPr>
        <w:t> </w:t>
      </w:r>
    </w:p>
    <w:p w14:paraId="042F4D8B" w14:textId="77777777" w:rsidR="00E771D6" w:rsidRPr="00E771D6" w:rsidRDefault="00E771D6" w:rsidP="00390ACC">
      <w:pPr>
        <w:pStyle w:val="Code"/>
        <w:rPr>
          <w:lang w:val="en-IN"/>
        </w:rPr>
      </w:pPr>
      <w:r w:rsidRPr="00E771D6">
        <w:t>       (config-zero-trust)# application wiki.acme.com</w:t>
      </w:r>
      <w:r w:rsidRPr="00E771D6">
        <w:rPr>
          <w:lang w:val="en-IN"/>
        </w:rPr>
        <w:t> </w:t>
      </w:r>
    </w:p>
    <w:p w14:paraId="25BE8DF0" w14:textId="38C6CC2D" w:rsidR="00E771D6" w:rsidRPr="00E771D6" w:rsidRDefault="00E771D6" w:rsidP="00390ACC">
      <w:pPr>
        <w:pStyle w:val="Code"/>
        <w:rPr>
          <w:lang w:val="en-IN"/>
        </w:rPr>
      </w:pPr>
      <w:r w:rsidRPr="00E771D6">
        <w:t xml:space="preserve">       (config-zero-trust-application)# external-url </w:t>
      </w:r>
      <w:hyperlink r:id="rId35" w:tgtFrame="_blank" w:history="1">
        <w:r w:rsidRPr="00E771D6">
          <w:rPr>
            <w:color w:val="0563C1"/>
            <w:u w:val="single"/>
          </w:rPr>
          <w:t>https://wiki.acme.com</w:t>
        </w:r>
      </w:hyperlink>
      <w:r w:rsidRPr="00E771D6">
        <w:t> </w:t>
      </w:r>
      <w:r w:rsidRPr="00E771D6">
        <w:rPr>
          <w:lang w:val="en-IN"/>
        </w:rPr>
        <w:t> </w:t>
      </w:r>
    </w:p>
    <w:p w14:paraId="1A57EBC2" w14:textId="77777777" w:rsidR="00E771D6" w:rsidRPr="00E771D6" w:rsidRDefault="00E771D6" w:rsidP="005D7591">
      <w:pPr>
        <w:pStyle w:val="Heading3"/>
        <w:rPr>
          <w:lang w:val="en-IN" w:bidi="te-IN"/>
        </w:rPr>
      </w:pPr>
      <w:bookmarkStart w:id="287" w:name="_Toc118293459"/>
      <w:bookmarkStart w:id="288" w:name="_Toc142917864"/>
      <w:r w:rsidRPr="00E771D6">
        <w:rPr>
          <w:lang w:val="en-IN" w:bidi="te-IN"/>
        </w:rPr>
        <w:t>Configure internal URL for zero-trust application</w:t>
      </w:r>
      <w:bookmarkEnd w:id="287"/>
      <w:bookmarkEnd w:id="288"/>
      <w:r w:rsidRPr="00E771D6">
        <w:rPr>
          <w:lang w:val="en-IN" w:bidi="te-IN"/>
        </w:rPr>
        <w:t>  </w:t>
      </w:r>
    </w:p>
    <w:p w14:paraId="39FC3477" w14:textId="77777777" w:rsidR="00E771D6" w:rsidRPr="00E771D6" w:rsidRDefault="00E771D6" w:rsidP="00EA2657">
      <w:pPr>
        <w:spacing w:after="120"/>
        <w:textAlignment w:val="baseline"/>
        <w:rPr>
          <w:lang w:val="en-IN" w:bidi="te-IN"/>
        </w:rPr>
      </w:pPr>
      <w:r w:rsidRPr="00E771D6">
        <w:rPr>
          <w:lang w:val="en-GB" w:bidi="te-IN"/>
        </w:rPr>
        <w:t>Each application needs an internal URL. This URL resolves to private application hosted behind FTD. This URL is used to configure an implicit NAT rules to translate &lt;FTD-IP&gt;:&lt;mapped port&gt; to &lt;internal application server IP&gt;:&lt;port&gt;.</w:t>
      </w:r>
      <w:r w:rsidRPr="00E771D6">
        <w:rPr>
          <w:lang w:val="en-IN" w:bidi="te-IN"/>
        </w:rPr>
        <w:t> </w:t>
      </w:r>
    </w:p>
    <w:p w14:paraId="1B757B8B" w14:textId="77777777" w:rsidR="00E771D6" w:rsidRPr="00E771D6" w:rsidRDefault="00E771D6" w:rsidP="00EA2657">
      <w:pPr>
        <w:spacing w:after="120"/>
        <w:textAlignment w:val="baseline"/>
        <w:rPr>
          <w:lang w:val="en-IN" w:bidi="te-IN"/>
        </w:rPr>
      </w:pPr>
      <w:r w:rsidRPr="00E771D6">
        <w:rPr>
          <w:lang w:val="en-IN" w:bidi="te-IN"/>
        </w:rPr>
        <w:t> </w:t>
      </w:r>
    </w:p>
    <w:p w14:paraId="051153D3" w14:textId="77777777" w:rsidR="00E771D6" w:rsidRPr="00E771D6" w:rsidRDefault="00E771D6" w:rsidP="00EA2657">
      <w:pPr>
        <w:spacing w:after="120"/>
        <w:textAlignment w:val="baseline"/>
        <w:rPr>
          <w:lang w:val="en-IN" w:bidi="te-IN"/>
        </w:rPr>
      </w:pPr>
      <w:r w:rsidRPr="00E771D6">
        <w:rPr>
          <w:b/>
          <w:bCs/>
          <w:lang w:val="en-GB" w:bidi="te-IN"/>
        </w:rPr>
        <w:t>Syntax Description</w:t>
      </w:r>
      <w:r w:rsidRPr="00E771D6">
        <w:rPr>
          <w:lang w:val="en-IN" w:bidi="te-IN"/>
        </w:rPr>
        <w:t> </w:t>
      </w:r>
    </w:p>
    <w:p w14:paraId="04C96E58" w14:textId="77777777" w:rsidR="00E771D6" w:rsidRPr="00E771D6" w:rsidRDefault="00E771D6" w:rsidP="00EA2657">
      <w:pPr>
        <w:spacing w:after="120"/>
        <w:textAlignment w:val="baseline"/>
        <w:rPr>
          <w:lang w:val="en-IN" w:bidi="te-IN"/>
        </w:rPr>
      </w:pPr>
      <w:r w:rsidRPr="00E771D6">
        <w:rPr>
          <w:lang w:val="en-GB" w:bidi="te-IN"/>
        </w:rPr>
        <w:t xml:space="preserve">     </w:t>
      </w:r>
      <w:r w:rsidRPr="00E771D6">
        <w:rPr>
          <w:b/>
          <w:bCs/>
          <w:lang w:val="en-GB" w:bidi="te-IN"/>
        </w:rPr>
        <w:t>[no] internal-url &lt;URL&gt;</w:t>
      </w:r>
      <w:r w:rsidRPr="00E771D6">
        <w:rPr>
          <w:lang w:val="en-IN" w:bidi="te-IN"/>
        </w:rPr>
        <w:t xml:space="preserve"> </w:t>
      </w:r>
      <w:r w:rsidRPr="00E771D6">
        <w:rPr>
          <w:lang w:val="en-GB" w:bidi="te-IN"/>
        </w:rPr>
        <w:t>Configure external URL for accessing the application</w:t>
      </w:r>
      <w:r w:rsidRPr="00E771D6">
        <w:rPr>
          <w:lang w:val="en-IN" w:bidi="te-IN"/>
        </w:rPr>
        <w:t> </w:t>
      </w:r>
    </w:p>
    <w:p w14:paraId="3E9ACB49" w14:textId="77777777" w:rsidR="00E771D6" w:rsidRPr="00E771D6" w:rsidRDefault="00E771D6" w:rsidP="00390ACC">
      <w:pPr>
        <w:pStyle w:val="Code"/>
        <w:rPr>
          <w:lang w:val="en-IN"/>
        </w:rPr>
      </w:pPr>
      <w:r w:rsidRPr="00E771D6">
        <w:t>     internal-url ?</w:t>
      </w:r>
      <w:r w:rsidRPr="00E771D6">
        <w:rPr>
          <w:lang w:val="en-IN"/>
        </w:rPr>
        <w:t> </w:t>
      </w:r>
    </w:p>
    <w:p w14:paraId="53757487" w14:textId="77777777" w:rsidR="00E771D6" w:rsidRPr="00E771D6" w:rsidRDefault="00E771D6" w:rsidP="00390ACC">
      <w:pPr>
        <w:pStyle w:val="Code"/>
        <w:rPr>
          <w:lang w:val="en-IN"/>
        </w:rPr>
      </w:pPr>
      <w:r w:rsidRPr="00E771D6">
        <w:t>     WORD &lt; 256 char This is external URL of application (must begin with “http://” or “https://”)</w:t>
      </w:r>
      <w:r w:rsidRPr="00E771D6">
        <w:rPr>
          <w:lang w:val="en-IN"/>
        </w:rPr>
        <w:t> </w:t>
      </w:r>
    </w:p>
    <w:p w14:paraId="5C04440B" w14:textId="77777777" w:rsidR="00E771D6" w:rsidRPr="00E771D6" w:rsidRDefault="00E771D6" w:rsidP="00EA2657">
      <w:pPr>
        <w:spacing w:after="120"/>
        <w:textAlignment w:val="baseline"/>
        <w:rPr>
          <w:lang w:val="en-IN" w:bidi="te-IN"/>
        </w:rPr>
      </w:pPr>
      <w:r w:rsidRPr="00E771D6">
        <w:rPr>
          <w:lang w:val="en-IN" w:bidi="te-IN"/>
        </w:rPr>
        <w:t> </w:t>
      </w:r>
    </w:p>
    <w:p w14:paraId="2AB35481" w14:textId="77777777" w:rsidR="00E771D6" w:rsidRPr="00E771D6" w:rsidRDefault="00E771D6" w:rsidP="00EA2657">
      <w:pPr>
        <w:spacing w:after="120"/>
        <w:textAlignment w:val="baseline"/>
        <w:rPr>
          <w:lang w:val="en-IN" w:bidi="te-IN"/>
        </w:rPr>
      </w:pPr>
      <w:r w:rsidRPr="00E771D6">
        <w:rPr>
          <w:b/>
          <w:bCs/>
          <w:lang w:val="en-GB" w:bidi="te-IN"/>
        </w:rPr>
        <w:t>Command Default</w:t>
      </w:r>
      <w:r w:rsidRPr="00E771D6">
        <w:rPr>
          <w:lang w:val="en-IN" w:bidi="te-IN"/>
        </w:rPr>
        <w:t> </w:t>
      </w:r>
    </w:p>
    <w:p w14:paraId="3CBDB207" w14:textId="77777777" w:rsidR="00E771D6" w:rsidRPr="00E771D6" w:rsidRDefault="00E771D6" w:rsidP="00EA2657">
      <w:pPr>
        <w:spacing w:after="120"/>
        <w:textAlignment w:val="baseline"/>
        <w:rPr>
          <w:lang w:val="en-IN" w:bidi="te-IN"/>
        </w:rPr>
      </w:pPr>
      <w:r w:rsidRPr="00E771D6">
        <w:rPr>
          <w:lang w:val="en-GB" w:bidi="te-IN"/>
        </w:rPr>
        <w:t>     None.</w:t>
      </w:r>
      <w:r w:rsidRPr="00E771D6">
        <w:rPr>
          <w:lang w:val="en-IN" w:bidi="te-IN"/>
        </w:rPr>
        <w:t> </w:t>
      </w:r>
    </w:p>
    <w:p w14:paraId="5463963A" w14:textId="77777777" w:rsidR="00E771D6" w:rsidRPr="00E771D6" w:rsidRDefault="00E771D6" w:rsidP="00EA2657">
      <w:pPr>
        <w:spacing w:after="120"/>
        <w:textAlignment w:val="baseline"/>
        <w:rPr>
          <w:lang w:val="en-IN" w:bidi="te-IN"/>
        </w:rPr>
      </w:pPr>
      <w:r w:rsidRPr="00E771D6">
        <w:rPr>
          <w:lang w:val="en-IN" w:bidi="te-IN"/>
        </w:rPr>
        <w:t> </w:t>
      </w:r>
    </w:p>
    <w:p w14:paraId="0B870731" w14:textId="77777777" w:rsidR="00E771D6" w:rsidRPr="00E771D6" w:rsidRDefault="00E771D6" w:rsidP="00EA2657">
      <w:pPr>
        <w:spacing w:after="120"/>
        <w:textAlignment w:val="baseline"/>
        <w:rPr>
          <w:lang w:val="en-IN" w:bidi="te-IN"/>
        </w:rPr>
      </w:pPr>
      <w:r w:rsidRPr="00E771D6">
        <w:rPr>
          <w:b/>
          <w:bCs/>
          <w:lang w:val="en-GB" w:bidi="te-IN"/>
        </w:rPr>
        <w:t>ASA Context Mode</w:t>
      </w:r>
      <w:r w:rsidRPr="00E771D6">
        <w:rPr>
          <w:lang w:val="en-IN" w:bidi="te-IN"/>
        </w:rPr>
        <w:t> </w:t>
      </w:r>
    </w:p>
    <w:p w14:paraId="562B874A" w14:textId="77777777" w:rsidR="00E771D6" w:rsidRPr="00E771D6" w:rsidRDefault="00E771D6" w:rsidP="00EA2657">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5EF20D54" w14:textId="77777777" w:rsidR="00E771D6" w:rsidRPr="00E771D6" w:rsidRDefault="00E771D6" w:rsidP="00EA2657">
      <w:pPr>
        <w:spacing w:after="120"/>
        <w:textAlignment w:val="baseline"/>
        <w:rPr>
          <w:lang w:val="en-IN" w:bidi="te-IN"/>
        </w:rPr>
      </w:pPr>
      <w:r w:rsidRPr="00E771D6">
        <w:rPr>
          <w:lang w:val="en-IN" w:bidi="te-IN"/>
        </w:rPr>
        <w:t> </w:t>
      </w:r>
    </w:p>
    <w:p w14:paraId="06F63B7E" w14:textId="77777777" w:rsidR="00E771D6" w:rsidRPr="00E771D6" w:rsidRDefault="00E771D6" w:rsidP="00EA2657">
      <w:pPr>
        <w:spacing w:after="120"/>
        <w:textAlignment w:val="baseline"/>
        <w:rPr>
          <w:lang w:val="en-IN" w:bidi="te-IN"/>
        </w:rPr>
      </w:pPr>
      <w:r w:rsidRPr="00E771D6">
        <w:rPr>
          <w:b/>
          <w:bCs/>
          <w:lang w:val="en-GB" w:bidi="te-IN"/>
        </w:rPr>
        <w:t>FTD Deployment Mode</w:t>
      </w:r>
      <w:r w:rsidRPr="00E771D6">
        <w:rPr>
          <w:lang w:val="en-IN" w:bidi="te-IN"/>
        </w:rPr>
        <w:t> </w:t>
      </w:r>
    </w:p>
    <w:p w14:paraId="2F54FA6F" w14:textId="77777777" w:rsidR="00E771D6" w:rsidRPr="00E771D6" w:rsidRDefault="00E771D6" w:rsidP="00EA2657">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6A184DDC" w14:textId="77777777" w:rsidR="00E771D6" w:rsidRPr="00E771D6" w:rsidRDefault="00E771D6" w:rsidP="00EA2657">
      <w:pPr>
        <w:spacing w:after="120"/>
        <w:textAlignment w:val="baseline"/>
        <w:rPr>
          <w:lang w:val="en-IN" w:bidi="te-IN"/>
        </w:rPr>
      </w:pPr>
      <w:r w:rsidRPr="00E771D6">
        <w:rPr>
          <w:lang w:val="en-IN" w:bidi="te-IN"/>
        </w:rPr>
        <w:t> </w:t>
      </w:r>
    </w:p>
    <w:p w14:paraId="416FF372" w14:textId="77777777" w:rsidR="00E771D6" w:rsidRPr="00E771D6" w:rsidRDefault="00E771D6" w:rsidP="00EA2657">
      <w:pPr>
        <w:spacing w:after="120"/>
        <w:textAlignment w:val="baseline"/>
        <w:rPr>
          <w:lang w:val="en-IN" w:bidi="te-IN"/>
        </w:rPr>
      </w:pPr>
      <w:r w:rsidRPr="00E771D6">
        <w:rPr>
          <w:b/>
          <w:bCs/>
          <w:lang w:val="en-GB" w:bidi="te-IN"/>
        </w:rPr>
        <w:t>Usage Guidelines</w:t>
      </w:r>
      <w:r w:rsidRPr="00E771D6">
        <w:rPr>
          <w:lang w:val="en-IN" w:bidi="te-IN"/>
        </w:rPr>
        <w:t> </w:t>
      </w:r>
    </w:p>
    <w:p w14:paraId="7EDB4649" w14:textId="77777777" w:rsidR="00E771D6" w:rsidRPr="00E771D6" w:rsidRDefault="00E771D6" w:rsidP="00EA2657">
      <w:pPr>
        <w:spacing w:after="120"/>
        <w:textAlignment w:val="baseline"/>
        <w:rPr>
          <w:lang w:val="en-IN" w:bidi="te-IN"/>
        </w:rPr>
      </w:pPr>
      <w:r w:rsidRPr="00E771D6">
        <w:rPr>
          <w:lang w:val="en-GB" w:bidi="te-IN"/>
        </w:rPr>
        <w:t>       To configure internal URL for an application:</w:t>
      </w:r>
      <w:r w:rsidRPr="00E771D6">
        <w:rPr>
          <w:lang w:val="en-IN" w:bidi="te-IN"/>
        </w:rPr>
        <w:t> </w:t>
      </w:r>
    </w:p>
    <w:p w14:paraId="3D24519C" w14:textId="77777777" w:rsidR="00E771D6" w:rsidRPr="00E771D6" w:rsidRDefault="00E771D6" w:rsidP="007608A8">
      <w:pPr>
        <w:rPr>
          <w:lang w:val="en-IN"/>
        </w:rPr>
      </w:pPr>
      <w:r w:rsidRPr="00E771D6">
        <w:t>                zero-trust</w:t>
      </w:r>
      <w:r w:rsidRPr="00E771D6">
        <w:rPr>
          <w:lang w:val="en-IN"/>
        </w:rPr>
        <w:t> </w:t>
      </w:r>
    </w:p>
    <w:p w14:paraId="355BA783" w14:textId="77777777" w:rsidR="00E771D6" w:rsidRPr="00E771D6" w:rsidRDefault="00E771D6" w:rsidP="007608A8">
      <w:pPr>
        <w:rPr>
          <w:lang w:val="en-IN"/>
        </w:rPr>
      </w:pPr>
      <w:r w:rsidRPr="00E771D6">
        <w:t>                    enable</w:t>
      </w:r>
      <w:r w:rsidRPr="00E771D6">
        <w:rPr>
          <w:lang w:val="en-IN"/>
        </w:rPr>
        <w:t> </w:t>
      </w:r>
    </w:p>
    <w:p w14:paraId="18361E44" w14:textId="77777777" w:rsidR="00E771D6" w:rsidRPr="00E771D6" w:rsidRDefault="00E771D6" w:rsidP="007608A8">
      <w:pPr>
        <w:rPr>
          <w:lang w:val="en-IN"/>
        </w:rPr>
      </w:pPr>
      <w:r w:rsidRPr="00E771D6">
        <w:t>                application &lt;app_name&gt;</w:t>
      </w:r>
      <w:r w:rsidRPr="00E771D6">
        <w:rPr>
          <w:lang w:val="en-IN"/>
        </w:rPr>
        <w:t> </w:t>
      </w:r>
    </w:p>
    <w:p w14:paraId="6F33C9BA" w14:textId="77777777" w:rsidR="00E771D6" w:rsidRPr="00E771D6" w:rsidRDefault="00E771D6" w:rsidP="007608A8">
      <w:pPr>
        <w:rPr>
          <w:lang w:val="en-IN"/>
        </w:rPr>
      </w:pPr>
      <w:r w:rsidRPr="00E771D6">
        <w:t>                    internal-url &lt;URL&gt;</w:t>
      </w:r>
      <w:r w:rsidRPr="00E771D6">
        <w:rPr>
          <w:lang w:val="en-IN"/>
        </w:rPr>
        <w:t> </w:t>
      </w:r>
    </w:p>
    <w:p w14:paraId="30CED929" w14:textId="77777777" w:rsidR="00E771D6" w:rsidRPr="00E771D6" w:rsidRDefault="00E771D6" w:rsidP="00EA2657">
      <w:pPr>
        <w:spacing w:after="120"/>
        <w:textAlignment w:val="baseline"/>
        <w:rPr>
          <w:lang w:val="en-IN" w:bidi="te-IN"/>
        </w:rPr>
      </w:pPr>
      <w:r w:rsidRPr="00E771D6">
        <w:rPr>
          <w:lang w:val="en-IN" w:bidi="te-IN"/>
        </w:rPr>
        <w:lastRenderedPageBreak/>
        <w:t> </w:t>
      </w:r>
    </w:p>
    <w:p w14:paraId="0A6DC5A7" w14:textId="77777777" w:rsidR="00E771D6" w:rsidRPr="00E771D6" w:rsidRDefault="00E771D6" w:rsidP="00EA2657">
      <w:pPr>
        <w:spacing w:after="120"/>
        <w:textAlignment w:val="baseline"/>
        <w:rPr>
          <w:lang w:val="en-IN" w:bidi="te-IN"/>
        </w:rPr>
      </w:pPr>
      <w:r w:rsidRPr="00E771D6">
        <w:rPr>
          <w:b/>
          <w:bCs/>
          <w:lang w:val="en-GB" w:bidi="te-IN"/>
        </w:rPr>
        <w:t>Example</w:t>
      </w:r>
      <w:r w:rsidRPr="00E771D6">
        <w:rPr>
          <w:lang w:val="en-IN" w:bidi="te-IN"/>
        </w:rPr>
        <w:t> </w:t>
      </w:r>
    </w:p>
    <w:p w14:paraId="30443D49" w14:textId="77777777" w:rsidR="00E771D6" w:rsidRPr="00E771D6" w:rsidRDefault="00E771D6" w:rsidP="00390ACC">
      <w:pPr>
        <w:pStyle w:val="Code"/>
        <w:rPr>
          <w:lang w:val="en-IN"/>
        </w:rPr>
      </w:pPr>
      <w:r w:rsidRPr="00E771D6">
        <w:t>       (config)# zero-trust</w:t>
      </w:r>
      <w:r w:rsidRPr="00E771D6">
        <w:rPr>
          <w:lang w:val="en-IN"/>
        </w:rPr>
        <w:t> </w:t>
      </w:r>
    </w:p>
    <w:p w14:paraId="44EFD40A" w14:textId="77777777" w:rsidR="00E771D6" w:rsidRPr="00E771D6" w:rsidRDefault="00E771D6" w:rsidP="00390ACC">
      <w:pPr>
        <w:pStyle w:val="Code"/>
        <w:rPr>
          <w:lang w:val="en-IN"/>
        </w:rPr>
      </w:pPr>
      <w:r w:rsidRPr="00E771D6">
        <w:t>       (config-zero-trust)# enable</w:t>
      </w:r>
      <w:r w:rsidRPr="00E771D6">
        <w:rPr>
          <w:lang w:val="en-IN"/>
        </w:rPr>
        <w:t> </w:t>
      </w:r>
    </w:p>
    <w:p w14:paraId="3FA65827" w14:textId="77777777" w:rsidR="00E771D6" w:rsidRPr="00E771D6" w:rsidRDefault="00E771D6" w:rsidP="00390ACC">
      <w:pPr>
        <w:pStyle w:val="Code"/>
        <w:rPr>
          <w:lang w:val="en-IN"/>
        </w:rPr>
      </w:pPr>
      <w:r w:rsidRPr="00E771D6">
        <w:t>       (config-zero-trust)# application wiki.acme.com</w:t>
      </w:r>
      <w:r w:rsidRPr="00E771D6">
        <w:rPr>
          <w:lang w:val="en-IN"/>
        </w:rPr>
        <w:t> </w:t>
      </w:r>
    </w:p>
    <w:p w14:paraId="6B90A5CF" w14:textId="65B6AFA5" w:rsidR="00E771D6" w:rsidRPr="00E771D6" w:rsidRDefault="00E771D6" w:rsidP="00390ACC">
      <w:pPr>
        <w:pStyle w:val="Code"/>
        <w:rPr>
          <w:lang w:val="en-IN"/>
        </w:rPr>
      </w:pPr>
      <w:r w:rsidRPr="00E771D6">
        <w:t xml:space="preserve">       (config-zero-trust-application)# internal-url  </w:t>
      </w:r>
      <w:hyperlink r:id="rId36" w:tgtFrame="_blank" w:history="1">
        <w:r w:rsidRPr="00E771D6">
          <w:rPr>
            <w:color w:val="0563C1"/>
            <w:u w:val="single"/>
          </w:rPr>
          <w:t>https://wiki-internal.acme.com:8080</w:t>
        </w:r>
      </w:hyperlink>
      <w:r w:rsidRPr="00E771D6">
        <w:t> </w:t>
      </w:r>
      <w:r w:rsidRPr="00E771D6">
        <w:rPr>
          <w:lang w:val="en-IN"/>
        </w:rPr>
        <w:t> </w:t>
      </w:r>
    </w:p>
    <w:p w14:paraId="2735E7A4" w14:textId="77777777" w:rsidR="00E771D6" w:rsidRPr="00E771D6" w:rsidRDefault="00E771D6" w:rsidP="005D7591">
      <w:pPr>
        <w:pStyle w:val="Heading3"/>
        <w:rPr>
          <w:lang w:val="en-IN" w:bidi="te-IN"/>
        </w:rPr>
      </w:pPr>
      <w:bookmarkStart w:id="289" w:name="_Toc118293460"/>
      <w:bookmarkStart w:id="290" w:name="_Toc142917865"/>
      <w:r w:rsidRPr="00E771D6">
        <w:rPr>
          <w:lang w:val="en-IN" w:bidi="te-IN"/>
        </w:rPr>
        <w:t>Configure mapped port associated with the application</w:t>
      </w:r>
      <w:bookmarkEnd w:id="289"/>
      <w:bookmarkEnd w:id="290"/>
      <w:r w:rsidRPr="00E771D6">
        <w:rPr>
          <w:lang w:val="en-IN" w:bidi="te-IN"/>
        </w:rPr>
        <w:t> </w:t>
      </w:r>
    </w:p>
    <w:p w14:paraId="5A0458B7" w14:textId="77777777" w:rsidR="00E771D6" w:rsidRPr="00E771D6" w:rsidRDefault="00E771D6" w:rsidP="00EA2657">
      <w:pPr>
        <w:spacing w:after="120"/>
        <w:textAlignment w:val="baseline"/>
        <w:rPr>
          <w:lang w:val="en-IN" w:bidi="te-IN"/>
        </w:rPr>
      </w:pPr>
      <w:r w:rsidRPr="00E771D6">
        <w:rPr>
          <w:lang w:val="en-GB" w:bidi="te-IN"/>
        </w:rPr>
        <w:t>Each application needs a mapped port. The user will be redirected to application’s mapped port post successful authentication. FTD will be configured with an implicit NAT rule to translate all connections destined to &lt;FTD-IP&gt;:&lt;mapped port&gt; to &lt;internal application server IP&gt;:&lt;port&gt;.</w:t>
      </w:r>
      <w:r w:rsidRPr="00E771D6">
        <w:rPr>
          <w:lang w:val="en-IN" w:bidi="te-IN"/>
        </w:rPr>
        <w:t> </w:t>
      </w:r>
    </w:p>
    <w:p w14:paraId="73CC5206" w14:textId="77777777" w:rsidR="00E771D6" w:rsidRPr="00E771D6" w:rsidRDefault="00E771D6" w:rsidP="00EA2657">
      <w:pPr>
        <w:spacing w:after="120"/>
        <w:textAlignment w:val="baseline"/>
        <w:rPr>
          <w:lang w:val="en-IN" w:bidi="te-IN"/>
        </w:rPr>
      </w:pPr>
      <w:r w:rsidRPr="00E771D6">
        <w:rPr>
          <w:lang w:val="en-IN" w:bidi="te-IN"/>
        </w:rPr>
        <w:t> </w:t>
      </w:r>
    </w:p>
    <w:p w14:paraId="00739F74" w14:textId="77777777" w:rsidR="00E771D6" w:rsidRPr="00E771D6" w:rsidRDefault="00E771D6" w:rsidP="00EA2657">
      <w:pPr>
        <w:spacing w:after="120"/>
        <w:textAlignment w:val="baseline"/>
        <w:rPr>
          <w:lang w:val="en-IN" w:bidi="te-IN"/>
        </w:rPr>
      </w:pPr>
      <w:r w:rsidRPr="00E771D6">
        <w:rPr>
          <w:b/>
          <w:bCs/>
          <w:lang w:val="en-GB" w:bidi="te-IN"/>
        </w:rPr>
        <w:t>Syntax Description</w:t>
      </w:r>
      <w:r w:rsidRPr="00E771D6">
        <w:rPr>
          <w:lang w:val="en-IN" w:bidi="te-IN"/>
        </w:rPr>
        <w:t> </w:t>
      </w:r>
    </w:p>
    <w:p w14:paraId="6EB8CE93" w14:textId="77777777" w:rsidR="00E771D6" w:rsidRPr="00E771D6" w:rsidRDefault="00E771D6" w:rsidP="00EA2657">
      <w:pPr>
        <w:spacing w:after="120"/>
        <w:textAlignment w:val="baseline"/>
        <w:rPr>
          <w:lang w:val="en-IN" w:bidi="te-IN"/>
        </w:rPr>
      </w:pPr>
      <w:r w:rsidRPr="00E771D6">
        <w:rPr>
          <w:lang w:val="en-GB" w:bidi="te-IN"/>
        </w:rPr>
        <w:t>     [no] mapped-port &lt;port_number&gt;</w:t>
      </w:r>
      <w:r w:rsidRPr="00E771D6">
        <w:rPr>
          <w:lang w:val="en-IN" w:bidi="te-IN"/>
        </w:rPr>
        <w:t xml:space="preserve"> </w:t>
      </w:r>
      <w:r w:rsidRPr="00E771D6">
        <w:rPr>
          <w:lang w:val="en-GB" w:bidi="te-IN"/>
        </w:rPr>
        <w:t>Configure mapped port of the application</w:t>
      </w:r>
      <w:r w:rsidRPr="00E771D6">
        <w:rPr>
          <w:lang w:val="en-IN" w:bidi="te-IN"/>
        </w:rPr>
        <w:t> </w:t>
      </w:r>
    </w:p>
    <w:p w14:paraId="42D9C867" w14:textId="77777777" w:rsidR="00E771D6" w:rsidRPr="00390ACC" w:rsidRDefault="00E771D6" w:rsidP="00390ACC">
      <w:pPr>
        <w:pStyle w:val="Code"/>
      </w:pPr>
      <w:r w:rsidRPr="00E771D6">
        <w:t>     mapped-port ?</w:t>
      </w:r>
      <w:r w:rsidRPr="00390ACC">
        <w:t> </w:t>
      </w:r>
    </w:p>
    <w:p w14:paraId="37E9E51F" w14:textId="77777777" w:rsidR="00E771D6" w:rsidRPr="00390ACC" w:rsidRDefault="00E771D6" w:rsidP="00390ACC">
      <w:pPr>
        <w:pStyle w:val="Code"/>
      </w:pPr>
      <w:r w:rsidRPr="00E771D6">
        <w:t>     &lt;1-65535&gt;</w:t>
      </w:r>
      <w:r w:rsidRPr="00390ACC">
        <w:t xml:space="preserve"> </w:t>
      </w:r>
      <w:r w:rsidRPr="00E771D6">
        <w:t>Enter mapped port number</w:t>
      </w:r>
      <w:r w:rsidRPr="00390ACC">
        <w:t> </w:t>
      </w:r>
    </w:p>
    <w:p w14:paraId="2307979A" w14:textId="77777777" w:rsidR="00E771D6" w:rsidRPr="00E771D6" w:rsidRDefault="00E771D6" w:rsidP="00EA2657">
      <w:pPr>
        <w:spacing w:after="120"/>
        <w:textAlignment w:val="baseline"/>
        <w:rPr>
          <w:lang w:val="en-IN" w:bidi="te-IN"/>
        </w:rPr>
      </w:pPr>
      <w:r w:rsidRPr="00E771D6">
        <w:rPr>
          <w:lang w:val="en-IN" w:bidi="te-IN"/>
        </w:rPr>
        <w:t> </w:t>
      </w:r>
    </w:p>
    <w:p w14:paraId="754FB167" w14:textId="77777777" w:rsidR="00E771D6" w:rsidRPr="00E771D6" w:rsidRDefault="00E771D6" w:rsidP="00EA2657">
      <w:pPr>
        <w:spacing w:after="120"/>
        <w:textAlignment w:val="baseline"/>
        <w:rPr>
          <w:lang w:val="en-IN" w:bidi="te-IN"/>
        </w:rPr>
      </w:pPr>
      <w:r w:rsidRPr="00E771D6">
        <w:rPr>
          <w:b/>
          <w:bCs/>
          <w:lang w:val="en-GB" w:bidi="te-IN"/>
        </w:rPr>
        <w:t>Command Default</w:t>
      </w:r>
      <w:r w:rsidRPr="00E771D6">
        <w:rPr>
          <w:lang w:val="en-IN" w:bidi="te-IN"/>
        </w:rPr>
        <w:t> </w:t>
      </w:r>
    </w:p>
    <w:p w14:paraId="0D55C10B" w14:textId="77777777" w:rsidR="00E771D6" w:rsidRPr="00E771D6" w:rsidRDefault="00E771D6" w:rsidP="00EA2657">
      <w:pPr>
        <w:spacing w:after="120"/>
        <w:textAlignment w:val="baseline"/>
        <w:rPr>
          <w:lang w:val="en-IN" w:bidi="te-IN"/>
        </w:rPr>
      </w:pPr>
      <w:r w:rsidRPr="00E771D6">
        <w:rPr>
          <w:lang w:val="en-GB" w:bidi="te-IN"/>
        </w:rPr>
        <w:t>      None.</w:t>
      </w:r>
      <w:r w:rsidRPr="00E771D6">
        <w:rPr>
          <w:lang w:val="en-IN" w:bidi="te-IN"/>
        </w:rPr>
        <w:t> </w:t>
      </w:r>
    </w:p>
    <w:p w14:paraId="2DDB89F4" w14:textId="77777777" w:rsidR="00E771D6" w:rsidRPr="00E771D6" w:rsidRDefault="00E771D6" w:rsidP="00EA2657">
      <w:pPr>
        <w:spacing w:after="120"/>
        <w:textAlignment w:val="baseline"/>
        <w:rPr>
          <w:lang w:val="en-IN" w:bidi="te-IN"/>
        </w:rPr>
      </w:pPr>
      <w:r w:rsidRPr="00E771D6">
        <w:rPr>
          <w:lang w:val="en-IN" w:bidi="te-IN"/>
        </w:rPr>
        <w:t> </w:t>
      </w:r>
    </w:p>
    <w:p w14:paraId="5A483001" w14:textId="77777777" w:rsidR="00E771D6" w:rsidRPr="00E771D6" w:rsidRDefault="00E771D6" w:rsidP="00EA2657">
      <w:pPr>
        <w:spacing w:after="120"/>
        <w:textAlignment w:val="baseline"/>
        <w:rPr>
          <w:lang w:val="en-IN" w:bidi="te-IN"/>
        </w:rPr>
      </w:pPr>
      <w:r w:rsidRPr="00E771D6">
        <w:rPr>
          <w:b/>
          <w:bCs/>
          <w:lang w:val="en-GB" w:bidi="te-IN"/>
        </w:rPr>
        <w:t>ASA Context Mode</w:t>
      </w:r>
      <w:r w:rsidRPr="00E771D6">
        <w:rPr>
          <w:lang w:val="en-IN" w:bidi="te-IN"/>
        </w:rPr>
        <w:t> </w:t>
      </w:r>
    </w:p>
    <w:p w14:paraId="1E667274" w14:textId="77777777" w:rsidR="00E771D6" w:rsidRPr="00E771D6" w:rsidRDefault="00E771D6" w:rsidP="00EA2657">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5B4188AE" w14:textId="77777777" w:rsidR="00E771D6" w:rsidRPr="00E771D6" w:rsidRDefault="00E771D6" w:rsidP="00EA2657">
      <w:pPr>
        <w:spacing w:after="120"/>
        <w:textAlignment w:val="baseline"/>
        <w:rPr>
          <w:lang w:val="en-IN" w:bidi="te-IN"/>
        </w:rPr>
      </w:pPr>
      <w:r w:rsidRPr="00E771D6">
        <w:rPr>
          <w:lang w:val="en-IN" w:bidi="te-IN"/>
        </w:rPr>
        <w:t> </w:t>
      </w:r>
    </w:p>
    <w:p w14:paraId="7C25726B" w14:textId="77777777" w:rsidR="00E771D6" w:rsidRPr="00E771D6" w:rsidRDefault="00E771D6" w:rsidP="00EA2657">
      <w:pPr>
        <w:spacing w:after="120"/>
        <w:textAlignment w:val="baseline"/>
        <w:rPr>
          <w:lang w:val="en-IN" w:bidi="te-IN"/>
        </w:rPr>
      </w:pPr>
      <w:r w:rsidRPr="00E771D6">
        <w:rPr>
          <w:b/>
          <w:bCs/>
          <w:lang w:val="en-GB" w:bidi="te-IN"/>
        </w:rPr>
        <w:t>FTD Deployment Mode</w:t>
      </w:r>
      <w:r w:rsidRPr="00E771D6">
        <w:rPr>
          <w:lang w:val="en-IN" w:bidi="te-IN"/>
        </w:rPr>
        <w:t> </w:t>
      </w:r>
    </w:p>
    <w:p w14:paraId="43A372B3" w14:textId="77777777" w:rsidR="00E771D6" w:rsidRPr="00E771D6" w:rsidRDefault="00E771D6" w:rsidP="00EA2657">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7074125E" w14:textId="77777777" w:rsidR="00E771D6" w:rsidRPr="00E771D6" w:rsidRDefault="00E771D6" w:rsidP="00EA2657">
      <w:pPr>
        <w:spacing w:after="120"/>
        <w:textAlignment w:val="baseline"/>
        <w:rPr>
          <w:lang w:val="en-IN" w:bidi="te-IN"/>
        </w:rPr>
      </w:pPr>
      <w:r w:rsidRPr="00E771D6">
        <w:rPr>
          <w:lang w:val="en-IN" w:bidi="te-IN"/>
        </w:rPr>
        <w:t> </w:t>
      </w:r>
    </w:p>
    <w:p w14:paraId="2FF19C15" w14:textId="77777777" w:rsidR="00E771D6" w:rsidRPr="00E771D6" w:rsidRDefault="00E771D6" w:rsidP="00EA2657">
      <w:pPr>
        <w:spacing w:after="120"/>
        <w:textAlignment w:val="baseline"/>
        <w:rPr>
          <w:lang w:val="en-IN" w:bidi="te-IN"/>
        </w:rPr>
      </w:pPr>
      <w:r w:rsidRPr="00E771D6">
        <w:rPr>
          <w:b/>
          <w:bCs/>
          <w:lang w:val="en-GB" w:bidi="te-IN"/>
        </w:rPr>
        <w:t>Usage Guidelines</w:t>
      </w:r>
      <w:r w:rsidRPr="00E771D6">
        <w:rPr>
          <w:lang w:val="en-IN" w:bidi="te-IN"/>
        </w:rPr>
        <w:t> </w:t>
      </w:r>
    </w:p>
    <w:p w14:paraId="62FD95E3" w14:textId="77777777" w:rsidR="00E771D6" w:rsidRPr="00E771D6" w:rsidRDefault="00E771D6" w:rsidP="00EA2657">
      <w:pPr>
        <w:spacing w:after="120"/>
        <w:textAlignment w:val="baseline"/>
        <w:rPr>
          <w:lang w:val="en-IN" w:bidi="te-IN"/>
        </w:rPr>
      </w:pPr>
      <w:r w:rsidRPr="00E771D6">
        <w:rPr>
          <w:lang w:val="en-GB" w:bidi="te-IN"/>
        </w:rPr>
        <w:t>       To configure mapped port for an application:</w:t>
      </w:r>
      <w:r w:rsidRPr="00E771D6">
        <w:rPr>
          <w:lang w:val="en-IN" w:bidi="te-IN"/>
        </w:rPr>
        <w:t> </w:t>
      </w:r>
    </w:p>
    <w:p w14:paraId="356C1183" w14:textId="77777777" w:rsidR="00E771D6" w:rsidRPr="00E771D6" w:rsidRDefault="00E771D6" w:rsidP="00390ACC">
      <w:pPr>
        <w:pStyle w:val="Code"/>
        <w:rPr>
          <w:lang w:val="en-IN"/>
        </w:rPr>
      </w:pPr>
      <w:r w:rsidRPr="00E771D6">
        <w:t>                zero-trust</w:t>
      </w:r>
      <w:r w:rsidRPr="00E771D6">
        <w:rPr>
          <w:lang w:val="en-IN"/>
        </w:rPr>
        <w:t> </w:t>
      </w:r>
    </w:p>
    <w:p w14:paraId="0DE8A596" w14:textId="77777777" w:rsidR="00E771D6" w:rsidRPr="00E771D6" w:rsidRDefault="00E771D6" w:rsidP="00390ACC">
      <w:pPr>
        <w:pStyle w:val="Code"/>
        <w:rPr>
          <w:lang w:val="en-IN"/>
        </w:rPr>
      </w:pPr>
      <w:r w:rsidRPr="00E771D6">
        <w:t>                    enable</w:t>
      </w:r>
      <w:r w:rsidRPr="00E771D6">
        <w:rPr>
          <w:lang w:val="en-IN"/>
        </w:rPr>
        <w:t> </w:t>
      </w:r>
    </w:p>
    <w:p w14:paraId="31251A8C" w14:textId="77777777" w:rsidR="00E771D6" w:rsidRPr="00E771D6" w:rsidRDefault="00E771D6" w:rsidP="00390ACC">
      <w:pPr>
        <w:pStyle w:val="Code"/>
        <w:rPr>
          <w:lang w:val="en-IN"/>
        </w:rPr>
      </w:pPr>
      <w:r w:rsidRPr="00E771D6">
        <w:t>                application &lt;app_name&gt;</w:t>
      </w:r>
      <w:r w:rsidRPr="00E771D6">
        <w:rPr>
          <w:lang w:val="en-IN"/>
        </w:rPr>
        <w:t> </w:t>
      </w:r>
    </w:p>
    <w:p w14:paraId="77784965" w14:textId="77777777" w:rsidR="00E771D6" w:rsidRPr="00E771D6" w:rsidRDefault="00E771D6" w:rsidP="00390ACC">
      <w:pPr>
        <w:pStyle w:val="Code"/>
        <w:rPr>
          <w:lang w:val="en-IN"/>
        </w:rPr>
      </w:pPr>
      <w:r w:rsidRPr="00E771D6">
        <w:t>                    mapped-port &lt;port_number&gt;</w:t>
      </w:r>
      <w:r w:rsidRPr="00E771D6">
        <w:rPr>
          <w:lang w:val="en-IN"/>
        </w:rPr>
        <w:t> </w:t>
      </w:r>
    </w:p>
    <w:p w14:paraId="5CA48E0B" w14:textId="77777777" w:rsidR="00E771D6" w:rsidRPr="00E771D6" w:rsidRDefault="00E771D6" w:rsidP="00EA2657">
      <w:pPr>
        <w:spacing w:after="120"/>
        <w:textAlignment w:val="baseline"/>
        <w:rPr>
          <w:lang w:val="en-IN" w:bidi="te-IN"/>
        </w:rPr>
      </w:pPr>
      <w:r w:rsidRPr="00E771D6">
        <w:rPr>
          <w:lang w:val="en-IN" w:bidi="te-IN"/>
        </w:rPr>
        <w:t> </w:t>
      </w:r>
    </w:p>
    <w:p w14:paraId="2FEA1AA2" w14:textId="77777777" w:rsidR="00E771D6" w:rsidRPr="00E771D6" w:rsidRDefault="00E771D6" w:rsidP="00EA2657">
      <w:pPr>
        <w:spacing w:after="120"/>
        <w:textAlignment w:val="baseline"/>
        <w:rPr>
          <w:lang w:val="en-IN" w:bidi="te-IN"/>
        </w:rPr>
      </w:pPr>
      <w:r w:rsidRPr="00E771D6">
        <w:rPr>
          <w:b/>
          <w:bCs/>
          <w:lang w:val="en-GB" w:bidi="te-IN"/>
        </w:rPr>
        <w:t>Example</w:t>
      </w:r>
      <w:r w:rsidRPr="00E771D6">
        <w:rPr>
          <w:lang w:val="en-IN" w:bidi="te-IN"/>
        </w:rPr>
        <w:t> </w:t>
      </w:r>
    </w:p>
    <w:p w14:paraId="430C7C23" w14:textId="77777777" w:rsidR="00E771D6" w:rsidRPr="00E771D6" w:rsidRDefault="00E771D6" w:rsidP="00390ACC">
      <w:pPr>
        <w:pStyle w:val="Code"/>
        <w:rPr>
          <w:lang w:val="en-IN"/>
        </w:rPr>
      </w:pPr>
      <w:r w:rsidRPr="00E771D6">
        <w:t>       (config)# zero-trust</w:t>
      </w:r>
      <w:r w:rsidRPr="00E771D6">
        <w:rPr>
          <w:lang w:val="en-IN"/>
        </w:rPr>
        <w:t> </w:t>
      </w:r>
    </w:p>
    <w:p w14:paraId="510328E6" w14:textId="77777777" w:rsidR="00E771D6" w:rsidRPr="00E771D6" w:rsidRDefault="00E771D6" w:rsidP="00390ACC">
      <w:pPr>
        <w:pStyle w:val="Code"/>
        <w:rPr>
          <w:lang w:val="en-IN"/>
        </w:rPr>
      </w:pPr>
      <w:r w:rsidRPr="00E771D6">
        <w:t>       (config-zero-trust)# enable</w:t>
      </w:r>
      <w:r w:rsidRPr="00E771D6">
        <w:rPr>
          <w:lang w:val="en-IN"/>
        </w:rPr>
        <w:t> </w:t>
      </w:r>
    </w:p>
    <w:p w14:paraId="0144E5C3" w14:textId="77777777" w:rsidR="00E771D6" w:rsidRPr="00E771D6" w:rsidRDefault="00E771D6" w:rsidP="00390ACC">
      <w:pPr>
        <w:pStyle w:val="Code"/>
        <w:rPr>
          <w:lang w:val="en-IN"/>
        </w:rPr>
      </w:pPr>
      <w:r w:rsidRPr="00E771D6">
        <w:lastRenderedPageBreak/>
        <w:t>       (config-zero-trust)# application wiki.acme.com</w:t>
      </w:r>
      <w:r w:rsidRPr="00E771D6">
        <w:rPr>
          <w:lang w:val="en-IN"/>
        </w:rPr>
        <w:t> </w:t>
      </w:r>
    </w:p>
    <w:p w14:paraId="4B2F1406" w14:textId="77777777" w:rsidR="00E771D6" w:rsidRPr="00E771D6" w:rsidRDefault="00E771D6" w:rsidP="00390ACC">
      <w:pPr>
        <w:pStyle w:val="Code"/>
        <w:rPr>
          <w:lang w:val="en-IN"/>
        </w:rPr>
      </w:pPr>
      <w:r w:rsidRPr="00E771D6">
        <w:t>       (config-zero-trust-application)# mapped-port 9000</w:t>
      </w:r>
      <w:r w:rsidRPr="00E771D6">
        <w:rPr>
          <w:lang w:val="en-IN"/>
        </w:rPr>
        <w:t> </w:t>
      </w:r>
    </w:p>
    <w:p w14:paraId="68200E22" w14:textId="77777777" w:rsidR="00E771D6" w:rsidRPr="00E771D6" w:rsidRDefault="00E771D6" w:rsidP="005D7591">
      <w:pPr>
        <w:pStyle w:val="Heading3"/>
        <w:rPr>
          <w:lang w:val="en-IN" w:bidi="te-IN"/>
        </w:rPr>
      </w:pPr>
      <w:bookmarkStart w:id="291" w:name="_Toc118293461"/>
      <w:bookmarkStart w:id="292" w:name="_Toc142917866"/>
      <w:r w:rsidRPr="00E771D6">
        <w:rPr>
          <w:lang w:val="en-IN" w:bidi="te-IN"/>
        </w:rPr>
        <w:t>Configure IdP Trustpoint for an application</w:t>
      </w:r>
      <w:bookmarkEnd w:id="291"/>
      <w:bookmarkEnd w:id="292"/>
      <w:r w:rsidRPr="00E771D6">
        <w:rPr>
          <w:lang w:val="en-IN" w:bidi="te-IN"/>
        </w:rPr>
        <w:t> </w:t>
      </w:r>
    </w:p>
    <w:p w14:paraId="30CB1F7F" w14:textId="77777777" w:rsidR="00E771D6" w:rsidRPr="00E771D6" w:rsidRDefault="00E771D6" w:rsidP="00EA2657">
      <w:pPr>
        <w:spacing w:after="120"/>
        <w:textAlignment w:val="baseline"/>
        <w:rPr>
          <w:lang w:val="en-IN" w:bidi="te-IN"/>
        </w:rPr>
      </w:pPr>
      <w:r w:rsidRPr="00E771D6">
        <w:rPr>
          <w:lang w:val="en-GB" w:bidi="te-IN"/>
        </w:rPr>
        <w:t>The trust relationship between the FTD and the SAML Identity Provider is established through configured certificates (trustpoints). “trustpoint” is an existing ASA/FTD configuration entity which is being reused in zero-trust feature.</w:t>
      </w:r>
      <w:r w:rsidRPr="00E771D6">
        <w:rPr>
          <w:lang w:val="en-IN" w:bidi="te-IN"/>
        </w:rPr>
        <w:t> </w:t>
      </w:r>
    </w:p>
    <w:p w14:paraId="7B840940" w14:textId="77777777" w:rsidR="00E771D6" w:rsidRPr="00E771D6" w:rsidRDefault="00E771D6" w:rsidP="00EA2657">
      <w:pPr>
        <w:spacing w:after="120"/>
        <w:textAlignment w:val="baseline"/>
        <w:rPr>
          <w:lang w:val="en-IN" w:bidi="te-IN"/>
        </w:rPr>
      </w:pPr>
      <w:r w:rsidRPr="00E771D6">
        <w:rPr>
          <w:lang w:val="en-IN" w:bidi="te-IN"/>
        </w:rPr>
        <w:t> </w:t>
      </w:r>
    </w:p>
    <w:p w14:paraId="1363CC59" w14:textId="77777777" w:rsidR="00E771D6" w:rsidRPr="00E771D6" w:rsidRDefault="00E771D6" w:rsidP="00EA2657">
      <w:pPr>
        <w:spacing w:after="120"/>
        <w:textAlignment w:val="baseline"/>
        <w:rPr>
          <w:lang w:val="en-IN" w:bidi="te-IN"/>
        </w:rPr>
      </w:pPr>
      <w:r w:rsidRPr="00E771D6">
        <w:rPr>
          <w:b/>
          <w:bCs/>
          <w:lang w:val="en-GB" w:bidi="te-IN"/>
        </w:rPr>
        <w:t>Syntax Description</w:t>
      </w:r>
      <w:r w:rsidRPr="00E771D6">
        <w:rPr>
          <w:lang w:val="en-IN" w:bidi="te-IN"/>
        </w:rPr>
        <w:t> </w:t>
      </w:r>
    </w:p>
    <w:p w14:paraId="76A31B9D" w14:textId="77777777" w:rsidR="00E771D6" w:rsidRPr="00E771D6" w:rsidRDefault="00E771D6" w:rsidP="00EA2657">
      <w:pPr>
        <w:spacing w:after="120"/>
        <w:textAlignment w:val="baseline"/>
        <w:rPr>
          <w:lang w:val="en-IN" w:bidi="te-IN"/>
        </w:rPr>
      </w:pPr>
      <w:r w:rsidRPr="00E771D6">
        <w:rPr>
          <w:b/>
          <w:bCs/>
          <w:lang w:val="en-GB" w:bidi="te-IN"/>
        </w:rPr>
        <w:t>      [no] trustpoint idp &lt;name&gt;</w:t>
      </w:r>
      <w:r w:rsidRPr="00E771D6">
        <w:rPr>
          <w:lang w:val="en-IN" w:bidi="te-IN"/>
        </w:rPr>
        <w:t xml:space="preserve"> </w:t>
      </w:r>
      <w:r w:rsidRPr="00E771D6">
        <w:rPr>
          <w:lang w:val="en-GB" w:bidi="te-IN"/>
        </w:rPr>
        <w:t>Configure trustpoint which contains the IdP certificate for FTD to verify SAML assertions</w:t>
      </w:r>
      <w:r w:rsidRPr="00E771D6">
        <w:rPr>
          <w:lang w:val="en-IN" w:bidi="te-IN"/>
        </w:rPr>
        <w:t> </w:t>
      </w:r>
    </w:p>
    <w:p w14:paraId="6A675975" w14:textId="77777777" w:rsidR="00E771D6" w:rsidRPr="00E771D6" w:rsidRDefault="00E771D6" w:rsidP="00390ACC">
      <w:pPr>
        <w:pStyle w:val="Code"/>
        <w:rPr>
          <w:lang w:val="en-IN"/>
        </w:rPr>
      </w:pPr>
      <w:r w:rsidRPr="00E771D6">
        <w:t>      trustpoint idp ?</w:t>
      </w:r>
      <w:r w:rsidRPr="00E771D6">
        <w:rPr>
          <w:lang w:val="en-IN"/>
        </w:rPr>
        <w:t> </w:t>
      </w:r>
    </w:p>
    <w:p w14:paraId="19DFCE6C" w14:textId="77777777" w:rsidR="00E771D6" w:rsidRPr="00E771D6" w:rsidRDefault="00E771D6" w:rsidP="00390ACC">
      <w:pPr>
        <w:pStyle w:val="Code"/>
        <w:rPr>
          <w:lang w:val="en-IN"/>
        </w:rPr>
      </w:pPr>
      <w:r w:rsidRPr="00E771D6">
        <w:t>      Available configured trustpoints:</w:t>
      </w:r>
      <w:r w:rsidRPr="00E771D6">
        <w:rPr>
          <w:lang w:val="en-IN"/>
        </w:rPr>
        <w:t> </w:t>
      </w:r>
    </w:p>
    <w:p w14:paraId="39FED4CF" w14:textId="77777777" w:rsidR="00E771D6" w:rsidRPr="00E771D6" w:rsidRDefault="00E771D6" w:rsidP="00390ACC">
      <w:pPr>
        <w:pStyle w:val="Code"/>
        <w:rPr>
          <w:lang w:val="en-IN"/>
        </w:rPr>
      </w:pPr>
      <w:r w:rsidRPr="00E771D6">
        <w:t>      [List of configured trustpoints]</w:t>
      </w:r>
      <w:r w:rsidRPr="00E771D6">
        <w:rPr>
          <w:lang w:val="en-IN"/>
        </w:rPr>
        <w:t> </w:t>
      </w:r>
    </w:p>
    <w:p w14:paraId="0036DF4C" w14:textId="77777777" w:rsidR="00E771D6" w:rsidRPr="00E771D6" w:rsidRDefault="00E771D6" w:rsidP="00EA2657">
      <w:pPr>
        <w:spacing w:after="120"/>
        <w:textAlignment w:val="baseline"/>
        <w:rPr>
          <w:lang w:val="en-IN" w:bidi="te-IN"/>
        </w:rPr>
      </w:pPr>
      <w:r w:rsidRPr="00E771D6">
        <w:rPr>
          <w:lang w:val="en-IN" w:bidi="te-IN"/>
        </w:rPr>
        <w:t> </w:t>
      </w:r>
    </w:p>
    <w:p w14:paraId="54210EC5" w14:textId="77777777" w:rsidR="00E771D6" w:rsidRPr="00E771D6" w:rsidRDefault="00E771D6" w:rsidP="00EA2657">
      <w:pPr>
        <w:spacing w:after="120"/>
        <w:textAlignment w:val="baseline"/>
        <w:rPr>
          <w:lang w:val="en-IN" w:bidi="te-IN"/>
        </w:rPr>
      </w:pPr>
      <w:r w:rsidRPr="00E771D6">
        <w:rPr>
          <w:b/>
          <w:bCs/>
          <w:lang w:val="en-GB" w:bidi="te-IN"/>
        </w:rPr>
        <w:t>Command Default</w:t>
      </w:r>
      <w:r w:rsidRPr="00E771D6">
        <w:rPr>
          <w:lang w:val="en-IN" w:bidi="te-IN"/>
        </w:rPr>
        <w:t> </w:t>
      </w:r>
    </w:p>
    <w:p w14:paraId="13408332" w14:textId="77777777" w:rsidR="00E771D6" w:rsidRPr="00E771D6" w:rsidRDefault="00E771D6" w:rsidP="00EA2657">
      <w:pPr>
        <w:spacing w:after="120"/>
        <w:textAlignment w:val="baseline"/>
        <w:rPr>
          <w:lang w:val="en-IN" w:bidi="te-IN"/>
        </w:rPr>
      </w:pPr>
      <w:r w:rsidRPr="00E771D6">
        <w:rPr>
          <w:lang w:val="en-GB" w:bidi="te-IN"/>
        </w:rPr>
        <w:t>      None.</w:t>
      </w:r>
      <w:r w:rsidRPr="00E771D6">
        <w:rPr>
          <w:lang w:val="en-IN" w:bidi="te-IN"/>
        </w:rPr>
        <w:t> </w:t>
      </w:r>
    </w:p>
    <w:p w14:paraId="2CF5DF0B" w14:textId="77777777" w:rsidR="00E771D6" w:rsidRPr="00E771D6" w:rsidRDefault="00E771D6" w:rsidP="00EA2657">
      <w:pPr>
        <w:spacing w:after="120"/>
        <w:textAlignment w:val="baseline"/>
        <w:rPr>
          <w:lang w:val="en-IN" w:bidi="te-IN"/>
        </w:rPr>
      </w:pPr>
      <w:r w:rsidRPr="00E771D6">
        <w:rPr>
          <w:lang w:val="en-IN" w:bidi="te-IN"/>
        </w:rPr>
        <w:t> </w:t>
      </w:r>
    </w:p>
    <w:p w14:paraId="6F7A8694" w14:textId="77777777" w:rsidR="00E771D6" w:rsidRPr="00E771D6" w:rsidRDefault="00E771D6" w:rsidP="00EA2657">
      <w:pPr>
        <w:spacing w:after="120"/>
        <w:textAlignment w:val="baseline"/>
        <w:rPr>
          <w:lang w:val="en-IN" w:bidi="te-IN"/>
        </w:rPr>
      </w:pPr>
      <w:r w:rsidRPr="00E771D6">
        <w:rPr>
          <w:b/>
          <w:bCs/>
          <w:lang w:val="en-GB" w:bidi="te-IN"/>
        </w:rPr>
        <w:t>ASA Context Mode</w:t>
      </w:r>
      <w:r w:rsidRPr="00E771D6">
        <w:rPr>
          <w:lang w:val="en-IN" w:bidi="te-IN"/>
        </w:rPr>
        <w:t> </w:t>
      </w:r>
    </w:p>
    <w:p w14:paraId="4A89D6F3" w14:textId="77777777" w:rsidR="00E771D6" w:rsidRPr="00E771D6" w:rsidRDefault="00E771D6" w:rsidP="00EA2657">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2507F36F" w14:textId="77777777" w:rsidR="00E771D6" w:rsidRPr="00E771D6" w:rsidRDefault="00E771D6" w:rsidP="00EA2657">
      <w:pPr>
        <w:spacing w:after="120"/>
        <w:textAlignment w:val="baseline"/>
        <w:rPr>
          <w:lang w:val="en-IN" w:bidi="te-IN"/>
        </w:rPr>
      </w:pPr>
      <w:r w:rsidRPr="00E771D6">
        <w:rPr>
          <w:lang w:val="en-IN" w:bidi="te-IN"/>
        </w:rPr>
        <w:t> </w:t>
      </w:r>
    </w:p>
    <w:p w14:paraId="3D12A3EB" w14:textId="77777777" w:rsidR="00E771D6" w:rsidRPr="00E771D6" w:rsidRDefault="00E771D6" w:rsidP="00EA2657">
      <w:pPr>
        <w:spacing w:after="120"/>
        <w:textAlignment w:val="baseline"/>
        <w:rPr>
          <w:lang w:val="en-IN" w:bidi="te-IN"/>
        </w:rPr>
      </w:pPr>
      <w:r w:rsidRPr="00E771D6">
        <w:rPr>
          <w:b/>
          <w:bCs/>
          <w:lang w:val="en-GB" w:bidi="te-IN"/>
        </w:rPr>
        <w:t>FTD Deployment Mode</w:t>
      </w:r>
      <w:r w:rsidRPr="00E771D6">
        <w:rPr>
          <w:lang w:val="en-IN" w:bidi="te-IN"/>
        </w:rPr>
        <w:t> </w:t>
      </w:r>
    </w:p>
    <w:p w14:paraId="0F2749DD" w14:textId="77777777" w:rsidR="00E771D6" w:rsidRPr="00E771D6" w:rsidRDefault="00E771D6" w:rsidP="00EA2657">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71494E71" w14:textId="77777777" w:rsidR="00E771D6" w:rsidRPr="00E771D6" w:rsidRDefault="00E771D6" w:rsidP="00EA2657">
      <w:pPr>
        <w:spacing w:after="120"/>
        <w:textAlignment w:val="baseline"/>
        <w:rPr>
          <w:lang w:val="en-IN" w:bidi="te-IN"/>
        </w:rPr>
      </w:pPr>
      <w:r w:rsidRPr="00E771D6">
        <w:rPr>
          <w:lang w:val="en-IN" w:bidi="te-IN"/>
        </w:rPr>
        <w:t> </w:t>
      </w:r>
    </w:p>
    <w:p w14:paraId="245336DE" w14:textId="77777777" w:rsidR="00E771D6" w:rsidRPr="00E771D6" w:rsidRDefault="00E771D6" w:rsidP="00EA2657">
      <w:pPr>
        <w:spacing w:after="120"/>
        <w:textAlignment w:val="baseline"/>
        <w:rPr>
          <w:lang w:val="en-IN" w:bidi="te-IN"/>
        </w:rPr>
      </w:pPr>
      <w:r w:rsidRPr="00E771D6">
        <w:rPr>
          <w:b/>
          <w:bCs/>
          <w:lang w:val="en-GB" w:bidi="te-IN"/>
        </w:rPr>
        <w:t>Usage Guidelines</w:t>
      </w:r>
      <w:r w:rsidRPr="00E771D6">
        <w:rPr>
          <w:lang w:val="en-IN" w:bidi="te-IN"/>
        </w:rPr>
        <w:t> </w:t>
      </w:r>
    </w:p>
    <w:p w14:paraId="276CB931" w14:textId="77777777" w:rsidR="00E771D6" w:rsidRPr="00E771D6" w:rsidRDefault="00E771D6" w:rsidP="00EA2657">
      <w:pPr>
        <w:spacing w:after="120"/>
        <w:textAlignment w:val="baseline"/>
        <w:rPr>
          <w:lang w:val="en-IN" w:bidi="te-IN"/>
        </w:rPr>
      </w:pPr>
      <w:r w:rsidRPr="00E771D6">
        <w:rPr>
          <w:lang w:val="en-GB" w:bidi="te-IN"/>
        </w:rPr>
        <w:t>       To configure IdP trustpoint for an application:</w:t>
      </w:r>
      <w:r w:rsidRPr="00E771D6">
        <w:rPr>
          <w:lang w:val="en-IN" w:bidi="te-IN"/>
        </w:rPr>
        <w:t> </w:t>
      </w:r>
    </w:p>
    <w:p w14:paraId="11095EC7" w14:textId="77777777" w:rsidR="00E771D6" w:rsidRPr="00E771D6" w:rsidRDefault="00E771D6" w:rsidP="00390ACC">
      <w:pPr>
        <w:pStyle w:val="Code"/>
        <w:rPr>
          <w:lang w:val="en-IN"/>
        </w:rPr>
      </w:pPr>
      <w:r w:rsidRPr="00E771D6">
        <w:t>                zero-trust</w:t>
      </w:r>
      <w:r w:rsidRPr="00E771D6">
        <w:rPr>
          <w:lang w:val="en-IN"/>
        </w:rPr>
        <w:t> </w:t>
      </w:r>
    </w:p>
    <w:p w14:paraId="2F85A0D5" w14:textId="77777777" w:rsidR="00E771D6" w:rsidRPr="00E771D6" w:rsidRDefault="00E771D6" w:rsidP="00390ACC">
      <w:pPr>
        <w:pStyle w:val="Code"/>
        <w:rPr>
          <w:lang w:val="en-IN"/>
        </w:rPr>
      </w:pPr>
      <w:r w:rsidRPr="00E771D6">
        <w:t>                    enable</w:t>
      </w:r>
      <w:r w:rsidRPr="00E771D6">
        <w:rPr>
          <w:lang w:val="en-IN"/>
        </w:rPr>
        <w:t> </w:t>
      </w:r>
    </w:p>
    <w:p w14:paraId="3477C91F" w14:textId="77777777" w:rsidR="00E771D6" w:rsidRPr="00E771D6" w:rsidRDefault="00E771D6" w:rsidP="00390ACC">
      <w:pPr>
        <w:pStyle w:val="Code"/>
        <w:rPr>
          <w:lang w:val="en-IN"/>
        </w:rPr>
      </w:pPr>
      <w:r w:rsidRPr="00E771D6">
        <w:t>                application &lt;app_name&gt;</w:t>
      </w:r>
      <w:r w:rsidRPr="00E771D6">
        <w:rPr>
          <w:lang w:val="en-IN"/>
        </w:rPr>
        <w:t> </w:t>
      </w:r>
    </w:p>
    <w:p w14:paraId="726B7783" w14:textId="77777777" w:rsidR="00E771D6" w:rsidRPr="00E771D6" w:rsidRDefault="00E771D6" w:rsidP="00390ACC">
      <w:pPr>
        <w:pStyle w:val="Code"/>
        <w:rPr>
          <w:lang w:val="en-IN"/>
        </w:rPr>
      </w:pPr>
      <w:r w:rsidRPr="00E771D6">
        <w:t>                    trustpoint idp &lt;name&gt;</w:t>
      </w:r>
      <w:r w:rsidRPr="00E771D6">
        <w:rPr>
          <w:lang w:val="en-IN"/>
        </w:rPr>
        <w:t> </w:t>
      </w:r>
    </w:p>
    <w:p w14:paraId="1FD4C0D9" w14:textId="77777777" w:rsidR="00E771D6" w:rsidRPr="00E771D6" w:rsidRDefault="00E771D6" w:rsidP="00EA2657">
      <w:pPr>
        <w:spacing w:after="120"/>
        <w:textAlignment w:val="baseline"/>
        <w:rPr>
          <w:lang w:val="en-IN" w:bidi="te-IN"/>
        </w:rPr>
      </w:pPr>
      <w:r w:rsidRPr="00E771D6">
        <w:rPr>
          <w:lang w:val="en-IN" w:bidi="te-IN"/>
        </w:rPr>
        <w:t> </w:t>
      </w:r>
    </w:p>
    <w:p w14:paraId="3FF6F9CF" w14:textId="77777777" w:rsidR="00E771D6" w:rsidRPr="00E771D6" w:rsidRDefault="00E771D6" w:rsidP="00EA2657">
      <w:pPr>
        <w:spacing w:after="120"/>
        <w:textAlignment w:val="baseline"/>
        <w:rPr>
          <w:lang w:val="en-IN" w:bidi="te-IN"/>
        </w:rPr>
      </w:pPr>
      <w:r w:rsidRPr="00E771D6">
        <w:rPr>
          <w:b/>
          <w:bCs/>
          <w:lang w:val="en-GB" w:bidi="te-IN"/>
        </w:rPr>
        <w:t>Example</w:t>
      </w:r>
      <w:r w:rsidRPr="00E771D6">
        <w:rPr>
          <w:lang w:val="en-IN" w:bidi="te-IN"/>
        </w:rPr>
        <w:t> </w:t>
      </w:r>
    </w:p>
    <w:p w14:paraId="00DA3DCA" w14:textId="77777777" w:rsidR="00E771D6" w:rsidRPr="00E771D6" w:rsidRDefault="00E771D6" w:rsidP="00390ACC">
      <w:pPr>
        <w:pStyle w:val="Code"/>
        <w:rPr>
          <w:lang w:val="en-IN"/>
        </w:rPr>
      </w:pPr>
      <w:r w:rsidRPr="00E771D6">
        <w:t>       (config)# zero-trust</w:t>
      </w:r>
      <w:r w:rsidRPr="00E771D6">
        <w:rPr>
          <w:lang w:val="en-IN"/>
        </w:rPr>
        <w:t> </w:t>
      </w:r>
    </w:p>
    <w:p w14:paraId="4F811BB7" w14:textId="77777777" w:rsidR="00E771D6" w:rsidRPr="00E771D6" w:rsidRDefault="00E771D6" w:rsidP="00390ACC">
      <w:pPr>
        <w:pStyle w:val="Code"/>
        <w:rPr>
          <w:lang w:val="en-IN"/>
        </w:rPr>
      </w:pPr>
      <w:r w:rsidRPr="00E771D6">
        <w:t>       (config-zero-trust)# enable</w:t>
      </w:r>
      <w:r w:rsidRPr="00E771D6">
        <w:rPr>
          <w:lang w:val="en-IN"/>
        </w:rPr>
        <w:t> </w:t>
      </w:r>
    </w:p>
    <w:p w14:paraId="27111134" w14:textId="77777777" w:rsidR="00E771D6" w:rsidRPr="00E771D6" w:rsidRDefault="00E771D6" w:rsidP="00390ACC">
      <w:pPr>
        <w:pStyle w:val="Code"/>
        <w:rPr>
          <w:lang w:val="en-IN"/>
        </w:rPr>
      </w:pPr>
      <w:r w:rsidRPr="00E771D6">
        <w:t>       (config-zero-trust)# application wiki.acme.com</w:t>
      </w:r>
      <w:r w:rsidRPr="00E771D6">
        <w:rPr>
          <w:lang w:val="en-IN"/>
        </w:rPr>
        <w:t> </w:t>
      </w:r>
    </w:p>
    <w:p w14:paraId="54CDAF09" w14:textId="77777777" w:rsidR="00E771D6" w:rsidRPr="00E771D6" w:rsidRDefault="00E771D6" w:rsidP="00390ACC">
      <w:pPr>
        <w:pStyle w:val="Code"/>
        <w:rPr>
          <w:lang w:val="en-IN"/>
        </w:rPr>
      </w:pPr>
      <w:r w:rsidRPr="00E771D6">
        <w:t>       (config-zero-trust-application)# trustpoint idp okta_idp</w:t>
      </w:r>
      <w:r w:rsidRPr="00E771D6">
        <w:rPr>
          <w:lang w:val="en-IN"/>
        </w:rPr>
        <w:t> </w:t>
      </w:r>
    </w:p>
    <w:p w14:paraId="71C0E07B" w14:textId="7E32BDB5" w:rsidR="00E771D6" w:rsidRPr="00E771D6" w:rsidRDefault="00E771D6" w:rsidP="005D7591">
      <w:pPr>
        <w:pStyle w:val="Heading3"/>
        <w:rPr>
          <w:lang w:val="en-IN" w:bidi="te-IN"/>
        </w:rPr>
      </w:pPr>
      <w:bookmarkStart w:id="293" w:name="_Toc118293462"/>
      <w:bookmarkStart w:id="294" w:name="_Toc142917867"/>
      <w:r w:rsidRPr="00E771D6">
        <w:rPr>
          <w:lang w:val="en-IN" w:bidi="te-IN"/>
        </w:rPr>
        <w:lastRenderedPageBreak/>
        <w:t>Configure Service Provider (SP) trustpoint for an application</w:t>
      </w:r>
      <w:bookmarkEnd w:id="293"/>
      <w:bookmarkEnd w:id="294"/>
      <w:r w:rsidRPr="00E771D6">
        <w:rPr>
          <w:lang w:val="en-IN" w:bidi="te-IN"/>
        </w:rPr>
        <w:t> </w:t>
      </w:r>
    </w:p>
    <w:p w14:paraId="0F70C453" w14:textId="77777777" w:rsidR="00E771D6" w:rsidRPr="00E771D6" w:rsidRDefault="00E771D6" w:rsidP="00AF7271">
      <w:pPr>
        <w:spacing w:after="120"/>
        <w:textAlignment w:val="baseline"/>
        <w:rPr>
          <w:lang w:val="en-IN" w:bidi="te-IN"/>
        </w:rPr>
      </w:pPr>
      <w:r w:rsidRPr="00E771D6">
        <w:rPr>
          <w:lang w:val="en-GB" w:bidi="te-IN"/>
        </w:rPr>
        <w:t>The trust relationship between the users/IdP and FTD (SP) is established through configured certificates (trustpoints). “trustpoint” is an existing ASA/FTD configuration entity which is being reused in zero-trust feature.</w:t>
      </w:r>
      <w:r w:rsidRPr="00E771D6">
        <w:rPr>
          <w:lang w:val="en-IN" w:bidi="te-IN"/>
        </w:rPr>
        <w:t xml:space="preserve">  </w:t>
      </w:r>
    </w:p>
    <w:p w14:paraId="74285E85" w14:textId="77777777" w:rsidR="00E771D6" w:rsidRPr="00E771D6" w:rsidRDefault="00E771D6" w:rsidP="00AF7271">
      <w:pPr>
        <w:spacing w:after="120"/>
        <w:textAlignment w:val="baseline"/>
        <w:rPr>
          <w:lang w:val="en-IN" w:bidi="te-IN"/>
        </w:rPr>
      </w:pPr>
      <w:r w:rsidRPr="00E771D6">
        <w:rPr>
          <w:rFonts w:ascii="Calibri" w:hAnsi="Calibri" w:cs="Calibri"/>
          <w:szCs w:val="22"/>
          <w:lang w:val="en-IN" w:bidi="te-IN"/>
        </w:rPr>
        <w:t> </w:t>
      </w:r>
    </w:p>
    <w:p w14:paraId="4BBF0143" w14:textId="77777777" w:rsidR="00E771D6" w:rsidRPr="00E771D6" w:rsidRDefault="00E771D6" w:rsidP="00AF7271">
      <w:pPr>
        <w:spacing w:after="120"/>
        <w:textAlignment w:val="baseline"/>
        <w:rPr>
          <w:lang w:val="en-IN" w:bidi="te-IN"/>
        </w:rPr>
      </w:pPr>
      <w:r w:rsidRPr="00E771D6">
        <w:rPr>
          <w:b/>
          <w:bCs/>
          <w:lang w:val="en-GB" w:bidi="te-IN"/>
        </w:rPr>
        <w:t>Syntax Description</w:t>
      </w:r>
      <w:r w:rsidRPr="00E771D6">
        <w:rPr>
          <w:lang w:val="en-IN" w:bidi="te-IN"/>
        </w:rPr>
        <w:t> </w:t>
      </w:r>
    </w:p>
    <w:p w14:paraId="79A0455F" w14:textId="580E9567" w:rsidR="00E771D6" w:rsidRPr="00E771D6" w:rsidRDefault="00E771D6" w:rsidP="00633E01">
      <w:pPr>
        <w:spacing w:after="120"/>
        <w:ind w:left="2160" w:hanging="1800"/>
        <w:textAlignment w:val="baseline"/>
        <w:rPr>
          <w:lang w:val="en-IN" w:bidi="te-IN"/>
        </w:rPr>
      </w:pPr>
      <w:r w:rsidRPr="00E771D6">
        <w:rPr>
          <w:b/>
          <w:bCs/>
          <w:lang w:val="en-GB" w:bidi="te-IN"/>
        </w:rPr>
        <w:t>[no] trustpoint sp &lt;name&gt;</w:t>
      </w:r>
      <w:r w:rsidRPr="00E771D6">
        <w:rPr>
          <w:lang w:val="en-IN" w:bidi="te-IN"/>
        </w:rPr>
        <w:t xml:space="preserve"> </w:t>
      </w:r>
      <w:r w:rsidR="00AF7271">
        <w:rPr>
          <w:lang w:val="en-IN" w:bidi="te-IN"/>
        </w:rPr>
        <w:tab/>
      </w:r>
      <w:r w:rsidRPr="00E771D6">
        <w:rPr>
          <w:lang w:val="en-GB" w:bidi="te-IN"/>
        </w:rPr>
        <w:t xml:space="preserve">Configure trustpoint which contains the SP (FTDs) </w:t>
      </w:r>
      <w:r w:rsidR="00633E01">
        <w:rPr>
          <w:lang w:val="en-GB" w:bidi="te-IN"/>
        </w:rPr>
        <w:tab/>
      </w:r>
      <w:r w:rsidR="00633E01">
        <w:rPr>
          <w:lang w:val="en-GB" w:bidi="te-IN"/>
        </w:rPr>
        <w:tab/>
      </w:r>
      <w:r w:rsidR="00633E01">
        <w:rPr>
          <w:lang w:val="en-GB" w:bidi="te-IN"/>
        </w:rPr>
        <w:tab/>
      </w:r>
      <w:r w:rsidR="00633E01">
        <w:rPr>
          <w:lang w:val="en-GB" w:bidi="te-IN"/>
        </w:rPr>
        <w:tab/>
      </w:r>
      <w:r w:rsidR="00633E01">
        <w:rPr>
          <w:lang w:val="en-GB" w:bidi="te-IN"/>
        </w:rPr>
        <w:tab/>
      </w:r>
      <w:r w:rsidR="00633E01">
        <w:rPr>
          <w:lang w:val="en-GB" w:bidi="te-IN"/>
        </w:rPr>
        <w:tab/>
      </w:r>
      <w:r w:rsidRPr="00E771D6">
        <w:rPr>
          <w:lang w:val="en-GB" w:bidi="te-IN"/>
        </w:rPr>
        <w:t xml:space="preserve">certificate for IdP to verify device’s signature or encrypt </w:t>
      </w:r>
      <w:r w:rsidR="00633E01">
        <w:rPr>
          <w:lang w:val="en-GB" w:bidi="te-IN"/>
        </w:rPr>
        <w:tab/>
      </w:r>
      <w:r w:rsidR="00633E01">
        <w:rPr>
          <w:lang w:val="en-GB" w:bidi="te-IN"/>
        </w:rPr>
        <w:tab/>
      </w:r>
      <w:r w:rsidR="00633E01">
        <w:rPr>
          <w:lang w:val="en-GB" w:bidi="te-IN"/>
        </w:rPr>
        <w:tab/>
      </w:r>
      <w:r w:rsidR="00633E01">
        <w:rPr>
          <w:lang w:val="en-GB" w:bidi="te-IN"/>
        </w:rPr>
        <w:tab/>
      </w:r>
      <w:r w:rsidR="00633E01">
        <w:rPr>
          <w:lang w:val="en-GB" w:bidi="te-IN"/>
        </w:rPr>
        <w:tab/>
      </w:r>
      <w:r w:rsidRPr="00E771D6">
        <w:rPr>
          <w:lang w:val="en-GB" w:bidi="te-IN"/>
        </w:rPr>
        <w:t>SAML assertion.</w:t>
      </w:r>
      <w:r w:rsidRPr="00E771D6">
        <w:rPr>
          <w:lang w:val="en-IN" w:bidi="te-IN"/>
        </w:rPr>
        <w:t> </w:t>
      </w:r>
    </w:p>
    <w:p w14:paraId="14924C25" w14:textId="77777777" w:rsidR="00E771D6" w:rsidRPr="00E771D6" w:rsidRDefault="00E771D6" w:rsidP="00390ACC">
      <w:pPr>
        <w:pStyle w:val="Code"/>
        <w:rPr>
          <w:lang w:val="en-IN"/>
        </w:rPr>
      </w:pPr>
      <w:r w:rsidRPr="00E771D6">
        <w:t>       trustpoint sp ?</w:t>
      </w:r>
      <w:r w:rsidRPr="00E771D6">
        <w:rPr>
          <w:lang w:val="en-IN"/>
        </w:rPr>
        <w:t> </w:t>
      </w:r>
    </w:p>
    <w:p w14:paraId="4B7FDA05" w14:textId="77777777" w:rsidR="00E771D6" w:rsidRPr="00E771D6" w:rsidRDefault="00E771D6" w:rsidP="00390ACC">
      <w:pPr>
        <w:pStyle w:val="Code"/>
        <w:rPr>
          <w:lang w:val="en-IN"/>
        </w:rPr>
      </w:pPr>
      <w:r w:rsidRPr="00E771D6">
        <w:t>      Available configured trustpoints:</w:t>
      </w:r>
      <w:r w:rsidRPr="00E771D6">
        <w:rPr>
          <w:lang w:val="en-IN"/>
        </w:rPr>
        <w:t> </w:t>
      </w:r>
    </w:p>
    <w:p w14:paraId="02DBBC99" w14:textId="77777777" w:rsidR="00E771D6" w:rsidRPr="00E771D6" w:rsidRDefault="00E771D6" w:rsidP="00390ACC">
      <w:pPr>
        <w:pStyle w:val="Code"/>
        <w:rPr>
          <w:lang w:val="en-IN"/>
        </w:rPr>
      </w:pPr>
      <w:r w:rsidRPr="00E771D6">
        <w:t>      [List of configured trustpoints]</w:t>
      </w:r>
      <w:r w:rsidRPr="00E771D6">
        <w:rPr>
          <w:lang w:val="en-IN"/>
        </w:rPr>
        <w:t> </w:t>
      </w:r>
    </w:p>
    <w:p w14:paraId="42DEF7B3" w14:textId="77777777" w:rsidR="00E771D6" w:rsidRPr="00E771D6" w:rsidRDefault="00E771D6" w:rsidP="00AF7271">
      <w:pPr>
        <w:spacing w:after="120"/>
        <w:textAlignment w:val="baseline"/>
        <w:rPr>
          <w:lang w:val="en-IN" w:bidi="te-IN"/>
        </w:rPr>
      </w:pPr>
      <w:r w:rsidRPr="00E771D6">
        <w:rPr>
          <w:lang w:val="en-IN" w:bidi="te-IN"/>
        </w:rPr>
        <w:t> </w:t>
      </w:r>
    </w:p>
    <w:p w14:paraId="7ED157C1" w14:textId="77777777" w:rsidR="00E771D6" w:rsidRPr="00E771D6" w:rsidRDefault="00E771D6" w:rsidP="00AF7271">
      <w:pPr>
        <w:spacing w:after="120"/>
        <w:textAlignment w:val="baseline"/>
        <w:rPr>
          <w:lang w:val="en-IN" w:bidi="te-IN"/>
        </w:rPr>
      </w:pPr>
      <w:r w:rsidRPr="00E771D6">
        <w:rPr>
          <w:b/>
          <w:bCs/>
          <w:lang w:val="en-GB" w:bidi="te-IN"/>
        </w:rPr>
        <w:t>Command Default</w:t>
      </w:r>
      <w:r w:rsidRPr="00E771D6">
        <w:rPr>
          <w:lang w:val="en-IN" w:bidi="te-IN"/>
        </w:rPr>
        <w:t> </w:t>
      </w:r>
    </w:p>
    <w:p w14:paraId="40209421" w14:textId="77777777" w:rsidR="00E771D6" w:rsidRPr="00E771D6" w:rsidRDefault="00E771D6" w:rsidP="00AF7271">
      <w:pPr>
        <w:spacing w:after="120"/>
        <w:textAlignment w:val="baseline"/>
        <w:rPr>
          <w:lang w:val="en-IN" w:bidi="te-IN"/>
        </w:rPr>
      </w:pPr>
      <w:r w:rsidRPr="00E771D6">
        <w:rPr>
          <w:lang w:val="en-GB" w:bidi="te-IN"/>
        </w:rPr>
        <w:t>     None.</w:t>
      </w:r>
      <w:r w:rsidRPr="00E771D6">
        <w:rPr>
          <w:lang w:val="en-IN" w:bidi="te-IN"/>
        </w:rPr>
        <w:t> </w:t>
      </w:r>
    </w:p>
    <w:p w14:paraId="3CDF8A22" w14:textId="77777777" w:rsidR="00E771D6" w:rsidRPr="00E771D6" w:rsidRDefault="00E771D6" w:rsidP="00AF7271">
      <w:pPr>
        <w:spacing w:after="120"/>
        <w:textAlignment w:val="baseline"/>
        <w:rPr>
          <w:lang w:val="en-IN" w:bidi="te-IN"/>
        </w:rPr>
      </w:pPr>
      <w:r w:rsidRPr="00E771D6">
        <w:rPr>
          <w:lang w:val="en-IN" w:bidi="te-IN"/>
        </w:rPr>
        <w:t> </w:t>
      </w:r>
    </w:p>
    <w:p w14:paraId="66C31384" w14:textId="77777777" w:rsidR="00E771D6" w:rsidRPr="00E771D6" w:rsidRDefault="00E771D6" w:rsidP="00AF7271">
      <w:pPr>
        <w:spacing w:after="120"/>
        <w:textAlignment w:val="baseline"/>
        <w:rPr>
          <w:lang w:val="en-IN" w:bidi="te-IN"/>
        </w:rPr>
      </w:pPr>
      <w:r w:rsidRPr="00E771D6">
        <w:rPr>
          <w:b/>
          <w:bCs/>
          <w:lang w:val="en-GB" w:bidi="te-IN"/>
        </w:rPr>
        <w:t>ASA Context Mode</w:t>
      </w:r>
      <w:r w:rsidRPr="00E771D6">
        <w:rPr>
          <w:lang w:val="en-IN" w:bidi="te-IN"/>
        </w:rPr>
        <w:t> </w:t>
      </w:r>
    </w:p>
    <w:p w14:paraId="64D08EA2" w14:textId="77777777" w:rsidR="00E771D6" w:rsidRPr="00E771D6" w:rsidRDefault="00E771D6" w:rsidP="00AF7271">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2FFCDB55" w14:textId="77777777" w:rsidR="00E771D6" w:rsidRPr="00E771D6" w:rsidRDefault="00E771D6" w:rsidP="00AF7271">
      <w:pPr>
        <w:spacing w:after="120"/>
        <w:textAlignment w:val="baseline"/>
        <w:rPr>
          <w:lang w:val="en-IN" w:bidi="te-IN"/>
        </w:rPr>
      </w:pPr>
      <w:r w:rsidRPr="00E771D6">
        <w:rPr>
          <w:lang w:val="en-GB" w:bidi="te-IN"/>
        </w:rPr>
        <w:t> </w:t>
      </w:r>
      <w:r w:rsidRPr="00E771D6">
        <w:rPr>
          <w:lang w:val="en-IN" w:bidi="te-IN"/>
        </w:rPr>
        <w:t> </w:t>
      </w:r>
    </w:p>
    <w:p w14:paraId="127716BC" w14:textId="77777777" w:rsidR="00E771D6" w:rsidRPr="00E771D6" w:rsidRDefault="00E771D6" w:rsidP="00AF7271">
      <w:pPr>
        <w:spacing w:after="120"/>
        <w:textAlignment w:val="baseline"/>
        <w:rPr>
          <w:lang w:val="en-IN" w:bidi="te-IN"/>
        </w:rPr>
      </w:pPr>
      <w:r w:rsidRPr="00E771D6">
        <w:rPr>
          <w:b/>
          <w:bCs/>
          <w:lang w:val="en-GB" w:bidi="te-IN"/>
        </w:rPr>
        <w:t>FTD Deployment Mode</w:t>
      </w:r>
      <w:r w:rsidRPr="00E771D6">
        <w:rPr>
          <w:lang w:val="en-IN" w:bidi="te-IN"/>
        </w:rPr>
        <w:t> </w:t>
      </w:r>
    </w:p>
    <w:p w14:paraId="7DAFEF61" w14:textId="77777777" w:rsidR="00E771D6" w:rsidRPr="00E771D6" w:rsidRDefault="00E771D6" w:rsidP="00AF7271">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617F4835" w14:textId="77777777" w:rsidR="00E771D6" w:rsidRPr="00E771D6" w:rsidRDefault="00E771D6" w:rsidP="00AF7271">
      <w:pPr>
        <w:spacing w:after="120"/>
        <w:textAlignment w:val="baseline"/>
        <w:rPr>
          <w:lang w:val="en-IN" w:bidi="te-IN"/>
        </w:rPr>
      </w:pPr>
      <w:r w:rsidRPr="00E771D6">
        <w:rPr>
          <w:lang w:val="en-IN" w:bidi="te-IN"/>
        </w:rPr>
        <w:t> </w:t>
      </w:r>
    </w:p>
    <w:p w14:paraId="6B020FB7" w14:textId="77777777" w:rsidR="00E771D6" w:rsidRPr="00E771D6" w:rsidRDefault="00E771D6" w:rsidP="00AF7271">
      <w:pPr>
        <w:spacing w:after="120"/>
        <w:textAlignment w:val="baseline"/>
        <w:rPr>
          <w:lang w:val="en-IN" w:bidi="te-IN"/>
        </w:rPr>
      </w:pPr>
      <w:r w:rsidRPr="00E771D6">
        <w:rPr>
          <w:b/>
          <w:bCs/>
          <w:lang w:val="en-GB" w:bidi="te-IN"/>
        </w:rPr>
        <w:t>Usage Guidelines</w:t>
      </w:r>
      <w:r w:rsidRPr="00E771D6">
        <w:rPr>
          <w:lang w:val="en-IN" w:bidi="te-IN"/>
        </w:rPr>
        <w:t> </w:t>
      </w:r>
    </w:p>
    <w:p w14:paraId="4921BFFD" w14:textId="77777777" w:rsidR="00E771D6" w:rsidRPr="00E771D6" w:rsidRDefault="00E771D6" w:rsidP="00AF7271">
      <w:pPr>
        <w:spacing w:after="120"/>
        <w:textAlignment w:val="baseline"/>
        <w:rPr>
          <w:lang w:val="en-IN" w:bidi="te-IN"/>
        </w:rPr>
      </w:pPr>
      <w:r w:rsidRPr="00E771D6">
        <w:rPr>
          <w:lang w:val="en-GB" w:bidi="te-IN"/>
        </w:rPr>
        <w:t>       To configure service provider (FTD) trustpoint for an application:</w:t>
      </w:r>
      <w:r w:rsidRPr="00E771D6">
        <w:rPr>
          <w:lang w:val="en-IN" w:bidi="te-IN"/>
        </w:rPr>
        <w:t> </w:t>
      </w:r>
    </w:p>
    <w:p w14:paraId="2ECF24F4" w14:textId="77777777" w:rsidR="00E771D6" w:rsidRPr="00E771D6" w:rsidRDefault="00E771D6" w:rsidP="00390ACC">
      <w:pPr>
        <w:pStyle w:val="Code"/>
        <w:rPr>
          <w:lang w:val="en-IN"/>
        </w:rPr>
      </w:pPr>
      <w:r w:rsidRPr="00E771D6">
        <w:t>                zero-trust</w:t>
      </w:r>
      <w:r w:rsidRPr="00E771D6">
        <w:rPr>
          <w:lang w:val="en-IN"/>
        </w:rPr>
        <w:t> </w:t>
      </w:r>
    </w:p>
    <w:p w14:paraId="5BC96886" w14:textId="77777777" w:rsidR="00E771D6" w:rsidRPr="00E771D6" w:rsidRDefault="00E771D6" w:rsidP="00390ACC">
      <w:pPr>
        <w:pStyle w:val="Code"/>
        <w:rPr>
          <w:lang w:val="en-IN"/>
        </w:rPr>
      </w:pPr>
      <w:r w:rsidRPr="00E771D6">
        <w:t>                    enable</w:t>
      </w:r>
      <w:r w:rsidRPr="00E771D6">
        <w:rPr>
          <w:lang w:val="en-IN"/>
        </w:rPr>
        <w:t> </w:t>
      </w:r>
    </w:p>
    <w:p w14:paraId="58BBCC3F" w14:textId="77777777" w:rsidR="00E771D6" w:rsidRPr="00E771D6" w:rsidRDefault="00E771D6" w:rsidP="00390ACC">
      <w:pPr>
        <w:pStyle w:val="Code"/>
        <w:rPr>
          <w:lang w:val="en-IN"/>
        </w:rPr>
      </w:pPr>
      <w:r w:rsidRPr="00E771D6">
        <w:t>                application &lt;app_name&gt;</w:t>
      </w:r>
      <w:r w:rsidRPr="00E771D6">
        <w:rPr>
          <w:lang w:val="en-IN"/>
        </w:rPr>
        <w:t> </w:t>
      </w:r>
    </w:p>
    <w:p w14:paraId="3797787C" w14:textId="77777777" w:rsidR="00E771D6" w:rsidRPr="00E771D6" w:rsidRDefault="00E771D6" w:rsidP="00390ACC">
      <w:pPr>
        <w:pStyle w:val="Code"/>
        <w:rPr>
          <w:lang w:val="en-IN"/>
        </w:rPr>
      </w:pPr>
      <w:r w:rsidRPr="00E771D6">
        <w:t>                    trustpoint sp &lt;name&gt;</w:t>
      </w:r>
      <w:r w:rsidRPr="00E771D6">
        <w:rPr>
          <w:lang w:val="en-IN"/>
        </w:rPr>
        <w:t> </w:t>
      </w:r>
    </w:p>
    <w:p w14:paraId="48F60097" w14:textId="77777777" w:rsidR="00E771D6" w:rsidRPr="00E771D6" w:rsidRDefault="00E771D6" w:rsidP="00AF7271">
      <w:pPr>
        <w:spacing w:after="120"/>
        <w:textAlignment w:val="baseline"/>
        <w:rPr>
          <w:lang w:val="en-IN" w:bidi="te-IN"/>
        </w:rPr>
      </w:pPr>
      <w:r w:rsidRPr="00E771D6">
        <w:rPr>
          <w:lang w:val="en-IN" w:bidi="te-IN"/>
        </w:rPr>
        <w:t> </w:t>
      </w:r>
    </w:p>
    <w:p w14:paraId="20818F01" w14:textId="77777777" w:rsidR="00E771D6" w:rsidRPr="00E771D6" w:rsidRDefault="00E771D6" w:rsidP="00AF7271">
      <w:pPr>
        <w:spacing w:after="120"/>
        <w:textAlignment w:val="baseline"/>
        <w:rPr>
          <w:lang w:val="en-IN" w:bidi="te-IN"/>
        </w:rPr>
      </w:pPr>
      <w:r w:rsidRPr="00E771D6">
        <w:rPr>
          <w:b/>
          <w:bCs/>
          <w:lang w:val="en-GB" w:bidi="te-IN"/>
        </w:rPr>
        <w:t>Example</w:t>
      </w:r>
      <w:r w:rsidRPr="00E771D6">
        <w:rPr>
          <w:lang w:val="en-IN" w:bidi="te-IN"/>
        </w:rPr>
        <w:t> </w:t>
      </w:r>
    </w:p>
    <w:p w14:paraId="2557CD4A" w14:textId="77777777" w:rsidR="00E771D6" w:rsidRPr="00390ACC" w:rsidRDefault="00E771D6" w:rsidP="00390ACC">
      <w:pPr>
        <w:pStyle w:val="Code"/>
      </w:pPr>
      <w:r w:rsidRPr="00E771D6">
        <w:t>       (config)# zero-trust</w:t>
      </w:r>
      <w:r w:rsidRPr="00390ACC">
        <w:t> </w:t>
      </w:r>
    </w:p>
    <w:p w14:paraId="346B6501" w14:textId="77777777" w:rsidR="00E771D6" w:rsidRPr="00390ACC" w:rsidRDefault="00E771D6" w:rsidP="00390ACC">
      <w:pPr>
        <w:pStyle w:val="Code"/>
      </w:pPr>
      <w:r w:rsidRPr="00E771D6">
        <w:t>       (config-zero-trust)# enable</w:t>
      </w:r>
      <w:r w:rsidRPr="00390ACC">
        <w:t> </w:t>
      </w:r>
    </w:p>
    <w:p w14:paraId="170E9807" w14:textId="77777777" w:rsidR="00E771D6" w:rsidRPr="00390ACC" w:rsidRDefault="00E771D6" w:rsidP="00390ACC">
      <w:pPr>
        <w:pStyle w:val="Code"/>
      </w:pPr>
      <w:r w:rsidRPr="00E771D6">
        <w:t>       (config-zero-trust)# application wiki.acme.com</w:t>
      </w:r>
      <w:r w:rsidRPr="00390ACC">
        <w:t> </w:t>
      </w:r>
    </w:p>
    <w:p w14:paraId="25EB1505" w14:textId="77777777" w:rsidR="00E771D6" w:rsidRPr="00390ACC" w:rsidRDefault="00E771D6" w:rsidP="00390ACC">
      <w:pPr>
        <w:pStyle w:val="Code"/>
      </w:pPr>
      <w:r w:rsidRPr="00E771D6">
        <w:t>       (config-zero-trust-application)# trustpoint sp asa_saml_sp</w:t>
      </w:r>
      <w:r w:rsidRPr="00390ACC">
        <w:t> </w:t>
      </w:r>
    </w:p>
    <w:p w14:paraId="46921770" w14:textId="42099142" w:rsidR="00E771D6" w:rsidRPr="00E771D6" w:rsidRDefault="00E771D6" w:rsidP="005D7591">
      <w:pPr>
        <w:pStyle w:val="Heading3"/>
        <w:rPr>
          <w:lang w:val="en-IN" w:bidi="te-IN"/>
        </w:rPr>
      </w:pPr>
      <w:bookmarkStart w:id="295" w:name="_Toc118293463"/>
      <w:bookmarkStart w:id="296" w:name="_Toc142917868"/>
      <w:r w:rsidRPr="00E771D6">
        <w:rPr>
          <w:lang w:val="en-IN" w:bidi="te-IN"/>
        </w:rPr>
        <w:lastRenderedPageBreak/>
        <w:t>Configure signature for SAML authentication request for an application</w:t>
      </w:r>
      <w:bookmarkEnd w:id="295"/>
      <w:bookmarkEnd w:id="296"/>
      <w:r w:rsidRPr="00E771D6">
        <w:rPr>
          <w:lang w:val="en-IN" w:bidi="te-IN"/>
        </w:rPr>
        <w:t> </w:t>
      </w:r>
    </w:p>
    <w:p w14:paraId="6D9A0D7C" w14:textId="77777777" w:rsidR="00E771D6" w:rsidRPr="00E771D6" w:rsidRDefault="00E771D6" w:rsidP="00633E01">
      <w:pPr>
        <w:spacing w:after="120"/>
        <w:textAlignment w:val="baseline"/>
        <w:rPr>
          <w:lang w:val="en-IN" w:bidi="te-IN"/>
        </w:rPr>
      </w:pPr>
      <w:r w:rsidRPr="00E771D6">
        <w:rPr>
          <w:lang w:val="en-GB" w:bidi="te-IN"/>
        </w:rPr>
        <w:t>A signature can be configured for SAML authentication if required using below CLI. It is optional and disabled by default.</w:t>
      </w:r>
      <w:r w:rsidRPr="00E771D6">
        <w:rPr>
          <w:lang w:val="en-IN" w:bidi="te-IN"/>
        </w:rPr>
        <w:t> </w:t>
      </w:r>
    </w:p>
    <w:p w14:paraId="4A043A2B" w14:textId="77777777" w:rsidR="00E771D6" w:rsidRPr="00E771D6" w:rsidRDefault="00E771D6" w:rsidP="00633E01">
      <w:pPr>
        <w:spacing w:after="120"/>
        <w:textAlignment w:val="baseline"/>
        <w:rPr>
          <w:lang w:val="en-IN" w:bidi="te-IN"/>
        </w:rPr>
      </w:pPr>
      <w:r w:rsidRPr="00E771D6">
        <w:rPr>
          <w:b/>
          <w:bCs/>
          <w:lang w:val="en-GB" w:bidi="te-IN"/>
        </w:rPr>
        <w:t>Syntax Description</w:t>
      </w:r>
      <w:r w:rsidRPr="00E771D6">
        <w:rPr>
          <w:lang w:val="en-IN" w:bidi="te-IN"/>
        </w:rPr>
        <w:t> </w:t>
      </w:r>
    </w:p>
    <w:p w14:paraId="61AB636D" w14:textId="77777777" w:rsidR="00633E01" w:rsidRDefault="00E771D6" w:rsidP="00633E01">
      <w:pPr>
        <w:spacing w:after="120"/>
        <w:ind w:left="3024" w:hanging="2724"/>
        <w:textAlignment w:val="baseline"/>
        <w:rPr>
          <w:lang w:val="en-GB" w:bidi="te-IN"/>
        </w:rPr>
      </w:pPr>
      <w:r w:rsidRPr="00E771D6">
        <w:rPr>
          <w:b/>
          <w:bCs/>
          <w:lang w:val="en-GB" w:bidi="te-IN"/>
        </w:rPr>
        <w:t>[no] signature &lt;name&gt;</w:t>
      </w:r>
      <w:r w:rsidRPr="00E771D6">
        <w:rPr>
          <w:lang w:val="en-IN" w:bidi="te-IN"/>
        </w:rPr>
        <w:t xml:space="preserve"> </w:t>
      </w:r>
      <w:r w:rsidR="00633E01">
        <w:rPr>
          <w:lang w:val="en-IN" w:bidi="te-IN"/>
        </w:rPr>
        <w:tab/>
      </w:r>
      <w:r w:rsidR="00633E01">
        <w:rPr>
          <w:lang w:val="en-IN" w:bidi="te-IN"/>
        </w:rPr>
        <w:tab/>
      </w:r>
      <w:r w:rsidR="00633E01">
        <w:rPr>
          <w:lang w:val="en-IN" w:bidi="te-IN"/>
        </w:rPr>
        <w:tab/>
      </w:r>
      <w:r w:rsidRPr="00E771D6">
        <w:rPr>
          <w:lang w:val="en-GB" w:bidi="te-IN"/>
        </w:rPr>
        <w:t>Enable/disable signature in SAML request for an</w:t>
      </w:r>
    </w:p>
    <w:p w14:paraId="1F3861A9" w14:textId="2468C071" w:rsidR="00E771D6" w:rsidRPr="00E771D6" w:rsidRDefault="00E771D6" w:rsidP="00633E01">
      <w:pPr>
        <w:spacing w:after="120"/>
        <w:ind w:left="3024" w:firstLine="432"/>
        <w:textAlignment w:val="baseline"/>
        <w:rPr>
          <w:lang w:val="en-IN" w:bidi="te-IN"/>
        </w:rPr>
      </w:pPr>
      <w:r w:rsidRPr="00E771D6">
        <w:rPr>
          <w:lang w:val="en-GB" w:bidi="te-IN"/>
        </w:rPr>
        <w:t>application. By default, signature is disabled.</w:t>
      </w:r>
      <w:r w:rsidRPr="00E771D6">
        <w:rPr>
          <w:lang w:val="en-IN" w:bidi="te-IN"/>
        </w:rPr>
        <w:t> </w:t>
      </w:r>
    </w:p>
    <w:p w14:paraId="5107424C" w14:textId="77777777" w:rsidR="00E771D6" w:rsidRPr="00390ACC" w:rsidRDefault="00E771D6" w:rsidP="00390ACC">
      <w:pPr>
        <w:pStyle w:val="Code"/>
      </w:pPr>
      <w:r w:rsidRPr="00E771D6">
        <w:t>     signature ?</w:t>
      </w:r>
      <w:r w:rsidRPr="00390ACC">
        <w:t> </w:t>
      </w:r>
    </w:p>
    <w:p w14:paraId="1E873667" w14:textId="77777777" w:rsidR="00E771D6" w:rsidRPr="00390ACC" w:rsidRDefault="00E771D6" w:rsidP="00390ACC">
      <w:pPr>
        <w:pStyle w:val="Code"/>
      </w:pPr>
      <w:r w:rsidRPr="00E771D6">
        <w:t>     rsa-sha1</w:t>
      </w:r>
      <w:r w:rsidRPr="00390ACC">
        <w:t xml:space="preserve"> </w:t>
      </w:r>
      <w:r w:rsidRPr="00E771D6">
        <w:t>User rsa-sha1 for signing SAML authentication request</w:t>
      </w:r>
      <w:r w:rsidRPr="00390ACC">
        <w:t> </w:t>
      </w:r>
    </w:p>
    <w:p w14:paraId="443ECA43" w14:textId="77777777" w:rsidR="00E771D6" w:rsidRPr="00390ACC" w:rsidRDefault="00E771D6" w:rsidP="00390ACC">
      <w:pPr>
        <w:pStyle w:val="Code"/>
      </w:pPr>
      <w:r w:rsidRPr="00E771D6">
        <w:t>     rsa-sha256</w:t>
      </w:r>
      <w:r w:rsidRPr="00390ACC">
        <w:t xml:space="preserve"> </w:t>
      </w:r>
      <w:r w:rsidRPr="00E771D6">
        <w:t>User rsa-sha256 for signing SAML authentication request (default)</w:t>
      </w:r>
      <w:r w:rsidRPr="00390ACC">
        <w:t> </w:t>
      </w:r>
    </w:p>
    <w:p w14:paraId="37E232B3" w14:textId="77777777" w:rsidR="00E771D6" w:rsidRPr="00390ACC" w:rsidRDefault="00E771D6" w:rsidP="00390ACC">
      <w:pPr>
        <w:pStyle w:val="Code"/>
      </w:pPr>
      <w:r w:rsidRPr="00E771D6">
        <w:t>     rsa-sha384</w:t>
      </w:r>
      <w:r w:rsidRPr="00390ACC">
        <w:t xml:space="preserve"> </w:t>
      </w:r>
      <w:r w:rsidRPr="00E771D6">
        <w:t>User rsa-sha384 for signing SAML authentication request</w:t>
      </w:r>
      <w:r w:rsidRPr="00390ACC">
        <w:t> </w:t>
      </w:r>
    </w:p>
    <w:p w14:paraId="7BBFC601" w14:textId="77777777" w:rsidR="00E771D6" w:rsidRPr="00390ACC" w:rsidRDefault="00E771D6" w:rsidP="00390ACC">
      <w:pPr>
        <w:pStyle w:val="Code"/>
      </w:pPr>
      <w:r w:rsidRPr="00E771D6">
        <w:t>     rsa-sha512</w:t>
      </w:r>
      <w:r w:rsidRPr="00390ACC">
        <w:t xml:space="preserve"> </w:t>
      </w:r>
      <w:r w:rsidRPr="00E771D6">
        <w:t>User rsa-sha512 for signing SAML authentication request</w:t>
      </w:r>
      <w:r w:rsidRPr="00390ACC">
        <w:t> </w:t>
      </w:r>
    </w:p>
    <w:p w14:paraId="071C116C" w14:textId="77777777" w:rsidR="00E771D6" w:rsidRPr="00E771D6" w:rsidRDefault="00E771D6" w:rsidP="00633E01">
      <w:pPr>
        <w:spacing w:after="120"/>
        <w:textAlignment w:val="baseline"/>
        <w:rPr>
          <w:lang w:val="en-IN" w:bidi="te-IN"/>
        </w:rPr>
      </w:pPr>
      <w:r w:rsidRPr="00E771D6">
        <w:rPr>
          <w:lang w:val="en-IN" w:bidi="te-IN"/>
        </w:rPr>
        <w:t> </w:t>
      </w:r>
    </w:p>
    <w:p w14:paraId="5AD515DA" w14:textId="77777777" w:rsidR="00E771D6" w:rsidRPr="00E771D6" w:rsidRDefault="00E771D6" w:rsidP="00633E01">
      <w:pPr>
        <w:spacing w:after="120"/>
        <w:textAlignment w:val="baseline"/>
        <w:rPr>
          <w:lang w:val="en-IN" w:bidi="te-IN"/>
        </w:rPr>
      </w:pPr>
      <w:r w:rsidRPr="00E771D6">
        <w:rPr>
          <w:b/>
          <w:bCs/>
          <w:lang w:val="en-GB" w:bidi="te-IN"/>
        </w:rPr>
        <w:t>Command Default</w:t>
      </w:r>
      <w:r w:rsidRPr="00E771D6">
        <w:rPr>
          <w:lang w:val="en-IN" w:bidi="te-IN"/>
        </w:rPr>
        <w:t> </w:t>
      </w:r>
    </w:p>
    <w:p w14:paraId="3BB4402F" w14:textId="77777777" w:rsidR="00E771D6" w:rsidRPr="00E771D6" w:rsidRDefault="00E771D6" w:rsidP="00633E01">
      <w:pPr>
        <w:spacing w:after="120"/>
        <w:textAlignment w:val="baseline"/>
        <w:rPr>
          <w:lang w:val="en-IN" w:bidi="te-IN"/>
        </w:rPr>
      </w:pPr>
      <w:r w:rsidRPr="00E771D6">
        <w:rPr>
          <w:lang w:val="en-GB" w:bidi="te-IN"/>
        </w:rPr>
        <w:t>     None.</w:t>
      </w:r>
      <w:r w:rsidRPr="00E771D6">
        <w:rPr>
          <w:lang w:val="en-IN" w:bidi="te-IN"/>
        </w:rPr>
        <w:t> </w:t>
      </w:r>
    </w:p>
    <w:p w14:paraId="0D0F2BCF" w14:textId="77777777" w:rsidR="00E771D6" w:rsidRPr="00E771D6" w:rsidRDefault="00E771D6" w:rsidP="00633E01">
      <w:pPr>
        <w:spacing w:after="120"/>
        <w:textAlignment w:val="baseline"/>
        <w:rPr>
          <w:lang w:val="en-IN" w:bidi="te-IN"/>
        </w:rPr>
      </w:pPr>
      <w:r w:rsidRPr="00E771D6">
        <w:rPr>
          <w:lang w:val="en-IN" w:bidi="te-IN"/>
        </w:rPr>
        <w:t> </w:t>
      </w:r>
    </w:p>
    <w:p w14:paraId="1A106AC9" w14:textId="77777777" w:rsidR="00E771D6" w:rsidRPr="00E771D6" w:rsidRDefault="00E771D6" w:rsidP="00633E01">
      <w:pPr>
        <w:spacing w:after="120"/>
        <w:textAlignment w:val="baseline"/>
        <w:rPr>
          <w:lang w:val="en-IN" w:bidi="te-IN"/>
        </w:rPr>
      </w:pPr>
      <w:r w:rsidRPr="00E771D6">
        <w:rPr>
          <w:b/>
          <w:bCs/>
          <w:lang w:val="en-GB" w:bidi="te-IN"/>
        </w:rPr>
        <w:t>ASA Context Mode</w:t>
      </w:r>
      <w:r w:rsidRPr="00E771D6">
        <w:rPr>
          <w:lang w:val="en-IN" w:bidi="te-IN"/>
        </w:rPr>
        <w:t> </w:t>
      </w:r>
    </w:p>
    <w:p w14:paraId="02DD588C" w14:textId="77777777" w:rsidR="00E771D6" w:rsidRPr="00E771D6" w:rsidRDefault="00E771D6" w:rsidP="00633E01">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009A96D4" w14:textId="77777777" w:rsidR="00E771D6" w:rsidRPr="00E771D6" w:rsidRDefault="00E771D6" w:rsidP="00633E01">
      <w:pPr>
        <w:spacing w:after="120"/>
        <w:textAlignment w:val="baseline"/>
        <w:rPr>
          <w:lang w:val="en-IN" w:bidi="te-IN"/>
        </w:rPr>
      </w:pPr>
      <w:r w:rsidRPr="00E771D6">
        <w:rPr>
          <w:lang w:val="en-IN" w:bidi="te-IN"/>
        </w:rPr>
        <w:t> </w:t>
      </w:r>
    </w:p>
    <w:p w14:paraId="4598FDB0" w14:textId="77777777" w:rsidR="00E771D6" w:rsidRPr="00E771D6" w:rsidRDefault="00E771D6" w:rsidP="00633E01">
      <w:pPr>
        <w:spacing w:after="120"/>
        <w:textAlignment w:val="baseline"/>
        <w:rPr>
          <w:lang w:val="en-IN" w:bidi="te-IN"/>
        </w:rPr>
      </w:pPr>
      <w:r w:rsidRPr="00E771D6">
        <w:rPr>
          <w:b/>
          <w:bCs/>
          <w:lang w:val="en-GB" w:bidi="te-IN"/>
        </w:rPr>
        <w:t>FTD Deployment Mode</w:t>
      </w:r>
      <w:r w:rsidRPr="00E771D6">
        <w:rPr>
          <w:lang w:val="en-IN" w:bidi="te-IN"/>
        </w:rPr>
        <w:t> </w:t>
      </w:r>
    </w:p>
    <w:p w14:paraId="19491C08" w14:textId="77777777" w:rsidR="00E771D6" w:rsidRPr="00E771D6" w:rsidRDefault="00E771D6" w:rsidP="00633E01">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24C51023" w14:textId="77777777" w:rsidR="00E771D6" w:rsidRPr="00E771D6" w:rsidRDefault="00E771D6" w:rsidP="00633E01">
      <w:pPr>
        <w:spacing w:after="120"/>
        <w:textAlignment w:val="baseline"/>
        <w:rPr>
          <w:lang w:val="en-IN" w:bidi="te-IN"/>
        </w:rPr>
      </w:pPr>
      <w:r w:rsidRPr="00E771D6">
        <w:rPr>
          <w:lang w:val="en-IN" w:bidi="te-IN"/>
        </w:rPr>
        <w:t> </w:t>
      </w:r>
    </w:p>
    <w:p w14:paraId="3708CF27" w14:textId="77777777" w:rsidR="00E771D6" w:rsidRPr="00E771D6" w:rsidRDefault="00E771D6" w:rsidP="00633E01">
      <w:pPr>
        <w:spacing w:after="120"/>
        <w:textAlignment w:val="baseline"/>
        <w:rPr>
          <w:lang w:val="en-IN" w:bidi="te-IN"/>
        </w:rPr>
      </w:pPr>
      <w:r w:rsidRPr="00E771D6">
        <w:rPr>
          <w:b/>
          <w:bCs/>
          <w:lang w:val="en-GB" w:bidi="te-IN"/>
        </w:rPr>
        <w:t>Usage Guidelines</w:t>
      </w:r>
      <w:r w:rsidRPr="00E771D6">
        <w:rPr>
          <w:lang w:val="en-IN" w:bidi="te-IN"/>
        </w:rPr>
        <w:t> </w:t>
      </w:r>
    </w:p>
    <w:p w14:paraId="67FFED19" w14:textId="77777777" w:rsidR="00E771D6" w:rsidRPr="00E771D6" w:rsidRDefault="00E771D6" w:rsidP="00633E01">
      <w:pPr>
        <w:spacing w:after="120"/>
        <w:textAlignment w:val="baseline"/>
        <w:rPr>
          <w:lang w:val="en-IN" w:bidi="te-IN"/>
        </w:rPr>
      </w:pPr>
      <w:r w:rsidRPr="00E771D6">
        <w:rPr>
          <w:lang w:val="en-GB" w:bidi="te-IN"/>
        </w:rPr>
        <w:t>       To configure signature for SAML auth request:</w:t>
      </w:r>
      <w:r w:rsidRPr="00E771D6">
        <w:rPr>
          <w:lang w:val="en-IN" w:bidi="te-IN"/>
        </w:rPr>
        <w:t> </w:t>
      </w:r>
    </w:p>
    <w:p w14:paraId="6037C16E" w14:textId="77777777" w:rsidR="00E771D6" w:rsidRPr="00E771D6" w:rsidRDefault="00E771D6" w:rsidP="00390ACC">
      <w:pPr>
        <w:pStyle w:val="Code"/>
        <w:rPr>
          <w:lang w:val="en-IN"/>
        </w:rPr>
      </w:pPr>
      <w:r w:rsidRPr="00E771D6">
        <w:t>                zero-trust</w:t>
      </w:r>
      <w:r w:rsidRPr="00E771D6">
        <w:rPr>
          <w:lang w:val="en-IN"/>
        </w:rPr>
        <w:t> </w:t>
      </w:r>
    </w:p>
    <w:p w14:paraId="560481A2" w14:textId="77777777" w:rsidR="00E771D6" w:rsidRPr="00E771D6" w:rsidRDefault="00E771D6" w:rsidP="00390ACC">
      <w:pPr>
        <w:pStyle w:val="Code"/>
        <w:rPr>
          <w:lang w:val="en-IN"/>
        </w:rPr>
      </w:pPr>
      <w:r w:rsidRPr="00E771D6">
        <w:t>                    enable</w:t>
      </w:r>
      <w:r w:rsidRPr="00E771D6">
        <w:rPr>
          <w:lang w:val="en-IN"/>
        </w:rPr>
        <w:t> </w:t>
      </w:r>
    </w:p>
    <w:p w14:paraId="05EE1A8B" w14:textId="77777777" w:rsidR="00E771D6" w:rsidRPr="00E771D6" w:rsidRDefault="00E771D6" w:rsidP="00390ACC">
      <w:pPr>
        <w:pStyle w:val="Code"/>
        <w:rPr>
          <w:lang w:val="en-IN"/>
        </w:rPr>
      </w:pPr>
      <w:r w:rsidRPr="00E771D6">
        <w:t>                application &lt;application name&gt;</w:t>
      </w:r>
      <w:r w:rsidRPr="00E771D6">
        <w:rPr>
          <w:lang w:val="en-IN"/>
        </w:rPr>
        <w:t> </w:t>
      </w:r>
    </w:p>
    <w:p w14:paraId="1A7CEF2F" w14:textId="77777777" w:rsidR="00E771D6" w:rsidRPr="00E771D6" w:rsidRDefault="00E771D6" w:rsidP="00390ACC">
      <w:pPr>
        <w:pStyle w:val="Code"/>
        <w:rPr>
          <w:lang w:val="en-IN"/>
        </w:rPr>
      </w:pPr>
      <w:r w:rsidRPr="00E771D6">
        <w:t>                     signature rsa-sha256  </w:t>
      </w:r>
      <w:r w:rsidRPr="00E771D6">
        <w:rPr>
          <w:lang w:val="en-IN"/>
        </w:rPr>
        <w:t> </w:t>
      </w:r>
    </w:p>
    <w:p w14:paraId="45F0A9C0" w14:textId="77777777" w:rsidR="00E771D6" w:rsidRPr="00E771D6" w:rsidRDefault="00E771D6" w:rsidP="00633E01">
      <w:pPr>
        <w:spacing w:after="120"/>
        <w:textAlignment w:val="baseline"/>
        <w:rPr>
          <w:lang w:val="en-IN" w:bidi="te-IN"/>
        </w:rPr>
      </w:pPr>
      <w:r w:rsidRPr="00E771D6">
        <w:rPr>
          <w:lang w:val="en-IN" w:bidi="te-IN"/>
        </w:rPr>
        <w:t> </w:t>
      </w:r>
    </w:p>
    <w:p w14:paraId="3CAD161F" w14:textId="77777777" w:rsidR="00E771D6" w:rsidRPr="00E771D6" w:rsidRDefault="00E771D6" w:rsidP="00633E01">
      <w:pPr>
        <w:spacing w:after="120"/>
        <w:textAlignment w:val="baseline"/>
        <w:rPr>
          <w:lang w:val="en-IN" w:bidi="te-IN"/>
        </w:rPr>
      </w:pPr>
      <w:r w:rsidRPr="00E771D6">
        <w:rPr>
          <w:b/>
          <w:bCs/>
          <w:lang w:val="en-GB" w:bidi="te-IN"/>
        </w:rPr>
        <w:t>Example</w:t>
      </w:r>
      <w:r w:rsidRPr="00E771D6">
        <w:rPr>
          <w:lang w:val="en-IN" w:bidi="te-IN"/>
        </w:rPr>
        <w:t> </w:t>
      </w:r>
    </w:p>
    <w:p w14:paraId="57368844" w14:textId="77777777" w:rsidR="00E771D6" w:rsidRPr="00390ACC" w:rsidRDefault="00E771D6" w:rsidP="00390ACC">
      <w:pPr>
        <w:pStyle w:val="Code"/>
      </w:pPr>
      <w:r w:rsidRPr="00E771D6">
        <w:t>       (config)# zero-trust</w:t>
      </w:r>
      <w:r w:rsidRPr="00390ACC">
        <w:t> </w:t>
      </w:r>
    </w:p>
    <w:p w14:paraId="62166CD9" w14:textId="77777777" w:rsidR="00E771D6" w:rsidRPr="00390ACC" w:rsidRDefault="00E771D6" w:rsidP="00390ACC">
      <w:pPr>
        <w:pStyle w:val="Code"/>
      </w:pPr>
      <w:r w:rsidRPr="00245ACC">
        <w:t>       (config-zero-trust)</w:t>
      </w:r>
      <w:r w:rsidRPr="00E771D6">
        <w:t># enable</w:t>
      </w:r>
      <w:r w:rsidRPr="00390ACC">
        <w:t> </w:t>
      </w:r>
    </w:p>
    <w:p w14:paraId="115A9A00" w14:textId="77777777" w:rsidR="00E771D6" w:rsidRPr="00390ACC" w:rsidRDefault="00E771D6" w:rsidP="00390ACC">
      <w:pPr>
        <w:pStyle w:val="Code"/>
      </w:pPr>
      <w:r w:rsidRPr="00245ACC">
        <w:t>       (config-zero-trust)# application wiki.acme.com</w:t>
      </w:r>
      <w:r w:rsidRPr="00390ACC">
        <w:t> </w:t>
      </w:r>
    </w:p>
    <w:p w14:paraId="5BD2AB52" w14:textId="77777777" w:rsidR="00E771D6" w:rsidRPr="00E771D6" w:rsidRDefault="00E771D6" w:rsidP="00390ACC">
      <w:pPr>
        <w:pStyle w:val="Code"/>
        <w:rPr>
          <w:lang w:val="en-IN"/>
        </w:rPr>
      </w:pPr>
      <w:r w:rsidRPr="00245ACC">
        <w:t>       (config-zero-trust-application)# signature rsa-sha512</w:t>
      </w:r>
      <w:r w:rsidRPr="00390ACC">
        <w:t> </w:t>
      </w:r>
    </w:p>
    <w:p w14:paraId="3C0340E8" w14:textId="733F92AE" w:rsidR="00E771D6" w:rsidRPr="00E771D6" w:rsidRDefault="00E771D6" w:rsidP="005D7591">
      <w:pPr>
        <w:pStyle w:val="Heading3"/>
        <w:rPr>
          <w:lang w:val="en-IN" w:bidi="te-IN"/>
        </w:rPr>
      </w:pPr>
      <w:bookmarkStart w:id="297" w:name="_Toc118293464"/>
      <w:bookmarkStart w:id="298" w:name="_Toc142917869"/>
      <w:r w:rsidRPr="00E771D6">
        <w:rPr>
          <w:lang w:val="en-IN" w:bidi="te-IN"/>
        </w:rPr>
        <w:lastRenderedPageBreak/>
        <w:t>Enable/disable force-reauthentication for an application</w:t>
      </w:r>
      <w:bookmarkEnd w:id="297"/>
      <w:bookmarkEnd w:id="298"/>
      <w:r w:rsidRPr="00E771D6">
        <w:rPr>
          <w:lang w:val="en-IN" w:bidi="te-IN"/>
        </w:rPr>
        <w:t> </w:t>
      </w:r>
    </w:p>
    <w:p w14:paraId="63DDCF22" w14:textId="77777777" w:rsidR="00E771D6" w:rsidRDefault="00E771D6" w:rsidP="00A151EF">
      <w:pPr>
        <w:spacing w:after="120"/>
        <w:textAlignment w:val="baseline"/>
        <w:rPr>
          <w:lang w:val="en-IN" w:bidi="te-IN"/>
        </w:rPr>
      </w:pPr>
      <w:r w:rsidRPr="00E771D6">
        <w:rPr>
          <w:lang w:val="en-GB" w:bidi="te-IN"/>
        </w:rPr>
        <w:t>“force re-authentication" will cause the identity provider to authenticate directly rather than relying on a previous security context when a SAML authentication request occurs. This setting is enabled by default; therefore, to disable, use “no force re-authentication”.</w:t>
      </w:r>
      <w:r w:rsidRPr="00E771D6">
        <w:rPr>
          <w:lang w:val="en-IN" w:bidi="te-IN"/>
        </w:rPr>
        <w:t> </w:t>
      </w:r>
    </w:p>
    <w:p w14:paraId="48D28237" w14:textId="77777777" w:rsidR="00A151EF" w:rsidRPr="00E771D6" w:rsidRDefault="00A151EF" w:rsidP="00A151EF">
      <w:pPr>
        <w:spacing w:after="120"/>
        <w:textAlignment w:val="baseline"/>
        <w:rPr>
          <w:lang w:val="en-IN" w:bidi="te-IN"/>
        </w:rPr>
      </w:pPr>
    </w:p>
    <w:p w14:paraId="4F6036CC" w14:textId="77777777" w:rsidR="00E771D6" w:rsidRPr="00E771D6" w:rsidRDefault="00E771D6" w:rsidP="00A151EF">
      <w:pPr>
        <w:spacing w:after="120"/>
        <w:textAlignment w:val="baseline"/>
        <w:rPr>
          <w:lang w:val="en-IN" w:bidi="te-IN"/>
        </w:rPr>
      </w:pPr>
      <w:r w:rsidRPr="00E771D6">
        <w:rPr>
          <w:b/>
          <w:bCs/>
          <w:lang w:val="en-GB" w:bidi="te-IN"/>
        </w:rPr>
        <w:t>Syntax Description</w:t>
      </w:r>
      <w:r w:rsidRPr="00E771D6">
        <w:rPr>
          <w:lang w:val="en-IN" w:bidi="te-IN"/>
        </w:rPr>
        <w:t> </w:t>
      </w:r>
    </w:p>
    <w:p w14:paraId="0CB3F359" w14:textId="77777777" w:rsidR="00A151EF" w:rsidRDefault="00E771D6" w:rsidP="00A151EF">
      <w:pPr>
        <w:spacing w:after="120"/>
        <w:ind w:left="3456" w:hanging="3096"/>
        <w:textAlignment w:val="baseline"/>
        <w:rPr>
          <w:lang w:val="en-GB" w:bidi="te-IN"/>
        </w:rPr>
      </w:pPr>
      <w:r w:rsidRPr="00E771D6">
        <w:rPr>
          <w:b/>
          <w:bCs/>
          <w:lang w:val="en-GB" w:bidi="te-IN"/>
        </w:rPr>
        <w:t>[no] force re-authentication</w:t>
      </w:r>
      <w:r w:rsidRPr="00E771D6">
        <w:rPr>
          <w:lang w:val="en-IN" w:bidi="te-IN"/>
        </w:rPr>
        <w:t xml:space="preserve"> </w:t>
      </w:r>
      <w:r w:rsidR="00A151EF">
        <w:rPr>
          <w:lang w:val="en-IN" w:bidi="te-IN"/>
        </w:rPr>
        <w:tab/>
      </w:r>
      <w:r w:rsidR="00A151EF">
        <w:rPr>
          <w:lang w:val="en-IN" w:bidi="te-IN"/>
        </w:rPr>
        <w:tab/>
      </w:r>
      <w:r w:rsidRPr="00E771D6">
        <w:rPr>
          <w:lang w:val="en-GB" w:bidi="te-IN"/>
        </w:rPr>
        <w:t>Enable/disable force re-authentication of an application.</w:t>
      </w:r>
    </w:p>
    <w:p w14:paraId="39231C15" w14:textId="07D4E077" w:rsidR="00E771D6" w:rsidRPr="00E771D6" w:rsidRDefault="00E771D6" w:rsidP="00A151EF">
      <w:pPr>
        <w:spacing w:after="120"/>
        <w:ind w:left="3456"/>
        <w:textAlignment w:val="baseline"/>
        <w:rPr>
          <w:lang w:val="en-IN" w:bidi="te-IN"/>
        </w:rPr>
      </w:pPr>
      <w:r w:rsidRPr="00E771D6">
        <w:rPr>
          <w:lang w:val="en-GB" w:bidi="te-IN"/>
        </w:rPr>
        <w:t>By default, re-authentication is enabled.</w:t>
      </w:r>
      <w:r w:rsidRPr="00E771D6">
        <w:rPr>
          <w:lang w:val="en-IN" w:bidi="te-IN"/>
        </w:rPr>
        <w:t> </w:t>
      </w:r>
    </w:p>
    <w:p w14:paraId="12F921A8" w14:textId="77777777" w:rsidR="00E771D6" w:rsidRPr="00E771D6" w:rsidRDefault="00E771D6" w:rsidP="00390ACC">
      <w:pPr>
        <w:pStyle w:val="Code"/>
        <w:rPr>
          <w:lang w:val="en-IN"/>
        </w:rPr>
      </w:pPr>
      <w:r w:rsidRPr="00E771D6">
        <w:t>       force re-authentication ?</w:t>
      </w:r>
      <w:r w:rsidRPr="00E771D6">
        <w:rPr>
          <w:lang w:val="en-IN"/>
        </w:rPr>
        <w:t> </w:t>
      </w:r>
    </w:p>
    <w:p w14:paraId="7A8CDD34" w14:textId="77777777" w:rsidR="00E771D6" w:rsidRPr="00E771D6" w:rsidRDefault="00E771D6" w:rsidP="00390ACC">
      <w:pPr>
        <w:pStyle w:val="Code"/>
        <w:rPr>
          <w:lang w:val="en-IN"/>
        </w:rPr>
      </w:pPr>
      <w:r w:rsidRPr="00E771D6">
        <w:t>       &lt;cr&gt;</w:t>
      </w:r>
      <w:r w:rsidRPr="00E771D6">
        <w:rPr>
          <w:lang w:val="en-IN"/>
        </w:rPr>
        <w:t> </w:t>
      </w:r>
    </w:p>
    <w:p w14:paraId="090F166B" w14:textId="77777777" w:rsidR="00E771D6" w:rsidRPr="00E771D6" w:rsidRDefault="00E771D6" w:rsidP="00A151EF">
      <w:pPr>
        <w:spacing w:after="120"/>
        <w:textAlignment w:val="baseline"/>
        <w:rPr>
          <w:lang w:val="en-IN" w:bidi="te-IN"/>
        </w:rPr>
      </w:pPr>
      <w:r w:rsidRPr="00E771D6">
        <w:rPr>
          <w:lang w:val="en-IN" w:bidi="te-IN"/>
        </w:rPr>
        <w:t> </w:t>
      </w:r>
    </w:p>
    <w:p w14:paraId="22DBCA89" w14:textId="77777777" w:rsidR="00E771D6" w:rsidRPr="00E771D6" w:rsidRDefault="00E771D6" w:rsidP="00A151EF">
      <w:pPr>
        <w:spacing w:after="120"/>
        <w:textAlignment w:val="baseline"/>
        <w:rPr>
          <w:lang w:val="en-IN" w:bidi="te-IN"/>
        </w:rPr>
      </w:pPr>
      <w:r w:rsidRPr="00E771D6">
        <w:rPr>
          <w:b/>
          <w:bCs/>
          <w:lang w:val="en-GB" w:bidi="te-IN"/>
        </w:rPr>
        <w:t>Command Default</w:t>
      </w:r>
      <w:r w:rsidRPr="00E771D6">
        <w:rPr>
          <w:lang w:val="en-IN" w:bidi="te-IN"/>
        </w:rPr>
        <w:t> </w:t>
      </w:r>
    </w:p>
    <w:p w14:paraId="64F59E11" w14:textId="77777777" w:rsidR="00E771D6" w:rsidRPr="00E771D6" w:rsidRDefault="00E771D6" w:rsidP="00A151EF">
      <w:pPr>
        <w:spacing w:after="120"/>
        <w:textAlignment w:val="baseline"/>
        <w:rPr>
          <w:lang w:val="en-IN" w:bidi="te-IN"/>
        </w:rPr>
      </w:pPr>
      <w:r w:rsidRPr="00E771D6">
        <w:rPr>
          <w:lang w:val="en-GB" w:bidi="te-IN"/>
        </w:rPr>
        <w:t>      None.</w:t>
      </w:r>
      <w:r w:rsidRPr="00E771D6">
        <w:rPr>
          <w:lang w:val="en-IN" w:bidi="te-IN"/>
        </w:rPr>
        <w:t> </w:t>
      </w:r>
    </w:p>
    <w:p w14:paraId="3DBDEA23" w14:textId="77777777" w:rsidR="00E771D6" w:rsidRPr="00E771D6" w:rsidRDefault="00E771D6" w:rsidP="00A151EF">
      <w:pPr>
        <w:spacing w:after="120"/>
        <w:textAlignment w:val="baseline"/>
        <w:rPr>
          <w:lang w:val="en-IN" w:bidi="te-IN"/>
        </w:rPr>
      </w:pPr>
      <w:r w:rsidRPr="00E771D6">
        <w:rPr>
          <w:lang w:val="en-IN" w:bidi="te-IN"/>
        </w:rPr>
        <w:t> </w:t>
      </w:r>
    </w:p>
    <w:p w14:paraId="39CC1323" w14:textId="77777777" w:rsidR="00E771D6" w:rsidRPr="00E771D6" w:rsidRDefault="00E771D6" w:rsidP="00A151EF">
      <w:pPr>
        <w:spacing w:after="120"/>
        <w:textAlignment w:val="baseline"/>
        <w:rPr>
          <w:lang w:val="en-IN" w:bidi="te-IN"/>
        </w:rPr>
      </w:pPr>
      <w:r w:rsidRPr="00E771D6">
        <w:rPr>
          <w:b/>
          <w:bCs/>
          <w:lang w:val="en-GB" w:bidi="te-IN"/>
        </w:rPr>
        <w:t>ASA Context Mode</w:t>
      </w:r>
      <w:r w:rsidRPr="00E771D6">
        <w:rPr>
          <w:lang w:val="en-IN" w:bidi="te-IN"/>
        </w:rPr>
        <w:t> </w:t>
      </w:r>
    </w:p>
    <w:p w14:paraId="6506F80F" w14:textId="77777777" w:rsidR="00E771D6" w:rsidRPr="00E771D6" w:rsidRDefault="00E771D6" w:rsidP="00A151EF">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57674930" w14:textId="77777777" w:rsidR="00E771D6" w:rsidRPr="00E771D6" w:rsidRDefault="00E771D6" w:rsidP="00A151EF">
      <w:pPr>
        <w:spacing w:after="120"/>
        <w:textAlignment w:val="baseline"/>
        <w:rPr>
          <w:lang w:val="en-IN" w:bidi="te-IN"/>
        </w:rPr>
      </w:pPr>
      <w:r w:rsidRPr="00E771D6">
        <w:rPr>
          <w:lang w:val="en-IN" w:bidi="te-IN"/>
        </w:rPr>
        <w:t> </w:t>
      </w:r>
    </w:p>
    <w:p w14:paraId="306FAC4D" w14:textId="77777777" w:rsidR="00E771D6" w:rsidRPr="00E771D6" w:rsidRDefault="00E771D6" w:rsidP="00A151EF">
      <w:pPr>
        <w:spacing w:after="120"/>
        <w:textAlignment w:val="baseline"/>
        <w:rPr>
          <w:lang w:val="en-IN" w:bidi="te-IN"/>
        </w:rPr>
      </w:pPr>
      <w:r w:rsidRPr="00E771D6">
        <w:rPr>
          <w:b/>
          <w:bCs/>
          <w:lang w:val="en-GB" w:bidi="te-IN"/>
        </w:rPr>
        <w:t>FTD Deployment Mode</w:t>
      </w:r>
      <w:r w:rsidRPr="00E771D6">
        <w:rPr>
          <w:lang w:val="en-IN" w:bidi="te-IN"/>
        </w:rPr>
        <w:t> </w:t>
      </w:r>
    </w:p>
    <w:p w14:paraId="4731D519" w14:textId="77777777" w:rsidR="00E771D6" w:rsidRPr="00E771D6" w:rsidRDefault="00E771D6" w:rsidP="00A151EF">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5DC8F2BA" w14:textId="77777777" w:rsidR="00E771D6" w:rsidRPr="00E771D6" w:rsidRDefault="00E771D6" w:rsidP="00A151EF">
      <w:pPr>
        <w:spacing w:after="120"/>
        <w:textAlignment w:val="baseline"/>
        <w:rPr>
          <w:lang w:val="en-IN" w:bidi="te-IN"/>
        </w:rPr>
      </w:pPr>
      <w:r w:rsidRPr="00E771D6">
        <w:rPr>
          <w:lang w:val="en-IN" w:bidi="te-IN"/>
        </w:rPr>
        <w:t> </w:t>
      </w:r>
    </w:p>
    <w:p w14:paraId="0114B0D3" w14:textId="77777777" w:rsidR="00E771D6" w:rsidRPr="00E771D6" w:rsidRDefault="00E771D6" w:rsidP="00A151EF">
      <w:pPr>
        <w:spacing w:after="120"/>
        <w:textAlignment w:val="baseline"/>
        <w:rPr>
          <w:lang w:val="en-IN" w:bidi="te-IN"/>
        </w:rPr>
      </w:pPr>
      <w:r w:rsidRPr="00E771D6">
        <w:rPr>
          <w:b/>
          <w:bCs/>
          <w:lang w:val="en-GB" w:bidi="te-IN"/>
        </w:rPr>
        <w:t>Usage Guidelines</w:t>
      </w:r>
      <w:r w:rsidRPr="00E771D6">
        <w:rPr>
          <w:lang w:val="en-IN" w:bidi="te-IN"/>
        </w:rPr>
        <w:t> </w:t>
      </w:r>
    </w:p>
    <w:p w14:paraId="11D04DAC" w14:textId="77777777" w:rsidR="00E771D6" w:rsidRPr="00E771D6" w:rsidRDefault="00E771D6" w:rsidP="00A151EF">
      <w:pPr>
        <w:spacing w:after="120"/>
        <w:textAlignment w:val="baseline"/>
        <w:rPr>
          <w:lang w:val="en-IN" w:bidi="te-IN"/>
        </w:rPr>
      </w:pPr>
      <w:r w:rsidRPr="00E771D6">
        <w:rPr>
          <w:lang w:val="en-GB" w:bidi="te-IN"/>
        </w:rPr>
        <w:t>       To enable/disable force re-authentication for an application</w:t>
      </w:r>
      <w:r w:rsidRPr="00E771D6">
        <w:rPr>
          <w:lang w:val="en-IN" w:bidi="te-IN"/>
        </w:rPr>
        <w:t> </w:t>
      </w:r>
    </w:p>
    <w:p w14:paraId="7F4069BE" w14:textId="6991A269" w:rsidR="00E771D6" w:rsidRPr="00E771D6" w:rsidRDefault="00E771D6" w:rsidP="00390ACC">
      <w:pPr>
        <w:pStyle w:val="Code"/>
        <w:rPr>
          <w:lang w:val="en-IN"/>
        </w:rPr>
      </w:pPr>
      <w:r w:rsidRPr="00E771D6">
        <w:t>    zero-trust</w:t>
      </w:r>
      <w:r w:rsidRPr="00E771D6">
        <w:rPr>
          <w:lang w:val="en-IN"/>
        </w:rPr>
        <w:t> </w:t>
      </w:r>
    </w:p>
    <w:p w14:paraId="65259472" w14:textId="13107A8D" w:rsidR="00E771D6" w:rsidRPr="00E771D6" w:rsidRDefault="00E771D6" w:rsidP="00390ACC">
      <w:pPr>
        <w:pStyle w:val="Code"/>
        <w:rPr>
          <w:lang w:val="en-IN"/>
        </w:rPr>
      </w:pPr>
      <w:r w:rsidRPr="00E771D6">
        <w:t>        enable</w:t>
      </w:r>
      <w:r w:rsidRPr="00E771D6">
        <w:rPr>
          <w:lang w:val="en-IN"/>
        </w:rPr>
        <w:t> </w:t>
      </w:r>
    </w:p>
    <w:p w14:paraId="6DBCC9BB" w14:textId="7A3A35FB" w:rsidR="00E771D6" w:rsidRPr="00E771D6" w:rsidRDefault="00E771D6" w:rsidP="00390ACC">
      <w:pPr>
        <w:pStyle w:val="Code"/>
        <w:rPr>
          <w:lang w:val="en-IN"/>
        </w:rPr>
      </w:pPr>
      <w:r w:rsidRPr="00E771D6">
        <w:t>    application &lt;app_name&gt;</w:t>
      </w:r>
      <w:r w:rsidRPr="00E771D6">
        <w:rPr>
          <w:lang w:val="en-IN"/>
        </w:rPr>
        <w:t> </w:t>
      </w:r>
    </w:p>
    <w:p w14:paraId="7E93EF7C" w14:textId="2635D852" w:rsidR="00E771D6" w:rsidRPr="00E771D6" w:rsidRDefault="00E771D6" w:rsidP="00390ACC">
      <w:pPr>
        <w:pStyle w:val="Code"/>
        <w:rPr>
          <w:lang w:val="en-IN"/>
        </w:rPr>
      </w:pPr>
      <w:r w:rsidRPr="00E771D6">
        <w:t>        force re-authentication</w:t>
      </w:r>
      <w:r w:rsidRPr="00E771D6">
        <w:rPr>
          <w:lang w:val="en-IN"/>
        </w:rPr>
        <w:t> </w:t>
      </w:r>
    </w:p>
    <w:p w14:paraId="0C575F43" w14:textId="77777777" w:rsidR="00E771D6" w:rsidRPr="00E771D6" w:rsidRDefault="00E771D6" w:rsidP="00A151EF">
      <w:pPr>
        <w:spacing w:after="120"/>
        <w:textAlignment w:val="baseline"/>
        <w:rPr>
          <w:lang w:val="en-IN" w:bidi="te-IN"/>
        </w:rPr>
      </w:pPr>
      <w:r w:rsidRPr="00E771D6">
        <w:rPr>
          <w:lang w:val="en-IN" w:bidi="te-IN"/>
        </w:rPr>
        <w:t> </w:t>
      </w:r>
    </w:p>
    <w:p w14:paraId="0EEE4085" w14:textId="77777777" w:rsidR="00E771D6" w:rsidRPr="00E771D6" w:rsidRDefault="00E771D6" w:rsidP="00A151EF">
      <w:pPr>
        <w:spacing w:after="120"/>
        <w:textAlignment w:val="baseline"/>
        <w:rPr>
          <w:lang w:val="en-IN" w:bidi="te-IN"/>
        </w:rPr>
      </w:pPr>
      <w:r w:rsidRPr="00E771D6">
        <w:rPr>
          <w:b/>
          <w:bCs/>
          <w:lang w:val="en-GB" w:bidi="te-IN"/>
        </w:rPr>
        <w:t>Example</w:t>
      </w:r>
      <w:r w:rsidRPr="00E771D6">
        <w:rPr>
          <w:lang w:val="en-IN" w:bidi="te-IN"/>
        </w:rPr>
        <w:t> </w:t>
      </w:r>
    </w:p>
    <w:p w14:paraId="652DE41D" w14:textId="77777777" w:rsidR="00E771D6" w:rsidRPr="00E771D6" w:rsidRDefault="00E771D6" w:rsidP="00390ACC">
      <w:pPr>
        <w:pStyle w:val="Code"/>
        <w:rPr>
          <w:lang w:val="en-IN"/>
        </w:rPr>
      </w:pPr>
      <w:r w:rsidRPr="00E771D6">
        <w:t>       (config)# zero-trust</w:t>
      </w:r>
      <w:r w:rsidRPr="00E771D6">
        <w:rPr>
          <w:lang w:val="en-IN"/>
        </w:rPr>
        <w:t> </w:t>
      </w:r>
    </w:p>
    <w:p w14:paraId="2C951669" w14:textId="77777777" w:rsidR="00E771D6" w:rsidRPr="00E771D6" w:rsidRDefault="00E771D6" w:rsidP="00390ACC">
      <w:pPr>
        <w:pStyle w:val="Code"/>
        <w:rPr>
          <w:lang w:val="en-IN"/>
        </w:rPr>
      </w:pPr>
      <w:r w:rsidRPr="00E771D6">
        <w:t>       (config-zero-trust)# enable</w:t>
      </w:r>
      <w:r w:rsidRPr="00E771D6">
        <w:rPr>
          <w:lang w:val="en-IN"/>
        </w:rPr>
        <w:t> </w:t>
      </w:r>
    </w:p>
    <w:p w14:paraId="6E8986DE" w14:textId="77777777" w:rsidR="00E771D6" w:rsidRPr="00E771D6" w:rsidRDefault="00E771D6" w:rsidP="00390ACC">
      <w:pPr>
        <w:pStyle w:val="Code"/>
        <w:rPr>
          <w:lang w:val="en-IN"/>
        </w:rPr>
      </w:pPr>
      <w:r w:rsidRPr="00E771D6">
        <w:t>       (config-zero-trust)# application wiki.acme.com</w:t>
      </w:r>
      <w:r w:rsidRPr="00E771D6">
        <w:rPr>
          <w:lang w:val="en-IN"/>
        </w:rPr>
        <w:t> </w:t>
      </w:r>
    </w:p>
    <w:p w14:paraId="2D07F2DA" w14:textId="77777777" w:rsidR="00E771D6" w:rsidRDefault="00E771D6" w:rsidP="00390ACC">
      <w:pPr>
        <w:pStyle w:val="Code"/>
        <w:rPr>
          <w:lang w:val="en-IN"/>
        </w:rPr>
      </w:pPr>
      <w:r w:rsidRPr="00E771D6">
        <w:t>       (config-zero-trust-application)# force re-authentication</w:t>
      </w:r>
      <w:r w:rsidRPr="00E771D6">
        <w:rPr>
          <w:lang w:val="en-IN"/>
        </w:rPr>
        <w:t> </w:t>
      </w:r>
    </w:p>
    <w:p w14:paraId="74FDA075" w14:textId="77777777" w:rsidR="00A151EF" w:rsidRPr="00E771D6" w:rsidRDefault="00A151EF" w:rsidP="00A151EF">
      <w:pPr>
        <w:spacing w:after="120"/>
        <w:textAlignment w:val="baseline"/>
        <w:rPr>
          <w:lang w:val="en-IN" w:bidi="te-IN"/>
        </w:rPr>
      </w:pPr>
    </w:p>
    <w:p w14:paraId="10350E14" w14:textId="33E56A2B" w:rsidR="007E6417" w:rsidRDefault="009E10BA">
      <w:pPr>
        <w:pStyle w:val="Heading3"/>
        <w:textAlignment w:val="baseline"/>
        <w:rPr>
          <w:lang w:val="en-IN" w:bidi="te-IN"/>
        </w:rPr>
      </w:pPr>
      <w:bookmarkStart w:id="299" w:name="_Toc118293465"/>
      <w:bookmarkStart w:id="300" w:name="_Toc142917870"/>
      <w:r w:rsidRPr="007E6417">
        <w:rPr>
          <w:lang w:val="en-IN" w:bidi="te-IN"/>
        </w:rPr>
        <w:lastRenderedPageBreak/>
        <w:t xml:space="preserve">Configure </w:t>
      </w:r>
      <w:r w:rsidR="007E6417">
        <w:rPr>
          <w:lang w:val="en-IN" w:bidi="te-IN"/>
        </w:rPr>
        <w:t>Source NAT for an application</w:t>
      </w:r>
      <w:bookmarkEnd w:id="300"/>
    </w:p>
    <w:p w14:paraId="4884E639" w14:textId="19B69C3C" w:rsidR="009E10BA" w:rsidRPr="0058284F" w:rsidRDefault="007E6417" w:rsidP="0058284F">
      <w:pPr>
        <w:spacing w:after="120"/>
        <w:textAlignment w:val="baseline"/>
        <w:rPr>
          <w:lang w:val="en-GB" w:bidi="te-IN"/>
        </w:rPr>
      </w:pPr>
      <w:r w:rsidRPr="0058284F">
        <w:rPr>
          <w:lang w:val="en-GB" w:bidi="te-IN"/>
        </w:rPr>
        <w:t xml:space="preserve">Source NAT can be configured by “mapped-source-v4” keyword under zero-trust application app_name </w:t>
      </w:r>
      <w:r w:rsidR="009671D8" w:rsidRPr="0058284F">
        <w:rPr>
          <w:lang w:val="en-GB" w:bidi="te-IN"/>
        </w:rPr>
        <w:t>CLI</w:t>
      </w:r>
      <w:r w:rsidR="009E10BA" w:rsidRPr="0058284F">
        <w:rPr>
          <w:lang w:val="en-GB" w:bidi="te-IN"/>
        </w:rPr>
        <w:t>. It is optional and disabled by default. </w:t>
      </w:r>
    </w:p>
    <w:p w14:paraId="2D80EE20" w14:textId="77777777" w:rsidR="009E10BA" w:rsidRPr="00E771D6" w:rsidRDefault="009E10BA" w:rsidP="009E10BA">
      <w:pPr>
        <w:spacing w:after="120"/>
        <w:textAlignment w:val="baseline"/>
        <w:rPr>
          <w:lang w:val="en-IN" w:bidi="te-IN"/>
        </w:rPr>
      </w:pPr>
      <w:r w:rsidRPr="00E771D6">
        <w:rPr>
          <w:b/>
          <w:bCs/>
          <w:lang w:val="en-GB" w:bidi="te-IN"/>
        </w:rPr>
        <w:t>Syntax Description</w:t>
      </w:r>
      <w:r w:rsidRPr="00E771D6">
        <w:rPr>
          <w:lang w:val="en-IN" w:bidi="te-IN"/>
        </w:rPr>
        <w:t> </w:t>
      </w:r>
    </w:p>
    <w:p w14:paraId="5D4C0644" w14:textId="77777777" w:rsidR="0073655E" w:rsidRPr="00AC3C90" w:rsidRDefault="0073655E" w:rsidP="0073655E">
      <w:pPr>
        <w:spacing w:after="120"/>
        <w:ind w:left="3024" w:hanging="2724"/>
        <w:textAlignment w:val="baseline"/>
        <w:rPr>
          <w:b/>
          <w:bCs/>
          <w:lang w:val="en-IN" w:bidi="te-IN"/>
        </w:rPr>
      </w:pPr>
      <w:r w:rsidRPr="00AC3C90">
        <w:rPr>
          <w:b/>
          <w:bCs/>
          <w:lang w:val="en-IN" w:bidi="te-IN"/>
        </w:rPr>
        <w:t>firepower(config-zero-trust-application)# mapped-source-v4 ?</w:t>
      </w:r>
    </w:p>
    <w:p w14:paraId="48993AB7" w14:textId="77777777" w:rsidR="0073655E" w:rsidRPr="0073655E" w:rsidRDefault="0073655E" w:rsidP="0073655E">
      <w:pPr>
        <w:spacing w:after="120"/>
        <w:ind w:left="3024" w:hanging="2724"/>
        <w:textAlignment w:val="baseline"/>
        <w:rPr>
          <w:lang w:val="en-IN" w:bidi="te-IN"/>
        </w:rPr>
      </w:pPr>
    </w:p>
    <w:p w14:paraId="396E5A6B" w14:textId="77777777" w:rsidR="0073655E" w:rsidRPr="0073655E" w:rsidRDefault="0073655E" w:rsidP="0073655E">
      <w:pPr>
        <w:spacing w:after="120"/>
        <w:ind w:left="3024" w:hanging="2724"/>
        <w:textAlignment w:val="baseline"/>
        <w:rPr>
          <w:lang w:val="en-IN" w:bidi="te-IN"/>
        </w:rPr>
      </w:pPr>
      <w:r w:rsidRPr="0073655E">
        <w:rPr>
          <w:lang w:val="en-IN" w:bidi="te-IN"/>
        </w:rPr>
        <w:t>config-zero-trust-application mode commands/options:</w:t>
      </w:r>
    </w:p>
    <w:p w14:paraId="598F8FD7" w14:textId="77777777" w:rsidR="0073655E" w:rsidRPr="0073655E" w:rsidRDefault="0073655E" w:rsidP="0073655E">
      <w:pPr>
        <w:spacing w:after="120"/>
        <w:ind w:left="3024" w:hanging="2724"/>
        <w:textAlignment w:val="baseline"/>
        <w:rPr>
          <w:lang w:val="en-IN" w:bidi="te-IN"/>
        </w:rPr>
      </w:pPr>
      <w:r w:rsidRPr="0073655E">
        <w:rPr>
          <w:lang w:val="en-IN" w:bidi="te-IN"/>
        </w:rPr>
        <w:t xml:space="preserve">  WORD &lt; 129 char  Specify object or object-group name for source translation</w:t>
      </w:r>
    </w:p>
    <w:p w14:paraId="0B5DF140" w14:textId="738E0431" w:rsidR="009E10BA" w:rsidRPr="00E771D6" w:rsidRDefault="0073655E" w:rsidP="0073655E">
      <w:pPr>
        <w:spacing w:after="120"/>
        <w:ind w:left="3024" w:hanging="2724"/>
        <w:textAlignment w:val="baseline"/>
        <w:rPr>
          <w:lang w:val="en-IN" w:bidi="te-IN"/>
        </w:rPr>
      </w:pPr>
      <w:r w:rsidRPr="0073655E">
        <w:rPr>
          <w:lang w:val="en-IN" w:bidi="te-IN"/>
        </w:rPr>
        <w:t xml:space="preserve">                   of traffic destined to zero-trust application.</w:t>
      </w:r>
      <w:r w:rsidR="009E10BA">
        <w:rPr>
          <w:lang w:val="en-IN" w:bidi="te-IN"/>
        </w:rPr>
        <w:tab/>
      </w:r>
    </w:p>
    <w:p w14:paraId="020C7867" w14:textId="3381521E" w:rsidR="009E10BA" w:rsidRPr="00E771D6" w:rsidRDefault="009E10BA" w:rsidP="00AC3C90">
      <w:pPr>
        <w:pStyle w:val="Code"/>
        <w:rPr>
          <w:lang w:val="en-IN"/>
        </w:rPr>
      </w:pPr>
      <w:r w:rsidRPr="00E771D6">
        <w:t xml:space="preserve">     </w:t>
      </w:r>
    </w:p>
    <w:p w14:paraId="3373C2FD" w14:textId="77777777" w:rsidR="009E10BA" w:rsidRPr="00E771D6" w:rsidRDefault="009E10BA" w:rsidP="009E10BA">
      <w:pPr>
        <w:spacing w:after="120"/>
        <w:textAlignment w:val="baseline"/>
        <w:rPr>
          <w:lang w:val="en-IN" w:bidi="te-IN"/>
        </w:rPr>
      </w:pPr>
      <w:r w:rsidRPr="00E771D6">
        <w:rPr>
          <w:b/>
          <w:bCs/>
          <w:lang w:val="en-GB" w:bidi="te-IN"/>
        </w:rPr>
        <w:t>Command Default</w:t>
      </w:r>
      <w:r w:rsidRPr="00E771D6">
        <w:rPr>
          <w:lang w:val="en-IN" w:bidi="te-IN"/>
        </w:rPr>
        <w:t> </w:t>
      </w:r>
    </w:p>
    <w:p w14:paraId="7B0C26E5" w14:textId="77777777" w:rsidR="009E10BA" w:rsidRPr="00E771D6" w:rsidRDefault="009E10BA" w:rsidP="009E10BA">
      <w:pPr>
        <w:spacing w:after="120"/>
        <w:textAlignment w:val="baseline"/>
        <w:rPr>
          <w:lang w:val="en-IN" w:bidi="te-IN"/>
        </w:rPr>
      </w:pPr>
      <w:r w:rsidRPr="00E771D6">
        <w:rPr>
          <w:lang w:val="en-GB" w:bidi="te-IN"/>
        </w:rPr>
        <w:t>     None.</w:t>
      </w:r>
      <w:r w:rsidRPr="00E771D6">
        <w:rPr>
          <w:lang w:val="en-IN" w:bidi="te-IN"/>
        </w:rPr>
        <w:t> </w:t>
      </w:r>
    </w:p>
    <w:p w14:paraId="1C3D1EDF" w14:textId="77777777" w:rsidR="009E10BA" w:rsidRPr="00E771D6" w:rsidRDefault="009E10BA" w:rsidP="009E10BA">
      <w:pPr>
        <w:spacing w:after="120"/>
        <w:textAlignment w:val="baseline"/>
        <w:rPr>
          <w:lang w:val="en-IN" w:bidi="te-IN"/>
        </w:rPr>
      </w:pPr>
      <w:r w:rsidRPr="00E771D6">
        <w:rPr>
          <w:lang w:val="en-IN" w:bidi="te-IN"/>
        </w:rPr>
        <w:t> </w:t>
      </w:r>
    </w:p>
    <w:p w14:paraId="6FD61844" w14:textId="77777777" w:rsidR="009E10BA" w:rsidRPr="00E771D6" w:rsidRDefault="009E10BA" w:rsidP="009E10BA">
      <w:pPr>
        <w:spacing w:after="120"/>
        <w:textAlignment w:val="baseline"/>
        <w:rPr>
          <w:lang w:val="en-IN" w:bidi="te-IN"/>
        </w:rPr>
      </w:pPr>
      <w:r w:rsidRPr="00E771D6">
        <w:rPr>
          <w:b/>
          <w:bCs/>
          <w:lang w:val="en-GB" w:bidi="te-IN"/>
        </w:rPr>
        <w:t>ASA Context Mode</w:t>
      </w:r>
      <w:r w:rsidRPr="00E771D6">
        <w:rPr>
          <w:lang w:val="en-IN" w:bidi="te-IN"/>
        </w:rPr>
        <w:t> </w:t>
      </w:r>
    </w:p>
    <w:p w14:paraId="036DDEF2" w14:textId="77777777" w:rsidR="009E10BA" w:rsidRPr="00E771D6" w:rsidRDefault="009E10BA" w:rsidP="009E10BA">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290E8F4E" w14:textId="77777777" w:rsidR="009E10BA" w:rsidRPr="00E771D6" w:rsidRDefault="009E10BA" w:rsidP="009E10BA">
      <w:pPr>
        <w:spacing w:after="120"/>
        <w:textAlignment w:val="baseline"/>
        <w:rPr>
          <w:lang w:val="en-IN" w:bidi="te-IN"/>
        </w:rPr>
      </w:pPr>
      <w:r w:rsidRPr="00E771D6">
        <w:rPr>
          <w:lang w:val="en-IN" w:bidi="te-IN"/>
        </w:rPr>
        <w:t> </w:t>
      </w:r>
    </w:p>
    <w:p w14:paraId="2E9C6F51" w14:textId="77777777" w:rsidR="009E10BA" w:rsidRPr="00E771D6" w:rsidRDefault="009E10BA" w:rsidP="009E10BA">
      <w:pPr>
        <w:spacing w:after="120"/>
        <w:textAlignment w:val="baseline"/>
        <w:rPr>
          <w:lang w:val="en-IN" w:bidi="te-IN"/>
        </w:rPr>
      </w:pPr>
      <w:r w:rsidRPr="00E771D6">
        <w:rPr>
          <w:b/>
          <w:bCs/>
          <w:lang w:val="en-GB" w:bidi="te-IN"/>
        </w:rPr>
        <w:t>FTD Deployment Mode</w:t>
      </w:r>
      <w:r w:rsidRPr="00E771D6">
        <w:rPr>
          <w:lang w:val="en-IN" w:bidi="te-IN"/>
        </w:rPr>
        <w:t> </w:t>
      </w:r>
    </w:p>
    <w:p w14:paraId="426730F2" w14:textId="77777777" w:rsidR="009E10BA" w:rsidRPr="00E771D6" w:rsidRDefault="009E10BA" w:rsidP="009E10BA">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0BCD8870" w14:textId="77777777" w:rsidR="009E10BA" w:rsidRPr="00E771D6" w:rsidRDefault="009E10BA" w:rsidP="009E10BA">
      <w:pPr>
        <w:spacing w:after="120"/>
        <w:textAlignment w:val="baseline"/>
        <w:rPr>
          <w:lang w:val="en-IN" w:bidi="te-IN"/>
        </w:rPr>
      </w:pPr>
      <w:r w:rsidRPr="00E771D6">
        <w:rPr>
          <w:lang w:val="en-IN" w:bidi="te-IN"/>
        </w:rPr>
        <w:t> </w:t>
      </w:r>
    </w:p>
    <w:p w14:paraId="66F7DFF7" w14:textId="77777777" w:rsidR="009E10BA" w:rsidRPr="00E771D6" w:rsidRDefault="009E10BA" w:rsidP="009E10BA">
      <w:pPr>
        <w:spacing w:after="120"/>
        <w:textAlignment w:val="baseline"/>
        <w:rPr>
          <w:lang w:val="en-IN" w:bidi="te-IN"/>
        </w:rPr>
      </w:pPr>
      <w:r w:rsidRPr="00E771D6">
        <w:rPr>
          <w:b/>
          <w:bCs/>
          <w:lang w:val="en-GB" w:bidi="te-IN"/>
        </w:rPr>
        <w:t>Usage Guidelines</w:t>
      </w:r>
      <w:r w:rsidRPr="00E771D6">
        <w:rPr>
          <w:lang w:val="en-IN" w:bidi="te-IN"/>
        </w:rPr>
        <w:t> </w:t>
      </w:r>
    </w:p>
    <w:p w14:paraId="4E57F82C" w14:textId="77777777" w:rsidR="009E10BA" w:rsidRPr="00E771D6" w:rsidRDefault="009E10BA" w:rsidP="009E10BA">
      <w:pPr>
        <w:spacing w:after="120"/>
        <w:textAlignment w:val="baseline"/>
        <w:rPr>
          <w:lang w:val="en-IN" w:bidi="te-IN"/>
        </w:rPr>
      </w:pPr>
      <w:r w:rsidRPr="00E771D6">
        <w:rPr>
          <w:lang w:val="en-GB" w:bidi="te-IN"/>
        </w:rPr>
        <w:t>       To configure signature for SAML auth request:</w:t>
      </w:r>
      <w:r w:rsidRPr="00E771D6">
        <w:rPr>
          <w:lang w:val="en-IN" w:bidi="te-IN"/>
        </w:rPr>
        <w:t> </w:t>
      </w:r>
    </w:p>
    <w:p w14:paraId="1FD889FA" w14:textId="77777777" w:rsidR="009E10BA" w:rsidRPr="00E771D6" w:rsidRDefault="009E10BA" w:rsidP="009E10BA">
      <w:pPr>
        <w:pStyle w:val="Code"/>
        <w:rPr>
          <w:lang w:val="en-IN"/>
        </w:rPr>
      </w:pPr>
      <w:r w:rsidRPr="00E771D6">
        <w:t>                zero-trust</w:t>
      </w:r>
      <w:r w:rsidRPr="00E771D6">
        <w:rPr>
          <w:lang w:val="en-IN"/>
        </w:rPr>
        <w:t> </w:t>
      </w:r>
    </w:p>
    <w:p w14:paraId="5131F511" w14:textId="77777777" w:rsidR="009E10BA" w:rsidRPr="00E771D6" w:rsidRDefault="009E10BA" w:rsidP="009E10BA">
      <w:pPr>
        <w:pStyle w:val="Code"/>
        <w:rPr>
          <w:lang w:val="en-IN"/>
        </w:rPr>
      </w:pPr>
      <w:r w:rsidRPr="00E771D6">
        <w:t>                    enable</w:t>
      </w:r>
      <w:r w:rsidRPr="00E771D6">
        <w:rPr>
          <w:lang w:val="en-IN"/>
        </w:rPr>
        <w:t> </w:t>
      </w:r>
    </w:p>
    <w:p w14:paraId="04935E54" w14:textId="77777777" w:rsidR="009E10BA" w:rsidRPr="00E771D6" w:rsidRDefault="009E10BA" w:rsidP="009E10BA">
      <w:pPr>
        <w:pStyle w:val="Code"/>
        <w:rPr>
          <w:lang w:val="en-IN"/>
        </w:rPr>
      </w:pPr>
      <w:r w:rsidRPr="00E771D6">
        <w:t>                application &lt;application name&gt;</w:t>
      </w:r>
      <w:r w:rsidRPr="00E771D6">
        <w:rPr>
          <w:lang w:val="en-IN"/>
        </w:rPr>
        <w:t> </w:t>
      </w:r>
    </w:p>
    <w:p w14:paraId="24966521" w14:textId="75008268" w:rsidR="009E10BA" w:rsidRPr="00E771D6" w:rsidRDefault="009E10BA" w:rsidP="009E10BA">
      <w:pPr>
        <w:pStyle w:val="Code"/>
        <w:rPr>
          <w:lang w:val="en-IN"/>
        </w:rPr>
      </w:pPr>
      <w:r w:rsidRPr="00E771D6">
        <w:t xml:space="preserve">                     </w:t>
      </w:r>
      <w:r w:rsidR="00AC3C90">
        <w:t>mapped-source-v4 &lt;obj_name&gt;</w:t>
      </w:r>
    </w:p>
    <w:p w14:paraId="38B267B3" w14:textId="77777777" w:rsidR="009E10BA" w:rsidRPr="00E771D6" w:rsidRDefault="009E10BA" w:rsidP="009E10BA">
      <w:pPr>
        <w:spacing w:after="120"/>
        <w:textAlignment w:val="baseline"/>
        <w:rPr>
          <w:lang w:val="en-IN" w:bidi="te-IN"/>
        </w:rPr>
      </w:pPr>
      <w:r w:rsidRPr="00E771D6">
        <w:rPr>
          <w:lang w:val="en-IN" w:bidi="te-IN"/>
        </w:rPr>
        <w:t> </w:t>
      </w:r>
    </w:p>
    <w:p w14:paraId="2F410729" w14:textId="77777777" w:rsidR="009E10BA" w:rsidRPr="00E771D6" w:rsidRDefault="009E10BA" w:rsidP="009E10BA">
      <w:pPr>
        <w:spacing w:after="120"/>
        <w:textAlignment w:val="baseline"/>
        <w:rPr>
          <w:lang w:val="en-IN" w:bidi="te-IN"/>
        </w:rPr>
      </w:pPr>
      <w:r w:rsidRPr="00E771D6">
        <w:rPr>
          <w:b/>
          <w:bCs/>
          <w:lang w:val="en-GB" w:bidi="te-IN"/>
        </w:rPr>
        <w:t>Example</w:t>
      </w:r>
      <w:r w:rsidRPr="00E771D6">
        <w:rPr>
          <w:lang w:val="en-IN" w:bidi="te-IN"/>
        </w:rPr>
        <w:t> </w:t>
      </w:r>
    </w:p>
    <w:p w14:paraId="6CBC6E28" w14:textId="77777777" w:rsidR="009E10BA" w:rsidRPr="00390ACC" w:rsidRDefault="009E10BA" w:rsidP="009E10BA">
      <w:pPr>
        <w:pStyle w:val="Code"/>
      </w:pPr>
      <w:r w:rsidRPr="00E771D6">
        <w:t>       (config)# zero-trust</w:t>
      </w:r>
      <w:r w:rsidRPr="00390ACC">
        <w:t> </w:t>
      </w:r>
    </w:p>
    <w:p w14:paraId="13DAF290" w14:textId="77777777" w:rsidR="009E10BA" w:rsidRPr="00390ACC" w:rsidRDefault="009E10BA" w:rsidP="009E10BA">
      <w:pPr>
        <w:pStyle w:val="Code"/>
      </w:pPr>
      <w:r w:rsidRPr="00245ACC">
        <w:t>       (config-zero-trust)</w:t>
      </w:r>
      <w:r w:rsidRPr="00E771D6">
        <w:t># enable</w:t>
      </w:r>
      <w:r w:rsidRPr="00390ACC">
        <w:t> </w:t>
      </w:r>
    </w:p>
    <w:p w14:paraId="519845DE" w14:textId="77777777" w:rsidR="009E10BA" w:rsidRPr="00390ACC" w:rsidRDefault="009E10BA" w:rsidP="009E10BA">
      <w:pPr>
        <w:pStyle w:val="Code"/>
      </w:pPr>
      <w:r w:rsidRPr="00245ACC">
        <w:t>       (config-zero-trust)# application wiki.acme.com</w:t>
      </w:r>
      <w:r w:rsidRPr="00390ACC">
        <w:t> </w:t>
      </w:r>
    </w:p>
    <w:p w14:paraId="59BD4165" w14:textId="02AC93A6" w:rsidR="009E10BA" w:rsidRPr="00E771D6" w:rsidRDefault="009E10BA" w:rsidP="009E10BA">
      <w:pPr>
        <w:pStyle w:val="Code"/>
        <w:rPr>
          <w:lang w:val="en-IN"/>
        </w:rPr>
      </w:pPr>
      <w:r w:rsidRPr="00245ACC">
        <w:t xml:space="preserve">       (config-zero-trust-application)# </w:t>
      </w:r>
      <w:r w:rsidR="00AC3C90">
        <w:t>mapped-source-v4 host_obj</w:t>
      </w:r>
    </w:p>
    <w:p w14:paraId="1A89F458" w14:textId="77777777" w:rsidR="009E10BA" w:rsidRDefault="009E10BA" w:rsidP="009E10BA">
      <w:pPr>
        <w:pStyle w:val="Heading2"/>
        <w:numPr>
          <w:ilvl w:val="0"/>
          <w:numId w:val="0"/>
        </w:numPr>
        <w:ind w:left="57"/>
        <w:rPr>
          <w:lang w:val="en-IN" w:bidi="te-IN"/>
        </w:rPr>
      </w:pPr>
    </w:p>
    <w:p w14:paraId="24FC66F2" w14:textId="7EF23E09" w:rsidR="00E771D6" w:rsidRPr="00E771D6" w:rsidRDefault="00555EB7" w:rsidP="009E10BA">
      <w:pPr>
        <w:pStyle w:val="Heading2"/>
        <w:numPr>
          <w:ilvl w:val="0"/>
          <w:numId w:val="0"/>
        </w:numPr>
        <w:ind w:left="57"/>
        <w:rPr>
          <w:lang w:val="en-IN" w:bidi="te-IN"/>
        </w:rPr>
      </w:pPr>
      <w:bookmarkStart w:id="301" w:name="_Toc142917871"/>
      <w:r>
        <w:rPr>
          <w:lang w:val="en-IN" w:bidi="te-IN"/>
        </w:rPr>
        <w:t xml:space="preserve">7.4 </w:t>
      </w:r>
      <w:r w:rsidR="00E771D6" w:rsidRPr="00E771D6">
        <w:rPr>
          <w:lang w:val="en-IN" w:bidi="te-IN"/>
        </w:rPr>
        <w:t>Show Commands</w:t>
      </w:r>
      <w:bookmarkEnd w:id="299"/>
      <w:bookmarkEnd w:id="301"/>
      <w:r w:rsidR="00E771D6" w:rsidRPr="00E771D6">
        <w:rPr>
          <w:lang w:val="en-IN" w:bidi="te-IN"/>
        </w:rPr>
        <w:t> </w:t>
      </w:r>
    </w:p>
    <w:p w14:paraId="02060BEA" w14:textId="77777777" w:rsidR="00E771D6" w:rsidRPr="00E771D6" w:rsidRDefault="00E771D6" w:rsidP="0062541E">
      <w:pPr>
        <w:spacing w:after="120"/>
        <w:textAlignment w:val="baseline"/>
        <w:rPr>
          <w:lang w:val="en-IN" w:bidi="te-IN"/>
        </w:rPr>
      </w:pPr>
      <w:r w:rsidRPr="00E771D6">
        <w:rPr>
          <w:lang w:val="en-GB" w:bidi="te-IN"/>
        </w:rPr>
        <w:t>The following show run commands are provided to display the user configured values as well as the run-time state of the feature.</w:t>
      </w:r>
      <w:r w:rsidRPr="00E771D6">
        <w:rPr>
          <w:lang w:val="en-IN" w:bidi="te-IN"/>
        </w:rPr>
        <w:t> </w:t>
      </w:r>
    </w:p>
    <w:p w14:paraId="3D03B3C0" w14:textId="64586BFB" w:rsidR="00E771D6" w:rsidRPr="0049234D" w:rsidRDefault="0049234D" w:rsidP="0049234D">
      <w:pPr>
        <w:pStyle w:val="Heading3"/>
        <w:numPr>
          <w:ilvl w:val="0"/>
          <w:numId w:val="0"/>
        </w:numPr>
        <w:ind w:left="113"/>
        <w:rPr>
          <w:lang w:val="en-IN" w:bidi="te-IN"/>
        </w:rPr>
      </w:pPr>
      <w:bookmarkStart w:id="302" w:name="_Toc118293466"/>
      <w:bookmarkStart w:id="303" w:name="_Toc142917872"/>
      <w:r>
        <w:rPr>
          <w:lang w:val="en-IN" w:bidi="te-IN"/>
        </w:rPr>
        <w:lastRenderedPageBreak/>
        <w:t xml:space="preserve">7.4.1 </w:t>
      </w:r>
      <w:r w:rsidR="00E771D6" w:rsidRPr="0049234D">
        <w:rPr>
          <w:lang w:val="en-IN" w:bidi="te-IN"/>
        </w:rPr>
        <w:t>Show Config</w:t>
      </w:r>
      <w:bookmarkEnd w:id="302"/>
      <w:bookmarkEnd w:id="303"/>
      <w:r w:rsidR="00E771D6" w:rsidRPr="0049234D">
        <w:rPr>
          <w:lang w:val="en-IN" w:bidi="te-IN"/>
        </w:rPr>
        <w:t> </w:t>
      </w:r>
    </w:p>
    <w:p w14:paraId="521398E1" w14:textId="77777777" w:rsidR="00E771D6" w:rsidRPr="00E771D6" w:rsidRDefault="00E771D6" w:rsidP="0062541E">
      <w:pPr>
        <w:spacing w:after="120"/>
        <w:textAlignment w:val="baseline"/>
        <w:rPr>
          <w:lang w:val="en-IN" w:bidi="te-IN"/>
        </w:rPr>
      </w:pPr>
      <w:r w:rsidRPr="00E771D6">
        <w:rPr>
          <w:lang w:val="en-IN" w:bidi="te-IN"/>
        </w:rPr>
        <w:t>Zero-trust configuration can be displayed using the following show command. </w:t>
      </w:r>
    </w:p>
    <w:p w14:paraId="54DCCF32" w14:textId="77777777" w:rsidR="00E771D6" w:rsidRPr="00E771D6" w:rsidRDefault="00E771D6" w:rsidP="0062541E">
      <w:pPr>
        <w:spacing w:after="120"/>
        <w:textAlignment w:val="baseline"/>
        <w:rPr>
          <w:lang w:val="en-IN" w:bidi="te-IN"/>
        </w:rPr>
      </w:pPr>
      <w:r w:rsidRPr="00E771D6">
        <w:rPr>
          <w:lang w:val="en-IN" w:bidi="te-IN"/>
        </w:rPr>
        <w:t> </w:t>
      </w:r>
    </w:p>
    <w:p w14:paraId="36059ABD" w14:textId="77777777" w:rsidR="00E771D6" w:rsidRPr="00E771D6" w:rsidRDefault="00E771D6" w:rsidP="0062541E">
      <w:pPr>
        <w:spacing w:after="120"/>
        <w:textAlignment w:val="baseline"/>
        <w:rPr>
          <w:lang w:val="en-IN" w:bidi="te-IN"/>
        </w:rPr>
      </w:pPr>
      <w:r w:rsidRPr="00E771D6">
        <w:rPr>
          <w:b/>
          <w:bCs/>
          <w:lang w:val="en-GB" w:bidi="te-IN"/>
        </w:rPr>
        <w:t>Syntax Description </w:t>
      </w:r>
      <w:r w:rsidRPr="00E771D6">
        <w:rPr>
          <w:lang w:val="en-IN" w:bidi="te-IN"/>
        </w:rPr>
        <w:t> </w:t>
      </w:r>
    </w:p>
    <w:p w14:paraId="100E1BE1" w14:textId="0D027873" w:rsidR="00E771D6" w:rsidRPr="00E771D6" w:rsidRDefault="00E771D6" w:rsidP="00390ACC">
      <w:pPr>
        <w:pStyle w:val="Code"/>
        <w:rPr>
          <w:lang w:val="en-IN"/>
        </w:rPr>
      </w:pPr>
      <w:r w:rsidRPr="00E771D6">
        <w:t>      show running-config zero-trust [application &lt;app_name&gt;]</w:t>
      </w:r>
      <w:r w:rsidRPr="00E771D6">
        <w:rPr>
          <w:lang w:val="en-IN"/>
        </w:rPr>
        <w:t> </w:t>
      </w:r>
      <w:r w:rsidR="00844383">
        <w:rPr>
          <w:lang w:val="en-IN"/>
        </w:rPr>
        <w:t>[application-gr</w:t>
      </w:r>
      <w:r w:rsidR="00402A07">
        <w:rPr>
          <w:lang w:val="en-IN"/>
        </w:rPr>
        <w:t>oup</w:t>
      </w:r>
      <w:r w:rsidR="00B34146">
        <w:rPr>
          <w:lang w:val="en-IN"/>
        </w:rPr>
        <w:t xml:space="preserve"> &lt;group_name&gt;</w:t>
      </w:r>
      <w:r w:rsidR="00402A07">
        <w:rPr>
          <w:lang w:val="en-IN"/>
        </w:rPr>
        <w:t>]</w:t>
      </w:r>
    </w:p>
    <w:p w14:paraId="08504AB4" w14:textId="77777777" w:rsidR="00E771D6" w:rsidRPr="00E771D6" w:rsidRDefault="00E771D6" w:rsidP="0062541E">
      <w:pPr>
        <w:spacing w:after="120"/>
        <w:textAlignment w:val="baseline"/>
        <w:rPr>
          <w:lang w:val="en-IN" w:bidi="te-IN"/>
        </w:rPr>
      </w:pPr>
      <w:r w:rsidRPr="00E771D6">
        <w:rPr>
          <w:lang w:val="en-IN" w:bidi="te-IN"/>
        </w:rPr>
        <w:t> </w:t>
      </w:r>
    </w:p>
    <w:p w14:paraId="0B4E8534" w14:textId="77777777" w:rsidR="00E771D6" w:rsidRPr="00E771D6" w:rsidRDefault="00E771D6" w:rsidP="0062541E">
      <w:pPr>
        <w:spacing w:after="120"/>
        <w:textAlignment w:val="baseline"/>
        <w:rPr>
          <w:lang w:val="en-IN" w:bidi="te-IN"/>
        </w:rPr>
      </w:pPr>
      <w:r w:rsidRPr="00E771D6">
        <w:rPr>
          <w:b/>
          <w:bCs/>
          <w:lang w:val="en-GB" w:bidi="te-IN"/>
        </w:rPr>
        <w:t>Command Default</w:t>
      </w:r>
      <w:r w:rsidRPr="00E771D6">
        <w:rPr>
          <w:lang w:val="en-IN" w:bidi="te-IN"/>
        </w:rPr>
        <w:t> </w:t>
      </w:r>
    </w:p>
    <w:p w14:paraId="5E58DD00" w14:textId="77777777" w:rsidR="00E771D6" w:rsidRPr="00E771D6" w:rsidRDefault="00E771D6" w:rsidP="0062541E">
      <w:pPr>
        <w:spacing w:after="120"/>
        <w:textAlignment w:val="baseline"/>
        <w:rPr>
          <w:lang w:val="en-IN" w:bidi="te-IN"/>
        </w:rPr>
      </w:pPr>
      <w:r w:rsidRPr="00E771D6">
        <w:rPr>
          <w:lang w:val="en-GB" w:bidi="te-IN"/>
        </w:rPr>
        <w:t>      None.</w:t>
      </w:r>
      <w:r w:rsidRPr="00E771D6">
        <w:rPr>
          <w:lang w:val="en-IN" w:bidi="te-IN"/>
        </w:rPr>
        <w:t> </w:t>
      </w:r>
    </w:p>
    <w:p w14:paraId="12234349" w14:textId="77777777" w:rsidR="00E771D6" w:rsidRPr="00E771D6" w:rsidRDefault="00E771D6" w:rsidP="0062541E">
      <w:pPr>
        <w:spacing w:after="120"/>
        <w:textAlignment w:val="baseline"/>
        <w:rPr>
          <w:lang w:val="en-IN" w:bidi="te-IN"/>
        </w:rPr>
      </w:pPr>
      <w:r w:rsidRPr="00E771D6">
        <w:rPr>
          <w:lang w:val="en-IN" w:bidi="te-IN"/>
        </w:rPr>
        <w:t> </w:t>
      </w:r>
    </w:p>
    <w:p w14:paraId="6DD90BC7" w14:textId="77777777" w:rsidR="00E771D6" w:rsidRPr="00E771D6" w:rsidRDefault="00E771D6" w:rsidP="0062541E">
      <w:pPr>
        <w:spacing w:after="120"/>
        <w:textAlignment w:val="baseline"/>
        <w:rPr>
          <w:lang w:val="en-IN" w:bidi="te-IN"/>
        </w:rPr>
      </w:pPr>
      <w:r w:rsidRPr="00E771D6">
        <w:rPr>
          <w:b/>
          <w:bCs/>
          <w:lang w:val="en-GB" w:bidi="te-IN"/>
        </w:rPr>
        <w:t>ASA Context Mode</w:t>
      </w:r>
      <w:r w:rsidRPr="00E771D6">
        <w:rPr>
          <w:lang w:val="en-IN" w:bidi="te-IN"/>
        </w:rPr>
        <w:t> </w:t>
      </w:r>
    </w:p>
    <w:p w14:paraId="3AA5BD57" w14:textId="77777777" w:rsidR="00E771D6" w:rsidRPr="00E771D6" w:rsidRDefault="00E771D6" w:rsidP="0062541E">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035D89C0" w14:textId="77777777" w:rsidR="00E771D6" w:rsidRPr="00E771D6" w:rsidRDefault="00E771D6" w:rsidP="0062541E">
      <w:pPr>
        <w:spacing w:after="120"/>
        <w:textAlignment w:val="baseline"/>
        <w:rPr>
          <w:lang w:val="en-IN" w:bidi="te-IN"/>
        </w:rPr>
      </w:pPr>
      <w:r w:rsidRPr="00E771D6">
        <w:rPr>
          <w:lang w:val="en-IN" w:bidi="te-IN"/>
        </w:rPr>
        <w:t> </w:t>
      </w:r>
    </w:p>
    <w:p w14:paraId="367A47BE" w14:textId="77777777" w:rsidR="00E771D6" w:rsidRPr="00E771D6" w:rsidRDefault="00E771D6" w:rsidP="0062541E">
      <w:pPr>
        <w:spacing w:after="120"/>
        <w:textAlignment w:val="baseline"/>
        <w:rPr>
          <w:lang w:val="en-IN" w:bidi="te-IN"/>
        </w:rPr>
      </w:pPr>
      <w:r w:rsidRPr="00E771D6">
        <w:rPr>
          <w:b/>
          <w:bCs/>
          <w:lang w:val="en-GB" w:bidi="te-IN"/>
        </w:rPr>
        <w:t>FTD Deployment Mode</w:t>
      </w:r>
      <w:r w:rsidRPr="00E771D6">
        <w:rPr>
          <w:lang w:val="en-IN" w:bidi="te-IN"/>
        </w:rPr>
        <w:t> </w:t>
      </w:r>
    </w:p>
    <w:p w14:paraId="0C1F1852" w14:textId="77777777" w:rsidR="00E771D6" w:rsidRPr="00E771D6" w:rsidRDefault="00E771D6" w:rsidP="0062541E">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1FF4C288" w14:textId="77777777" w:rsidR="00E771D6" w:rsidRPr="00E771D6" w:rsidRDefault="00E771D6" w:rsidP="0062541E">
      <w:pPr>
        <w:spacing w:after="120"/>
        <w:textAlignment w:val="baseline"/>
        <w:rPr>
          <w:lang w:val="en-IN" w:bidi="te-IN"/>
        </w:rPr>
      </w:pPr>
      <w:r w:rsidRPr="00E771D6">
        <w:rPr>
          <w:lang w:val="en-IN" w:bidi="te-IN"/>
        </w:rPr>
        <w:t> </w:t>
      </w:r>
    </w:p>
    <w:p w14:paraId="0BD78C7D" w14:textId="77777777" w:rsidR="00E771D6" w:rsidRPr="00E771D6" w:rsidRDefault="00E771D6" w:rsidP="0062541E">
      <w:pPr>
        <w:spacing w:after="120"/>
        <w:textAlignment w:val="baseline"/>
        <w:rPr>
          <w:lang w:val="en-IN" w:bidi="te-IN"/>
        </w:rPr>
      </w:pPr>
      <w:r w:rsidRPr="00E771D6">
        <w:rPr>
          <w:b/>
          <w:bCs/>
          <w:lang w:val="en-GB" w:bidi="te-IN"/>
        </w:rPr>
        <w:t>Usage Guidelines</w:t>
      </w:r>
      <w:r w:rsidRPr="00E771D6">
        <w:rPr>
          <w:lang w:val="en-IN" w:bidi="te-IN"/>
        </w:rPr>
        <w:t> </w:t>
      </w:r>
    </w:p>
    <w:p w14:paraId="673549E9" w14:textId="77777777" w:rsidR="00E771D6" w:rsidRPr="00E771D6" w:rsidRDefault="00E771D6" w:rsidP="0062541E">
      <w:pPr>
        <w:spacing w:after="120"/>
        <w:textAlignment w:val="baseline"/>
        <w:rPr>
          <w:lang w:val="en-IN" w:bidi="te-IN"/>
        </w:rPr>
      </w:pPr>
      <w:r w:rsidRPr="00E771D6">
        <w:rPr>
          <w:b/>
          <w:bCs/>
          <w:lang w:val="en-GB" w:bidi="te-IN"/>
        </w:rPr>
        <w:t xml:space="preserve">       </w:t>
      </w:r>
      <w:r w:rsidRPr="00E771D6">
        <w:rPr>
          <w:lang w:val="en-GB" w:bidi="te-IN"/>
        </w:rPr>
        <w:t>To display all configurations under zero-trust:</w:t>
      </w:r>
      <w:r w:rsidRPr="00E771D6">
        <w:rPr>
          <w:lang w:val="en-IN" w:bidi="te-IN"/>
        </w:rPr>
        <w:t> </w:t>
      </w:r>
    </w:p>
    <w:p w14:paraId="026159D2" w14:textId="28CC82A9" w:rsidR="00E771D6" w:rsidRPr="00E771D6" w:rsidRDefault="00E771D6" w:rsidP="00390ACC">
      <w:pPr>
        <w:pStyle w:val="Code"/>
        <w:rPr>
          <w:lang w:val="en-IN"/>
        </w:rPr>
      </w:pPr>
      <w:r w:rsidRPr="00E771D6">
        <w:t>    show running-config zero-trust</w:t>
      </w:r>
      <w:r w:rsidRPr="00E771D6">
        <w:rPr>
          <w:lang w:val="en-IN"/>
        </w:rPr>
        <w:t> </w:t>
      </w:r>
    </w:p>
    <w:p w14:paraId="6BBF8F86" w14:textId="77777777" w:rsidR="00E771D6" w:rsidRPr="00E771D6" w:rsidRDefault="00E771D6" w:rsidP="0062541E">
      <w:pPr>
        <w:spacing w:after="120"/>
        <w:textAlignment w:val="baseline"/>
        <w:rPr>
          <w:lang w:val="en-IN" w:bidi="te-IN"/>
        </w:rPr>
      </w:pPr>
      <w:r w:rsidRPr="00E771D6">
        <w:rPr>
          <w:lang w:val="en-GB" w:bidi="te-IN"/>
        </w:rPr>
        <w:t>      </w:t>
      </w:r>
      <w:r w:rsidRPr="00E771D6">
        <w:rPr>
          <w:b/>
          <w:bCs/>
          <w:lang w:val="en-GB" w:bidi="te-IN"/>
        </w:rPr>
        <w:t xml:space="preserve"> </w:t>
      </w:r>
      <w:r w:rsidRPr="00E771D6">
        <w:rPr>
          <w:lang w:val="en-GB" w:bidi="te-IN"/>
        </w:rPr>
        <w:t>To display configurations of all applications:</w:t>
      </w:r>
      <w:r w:rsidRPr="00E771D6">
        <w:rPr>
          <w:lang w:val="en-IN" w:bidi="te-IN"/>
        </w:rPr>
        <w:t> </w:t>
      </w:r>
    </w:p>
    <w:p w14:paraId="2EF1F767" w14:textId="48BD4AC3" w:rsidR="00E771D6" w:rsidRPr="00E771D6" w:rsidRDefault="00E771D6" w:rsidP="00390ACC">
      <w:pPr>
        <w:pStyle w:val="Code"/>
        <w:rPr>
          <w:lang w:val="en-IN"/>
        </w:rPr>
      </w:pPr>
      <w:r w:rsidRPr="00E771D6">
        <w:t>    show running-config zero-trust application</w:t>
      </w:r>
      <w:r w:rsidRPr="00E771D6">
        <w:rPr>
          <w:lang w:val="en-IN"/>
        </w:rPr>
        <w:t> </w:t>
      </w:r>
    </w:p>
    <w:p w14:paraId="13ACEE3B" w14:textId="77777777" w:rsidR="00E771D6" w:rsidRPr="00E771D6" w:rsidRDefault="00E771D6" w:rsidP="0062541E">
      <w:pPr>
        <w:spacing w:after="120"/>
        <w:textAlignment w:val="baseline"/>
        <w:rPr>
          <w:lang w:val="en-IN" w:bidi="te-IN"/>
        </w:rPr>
      </w:pPr>
      <w:r w:rsidRPr="00E771D6">
        <w:rPr>
          <w:lang w:val="en-GB" w:bidi="te-IN"/>
        </w:rPr>
        <w:t>      To display configuration of a particular application:</w:t>
      </w:r>
      <w:r w:rsidRPr="00E771D6">
        <w:rPr>
          <w:lang w:val="en-IN" w:bidi="te-IN"/>
        </w:rPr>
        <w:t> </w:t>
      </w:r>
    </w:p>
    <w:p w14:paraId="167FC7AA" w14:textId="77777777" w:rsidR="0096608E" w:rsidRDefault="00E771D6" w:rsidP="00390ACC">
      <w:pPr>
        <w:pStyle w:val="Code"/>
      </w:pPr>
      <w:r w:rsidRPr="00E771D6">
        <w:t>    show running-config zero-trust application &lt;app_name&gt;</w:t>
      </w:r>
    </w:p>
    <w:p w14:paraId="3F1B7FA7" w14:textId="5B0D927B" w:rsidR="0096608E" w:rsidRPr="00E771D6" w:rsidRDefault="0096608E" w:rsidP="0096608E">
      <w:pPr>
        <w:spacing w:after="120"/>
        <w:textAlignment w:val="baseline"/>
        <w:rPr>
          <w:lang w:val="en-IN" w:bidi="te-IN"/>
        </w:rPr>
      </w:pPr>
      <w:r>
        <w:rPr>
          <w:lang w:val="en-GB" w:bidi="te-IN"/>
        </w:rPr>
        <w:t xml:space="preserve">      </w:t>
      </w:r>
      <w:r w:rsidRPr="00E771D6">
        <w:rPr>
          <w:lang w:val="en-GB" w:bidi="te-IN"/>
        </w:rPr>
        <w:t>To display configurations of all application</w:t>
      </w:r>
      <w:r>
        <w:rPr>
          <w:lang w:val="en-GB" w:bidi="te-IN"/>
        </w:rPr>
        <w:t>-group</w:t>
      </w:r>
      <w:r w:rsidR="00796D69">
        <w:rPr>
          <w:lang w:val="en-GB" w:bidi="te-IN"/>
        </w:rPr>
        <w:t>s</w:t>
      </w:r>
    </w:p>
    <w:p w14:paraId="1CFCFAAB" w14:textId="5241AFDD" w:rsidR="0096608E" w:rsidRPr="00E771D6" w:rsidRDefault="0096608E" w:rsidP="0096608E">
      <w:pPr>
        <w:pStyle w:val="Code"/>
        <w:rPr>
          <w:lang w:val="en-IN"/>
        </w:rPr>
      </w:pPr>
      <w:r w:rsidRPr="00E771D6">
        <w:t>    show running-config zero-trust application</w:t>
      </w:r>
      <w:r w:rsidR="00796D69">
        <w:rPr>
          <w:lang w:val="en-IN"/>
        </w:rPr>
        <w:t>-group</w:t>
      </w:r>
    </w:p>
    <w:p w14:paraId="30293329" w14:textId="11FD6F02" w:rsidR="0096608E" w:rsidRPr="00E771D6" w:rsidRDefault="0096608E" w:rsidP="0096608E">
      <w:pPr>
        <w:spacing w:after="120"/>
        <w:textAlignment w:val="baseline"/>
        <w:rPr>
          <w:lang w:val="en-IN" w:bidi="te-IN"/>
        </w:rPr>
      </w:pPr>
      <w:r w:rsidRPr="00E771D6">
        <w:rPr>
          <w:lang w:val="en-GB" w:bidi="te-IN"/>
        </w:rPr>
        <w:t>      To display configuration of a particular application</w:t>
      </w:r>
      <w:r w:rsidR="00796D69">
        <w:rPr>
          <w:lang w:val="en-GB" w:bidi="te-IN"/>
        </w:rPr>
        <w:t>-group</w:t>
      </w:r>
    </w:p>
    <w:p w14:paraId="379C78D9" w14:textId="75587FA0" w:rsidR="0096608E" w:rsidRPr="00390ACC" w:rsidRDefault="0096608E" w:rsidP="0096608E">
      <w:pPr>
        <w:pStyle w:val="Code"/>
      </w:pPr>
      <w:r w:rsidRPr="00E771D6">
        <w:t>    show running-config zero-trust application</w:t>
      </w:r>
      <w:r w:rsidR="00796D69">
        <w:t>-group</w:t>
      </w:r>
      <w:r w:rsidRPr="00E771D6">
        <w:t xml:space="preserve"> &lt;</w:t>
      </w:r>
      <w:r w:rsidR="00796D69">
        <w:t>group</w:t>
      </w:r>
      <w:r w:rsidRPr="00E771D6">
        <w:t>_name&gt;</w:t>
      </w:r>
      <w:r w:rsidRPr="00390ACC">
        <w:t> </w:t>
      </w:r>
    </w:p>
    <w:p w14:paraId="573202D7" w14:textId="09F1A626" w:rsidR="00E771D6" w:rsidRPr="00390ACC" w:rsidRDefault="00E771D6" w:rsidP="00390ACC">
      <w:pPr>
        <w:pStyle w:val="Code"/>
      </w:pPr>
      <w:r w:rsidRPr="00390ACC">
        <w:t> </w:t>
      </w:r>
    </w:p>
    <w:p w14:paraId="13F505E4" w14:textId="77777777" w:rsidR="00266478" w:rsidRPr="00E771D6" w:rsidRDefault="00266478" w:rsidP="0062541E">
      <w:pPr>
        <w:spacing w:after="120"/>
        <w:textAlignment w:val="baseline"/>
        <w:rPr>
          <w:lang w:val="en-IN" w:bidi="te-IN"/>
        </w:rPr>
      </w:pPr>
    </w:p>
    <w:p w14:paraId="34A3C55A" w14:textId="77777777" w:rsidR="00E771D6" w:rsidRPr="00E771D6" w:rsidRDefault="00E771D6" w:rsidP="0062541E">
      <w:pPr>
        <w:spacing w:after="120"/>
        <w:textAlignment w:val="baseline"/>
        <w:rPr>
          <w:lang w:val="en-IN" w:bidi="te-IN"/>
        </w:rPr>
      </w:pPr>
      <w:r w:rsidRPr="00E771D6">
        <w:rPr>
          <w:b/>
          <w:bCs/>
          <w:lang w:val="en-GB" w:bidi="te-IN"/>
        </w:rPr>
        <w:t>Example</w:t>
      </w:r>
      <w:r w:rsidRPr="00E771D6">
        <w:rPr>
          <w:lang w:val="en-IN" w:bidi="te-IN"/>
        </w:rPr>
        <w:t> </w:t>
      </w:r>
    </w:p>
    <w:p w14:paraId="09D6DFF8" w14:textId="77777777" w:rsidR="00E771D6" w:rsidRPr="00E771D6" w:rsidRDefault="00E771D6" w:rsidP="00390ACC">
      <w:pPr>
        <w:pStyle w:val="Code"/>
        <w:rPr>
          <w:lang w:val="en-IN"/>
        </w:rPr>
      </w:pPr>
      <w:r w:rsidRPr="00E771D6">
        <w:t>(config)# show running-config zero-trust</w:t>
      </w:r>
      <w:r w:rsidRPr="00E771D6">
        <w:rPr>
          <w:lang w:val="en-IN"/>
        </w:rPr>
        <w:t> </w:t>
      </w:r>
    </w:p>
    <w:p w14:paraId="135AF182" w14:textId="77777777" w:rsidR="00E771D6" w:rsidRPr="00E771D6" w:rsidRDefault="00E771D6" w:rsidP="00390ACC">
      <w:pPr>
        <w:pStyle w:val="Code"/>
        <w:rPr>
          <w:lang w:val="en-IN"/>
        </w:rPr>
      </w:pPr>
      <w:r w:rsidRPr="00E771D6">
        <w:t>zero-trust </w:t>
      </w:r>
      <w:r w:rsidRPr="00E771D6">
        <w:rPr>
          <w:lang w:val="en-IN"/>
        </w:rPr>
        <w:t> </w:t>
      </w:r>
    </w:p>
    <w:p w14:paraId="22EFB57C" w14:textId="77777777" w:rsidR="00E771D6" w:rsidRPr="00E771D6" w:rsidRDefault="00E771D6" w:rsidP="00390ACC">
      <w:pPr>
        <w:pStyle w:val="Code"/>
        <w:rPr>
          <w:lang w:val="en-IN"/>
        </w:rPr>
      </w:pPr>
      <w:r w:rsidRPr="00E771D6">
        <w:t>    enable </w:t>
      </w:r>
      <w:r w:rsidRPr="00E771D6">
        <w:rPr>
          <w:lang w:val="en-IN"/>
        </w:rPr>
        <w:t> </w:t>
      </w:r>
    </w:p>
    <w:p w14:paraId="611224CB" w14:textId="77777777" w:rsidR="00E771D6" w:rsidRPr="00E771D6" w:rsidRDefault="00E771D6" w:rsidP="00390ACC">
      <w:pPr>
        <w:pStyle w:val="Code"/>
        <w:rPr>
          <w:lang w:val="en-IN"/>
        </w:rPr>
      </w:pPr>
      <w:r w:rsidRPr="00E771D6">
        <w:t>    application wiki.acme.com </w:t>
      </w:r>
      <w:r w:rsidRPr="00E771D6">
        <w:rPr>
          <w:lang w:val="en-IN"/>
        </w:rPr>
        <w:t> </w:t>
      </w:r>
    </w:p>
    <w:p w14:paraId="101A7C48" w14:textId="77777777" w:rsidR="00E771D6" w:rsidRPr="00E771D6" w:rsidRDefault="00E771D6" w:rsidP="00390ACC">
      <w:pPr>
        <w:pStyle w:val="Code"/>
        <w:rPr>
          <w:lang w:val="en-IN"/>
        </w:rPr>
      </w:pPr>
      <w:r w:rsidRPr="00E771D6">
        <w:t>       enable </w:t>
      </w:r>
      <w:r w:rsidRPr="00E771D6">
        <w:rPr>
          <w:lang w:val="en-IN"/>
        </w:rPr>
        <w:t> </w:t>
      </w:r>
    </w:p>
    <w:p w14:paraId="631E8549" w14:textId="77777777" w:rsidR="00E771D6" w:rsidRPr="00E771D6" w:rsidRDefault="00E771D6" w:rsidP="00390ACC">
      <w:pPr>
        <w:pStyle w:val="Code"/>
        <w:rPr>
          <w:lang w:val="en-IN"/>
        </w:rPr>
      </w:pPr>
      <w:r w:rsidRPr="00E771D6">
        <w:t>       interface Inside    </w:t>
      </w:r>
      <w:r w:rsidRPr="00E771D6">
        <w:rPr>
          <w:lang w:val="en-IN"/>
        </w:rPr>
        <w:t> </w:t>
      </w:r>
    </w:p>
    <w:p w14:paraId="24EC2507" w14:textId="77777777" w:rsidR="00E771D6" w:rsidRPr="00E771D6" w:rsidRDefault="00E771D6" w:rsidP="00390ACC">
      <w:pPr>
        <w:pStyle w:val="Code"/>
        <w:rPr>
          <w:lang w:val="en-IN"/>
        </w:rPr>
      </w:pPr>
      <w:r w:rsidRPr="00E771D6">
        <w:t>       idp-entity-id http://www.okta.com/exk5460t24OenZZcI5d7   </w:t>
      </w:r>
      <w:r w:rsidRPr="00E771D6">
        <w:rPr>
          <w:lang w:val="en-IN"/>
        </w:rPr>
        <w:t> </w:t>
      </w:r>
    </w:p>
    <w:p w14:paraId="1255396A" w14:textId="77777777" w:rsidR="00E771D6" w:rsidRPr="00E771D6" w:rsidRDefault="00E771D6" w:rsidP="00390ACC">
      <w:pPr>
        <w:pStyle w:val="Code"/>
        <w:rPr>
          <w:lang w:val="en-IN"/>
        </w:rPr>
      </w:pPr>
      <w:r w:rsidRPr="00E771D6">
        <w:lastRenderedPageBreak/>
        <w:t>       idp-sign-in https://dev-13121569.okta.com/app/dev-13121569_appsaml_1/exk5460t24OenZZcI5d7/sso/saml </w:t>
      </w:r>
      <w:r w:rsidRPr="00E771D6">
        <w:rPr>
          <w:lang w:val="en-IN"/>
        </w:rPr>
        <w:t> </w:t>
      </w:r>
    </w:p>
    <w:p w14:paraId="6A885000" w14:textId="77777777" w:rsidR="00E771D6" w:rsidRPr="00E771D6" w:rsidRDefault="00E771D6" w:rsidP="00390ACC">
      <w:pPr>
        <w:pStyle w:val="Code"/>
        <w:rPr>
          <w:lang w:val="en-IN"/>
        </w:rPr>
      </w:pPr>
      <w:r w:rsidRPr="00E771D6">
        <w:t>       external-url https://wiki.acme.com </w:t>
      </w:r>
      <w:r w:rsidRPr="00E771D6">
        <w:rPr>
          <w:lang w:val="en-IN"/>
        </w:rPr>
        <w:t> </w:t>
      </w:r>
    </w:p>
    <w:p w14:paraId="0A720E8F" w14:textId="77777777" w:rsidR="00E771D6" w:rsidRPr="00E771D6" w:rsidRDefault="00E771D6" w:rsidP="00390ACC">
      <w:pPr>
        <w:pStyle w:val="Code"/>
        <w:rPr>
          <w:lang w:val="en-IN"/>
        </w:rPr>
      </w:pPr>
      <w:r w:rsidRPr="00E771D6">
        <w:t>       internal-url  https://wiki-internal.acme.com:8080 </w:t>
      </w:r>
      <w:r w:rsidRPr="00E771D6">
        <w:rPr>
          <w:lang w:val="en-IN"/>
        </w:rPr>
        <w:t> </w:t>
      </w:r>
    </w:p>
    <w:p w14:paraId="54A52F68" w14:textId="77777777" w:rsidR="00E771D6" w:rsidRPr="00E771D6" w:rsidRDefault="00E771D6" w:rsidP="00390ACC">
      <w:pPr>
        <w:pStyle w:val="Code"/>
        <w:rPr>
          <w:lang w:val="en-IN"/>
        </w:rPr>
      </w:pPr>
      <w:r w:rsidRPr="00E771D6">
        <w:t>       mapped-port 9000 </w:t>
      </w:r>
      <w:r w:rsidRPr="00E771D6">
        <w:rPr>
          <w:lang w:val="en-IN"/>
        </w:rPr>
        <w:t> </w:t>
      </w:r>
    </w:p>
    <w:p w14:paraId="6018901B" w14:textId="77777777" w:rsidR="00E771D6" w:rsidRPr="00E771D6" w:rsidRDefault="00E771D6" w:rsidP="00390ACC">
      <w:pPr>
        <w:pStyle w:val="Code"/>
        <w:rPr>
          <w:lang w:val="en-IN"/>
        </w:rPr>
      </w:pPr>
      <w:r w:rsidRPr="00E771D6">
        <w:t>        trustpoint idp okta </w:t>
      </w:r>
      <w:r w:rsidRPr="00E771D6">
        <w:rPr>
          <w:lang w:val="en-IN"/>
        </w:rPr>
        <w:t> </w:t>
      </w:r>
    </w:p>
    <w:p w14:paraId="295D4828" w14:textId="77777777" w:rsidR="00E771D6" w:rsidRPr="00E771D6" w:rsidRDefault="00E771D6" w:rsidP="00390ACC">
      <w:pPr>
        <w:pStyle w:val="Code"/>
        <w:rPr>
          <w:lang w:val="en-IN"/>
        </w:rPr>
      </w:pPr>
      <w:r w:rsidRPr="00E771D6">
        <w:t>        trustpoint sp asa_saml_sp </w:t>
      </w:r>
      <w:r w:rsidRPr="00E771D6">
        <w:rPr>
          <w:lang w:val="en-IN"/>
        </w:rPr>
        <w:t> </w:t>
      </w:r>
    </w:p>
    <w:p w14:paraId="7AA5F308" w14:textId="77777777" w:rsidR="00E771D6" w:rsidRPr="00E771D6" w:rsidRDefault="00E771D6" w:rsidP="00390ACC">
      <w:pPr>
        <w:pStyle w:val="Code"/>
        <w:rPr>
          <w:lang w:val="en-IN"/>
        </w:rPr>
      </w:pPr>
      <w:r w:rsidRPr="00E771D6">
        <w:t>        signature rsa-sha256 </w:t>
      </w:r>
      <w:r w:rsidRPr="00E771D6">
        <w:rPr>
          <w:lang w:val="en-IN"/>
        </w:rPr>
        <w:t> </w:t>
      </w:r>
    </w:p>
    <w:p w14:paraId="4B696534" w14:textId="77777777" w:rsidR="00E771D6" w:rsidRPr="00E771D6" w:rsidRDefault="00E771D6" w:rsidP="00390ACC">
      <w:pPr>
        <w:pStyle w:val="Code"/>
        <w:rPr>
          <w:lang w:val="en-IN"/>
        </w:rPr>
      </w:pPr>
      <w:r w:rsidRPr="00E771D6">
        <w:t>        force re-authentication</w:t>
      </w:r>
      <w:r w:rsidRPr="00E771D6">
        <w:rPr>
          <w:lang w:val="en-IN"/>
        </w:rPr>
        <w:t> </w:t>
      </w:r>
    </w:p>
    <w:p w14:paraId="255C59ED" w14:textId="77777777" w:rsidR="00E771D6" w:rsidRPr="00E771D6" w:rsidRDefault="00E771D6" w:rsidP="00390ACC">
      <w:pPr>
        <w:pStyle w:val="Code"/>
        <w:rPr>
          <w:lang w:val="en-IN"/>
        </w:rPr>
      </w:pPr>
      <w:r w:rsidRPr="00E771D6">
        <w:t>(config)# show running-config zero-trust application</w:t>
      </w:r>
      <w:r w:rsidRPr="00E771D6">
        <w:rPr>
          <w:lang w:val="en-IN"/>
        </w:rPr>
        <w:t> </w:t>
      </w:r>
    </w:p>
    <w:p w14:paraId="62F2B15D" w14:textId="77777777" w:rsidR="00E771D6" w:rsidRPr="00E771D6" w:rsidRDefault="00E771D6" w:rsidP="00390ACC">
      <w:pPr>
        <w:pStyle w:val="Code"/>
        <w:rPr>
          <w:lang w:val="en-IN"/>
        </w:rPr>
      </w:pPr>
      <w:r w:rsidRPr="00E771D6">
        <w:t>application wiki.acme.com </w:t>
      </w:r>
      <w:r w:rsidRPr="00E771D6">
        <w:rPr>
          <w:lang w:val="en-IN"/>
        </w:rPr>
        <w:t> </w:t>
      </w:r>
    </w:p>
    <w:p w14:paraId="138B1594" w14:textId="77777777" w:rsidR="00E771D6" w:rsidRPr="00E771D6" w:rsidRDefault="00E771D6" w:rsidP="00390ACC">
      <w:pPr>
        <w:pStyle w:val="Code"/>
        <w:rPr>
          <w:lang w:val="en-IN"/>
        </w:rPr>
      </w:pPr>
      <w:r w:rsidRPr="00E771D6">
        <w:t>       enable </w:t>
      </w:r>
      <w:r w:rsidRPr="00E771D6">
        <w:rPr>
          <w:lang w:val="en-IN"/>
        </w:rPr>
        <w:t> </w:t>
      </w:r>
    </w:p>
    <w:p w14:paraId="59C78B9B" w14:textId="77777777" w:rsidR="00E771D6" w:rsidRPr="00E771D6" w:rsidRDefault="00E771D6" w:rsidP="00390ACC">
      <w:pPr>
        <w:pStyle w:val="Code"/>
        <w:rPr>
          <w:lang w:val="en-IN"/>
        </w:rPr>
      </w:pPr>
      <w:r w:rsidRPr="00E771D6">
        <w:t>       interface Inside    </w:t>
      </w:r>
      <w:r w:rsidRPr="00E771D6">
        <w:rPr>
          <w:lang w:val="en-IN"/>
        </w:rPr>
        <w:t> </w:t>
      </w:r>
    </w:p>
    <w:p w14:paraId="5743A607" w14:textId="77777777" w:rsidR="00E771D6" w:rsidRPr="00E771D6" w:rsidRDefault="00E771D6" w:rsidP="00390ACC">
      <w:pPr>
        <w:pStyle w:val="Code"/>
        <w:rPr>
          <w:lang w:val="en-IN"/>
        </w:rPr>
      </w:pPr>
      <w:r w:rsidRPr="00E771D6">
        <w:t>       idp-entity-id http://www.okta.com/exk5460t24OenZZcI5d7   </w:t>
      </w:r>
      <w:r w:rsidRPr="00E771D6">
        <w:rPr>
          <w:lang w:val="en-IN"/>
        </w:rPr>
        <w:t> </w:t>
      </w:r>
    </w:p>
    <w:p w14:paraId="594549E3" w14:textId="77777777" w:rsidR="00E771D6" w:rsidRPr="00E771D6" w:rsidRDefault="00E771D6" w:rsidP="00390ACC">
      <w:pPr>
        <w:pStyle w:val="Code"/>
        <w:rPr>
          <w:lang w:val="en-IN"/>
        </w:rPr>
      </w:pPr>
      <w:r w:rsidRPr="00E771D6">
        <w:t>       idp-sign-in https://dev-13121569.okta.com/app/dev-13121569_appsaml_1/exk5460t24OenZZcI5d7/sso/saml </w:t>
      </w:r>
      <w:r w:rsidRPr="00E771D6">
        <w:rPr>
          <w:lang w:val="en-IN"/>
        </w:rPr>
        <w:t> </w:t>
      </w:r>
    </w:p>
    <w:p w14:paraId="52306028" w14:textId="77777777" w:rsidR="00E771D6" w:rsidRPr="00E771D6" w:rsidRDefault="00E771D6" w:rsidP="00390ACC">
      <w:pPr>
        <w:pStyle w:val="Code"/>
        <w:rPr>
          <w:lang w:val="en-IN"/>
        </w:rPr>
      </w:pPr>
      <w:r w:rsidRPr="00E771D6">
        <w:t>       external-url https://wiki.acme.com </w:t>
      </w:r>
      <w:r w:rsidRPr="00E771D6">
        <w:rPr>
          <w:lang w:val="en-IN"/>
        </w:rPr>
        <w:t> </w:t>
      </w:r>
    </w:p>
    <w:p w14:paraId="24E5BE71" w14:textId="77777777" w:rsidR="00E771D6" w:rsidRPr="00E771D6" w:rsidRDefault="00E771D6" w:rsidP="00390ACC">
      <w:pPr>
        <w:pStyle w:val="Code"/>
        <w:rPr>
          <w:lang w:val="en-IN"/>
        </w:rPr>
      </w:pPr>
      <w:r w:rsidRPr="00E771D6">
        <w:t>       internal-url  https://wiki-internal.acme.com:8080 </w:t>
      </w:r>
      <w:r w:rsidRPr="00E771D6">
        <w:rPr>
          <w:lang w:val="en-IN"/>
        </w:rPr>
        <w:t> </w:t>
      </w:r>
    </w:p>
    <w:p w14:paraId="1CC7BBB6" w14:textId="77777777" w:rsidR="00E771D6" w:rsidRPr="00E771D6" w:rsidRDefault="00E771D6" w:rsidP="00390ACC">
      <w:pPr>
        <w:pStyle w:val="Code"/>
        <w:rPr>
          <w:lang w:val="en-IN"/>
        </w:rPr>
      </w:pPr>
      <w:r w:rsidRPr="00E771D6">
        <w:t>       mapped-port 9000 </w:t>
      </w:r>
      <w:r w:rsidRPr="00E771D6">
        <w:rPr>
          <w:lang w:val="en-IN"/>
        </w:rPr>
        <w:t> </w:t>
      </w:r>
    </w:p>
    <w:p w14:paraId="3578F39C" w14:textId="77777777" w:rsidR="00E771D6" w:rsidRPr="00E771D6" w:rsidRDefault="00E771D6" w:rsidP="00390ACC">
      <w:pPr>
        <w:pStyle w:val="Code"/>
        <w:rPr>
          <w:lang w:val="en-IN"/>
        </w:rPr>
      </w:pPr>
      <w:r w:rsidRPr="00E771D6">
        <w:t>        trustpoint idp okta </w:t>
      </w:r>
      <w:r w:rsidRPr="00E771D6">
        <w:rPr>
          <w:lang w:val="en-IN"/>
        </w:rPr>
        <w:t> </w:t>
      </w:r>
    </w:p>
    <w:p w14:paraId="7C266DE0" w14:textId="77777777" w:rsidR="00E771D6" w:rsidRPr="00E771D6" w:rsidRDefault="00E771D6" w:rsidP="00390ACC">
      <w:pPr>
        <w:pStyle w:val="Code"/>
        <w:rPr>
          <w:lang w:val="en-IN"/>
        </w:rPr>
      </w:pPr>
      <w:r w:rsidRPr="00E771D6">
        <w:t>        trustpoint sp asa_saml_sp </w:t>
      </w:r>
      <w:r w:rsidRPr="00E771D6">
        <w:rPr>
          <w:lang w:val="en-IN"/>
        </w:rPr>
        <w:t> </w:t>
      </w:r>
    </w:p>
    <w:p w14:paraId="69523225" w14:textId="77777777" w:rsidR="00E771D6" w:rsidRPr="00E771D6" w:rsidRDefault="00E771D6" w:rsidP="00390ACC">
      <w:pPr>
        <w:pStyle w:val="Code"/>
        <w:rPr>
          <w:lang w:val="en-IN"/>
        </w:rPr>
      </w:pPr>
      <w:r w:rsidRPr="00E771D6">
        <w:t>        signature rsa-sha256</w:t>
      </w:r>
      <w:r w:rsidRPr="00E771D6">
        <w:rPr>
          <w:lang w:val="en-IN"/>
        </w:rPr>
        <w:t> </w:t>
      </w:r>
    </w:p>
    <w:p w14:paraId="115A9461" w14:textId="77777777" w:rsidR="00E771D6" w:rsidRPr="00E771D6" w:rsidRDefault="00E771D6" w:rsidP="00390ACC">
      <w:pPr>
        <w:pStyle w:val="Code"/>
        <w:rPr>
          <w:lang w:val="en-IN"/>
        </w:rPr>
      </w:pPr>
      <w:r w:rsidRPr="00E771D6">
        <w:t>        force re-authentication</w:t>
      </w:r>
      <w:r w:rsidRPr="00E771D6">
        <w:rPr>
          <w:lang w:val="en-IN"/>
        </w:rPr>
        <w:t> </w:t>
      </w:r>
    </w:p>
    <w:p w14:paraId="5AFB0608" w14:textId="77777777" w:rsidR="00E771D6" w:rsidRPr="00E771D6" w:rsidRDefault="00E771D6" w:rsidP="00390ACC">
      <w:pPr>
        <w:pStyle w:val="Code"/>
        <w:rPr>
          <w:lang w:val="en-IN"/>
        </w:rPr>
      </w:pPr>
      <w:r w:rsidRPr="00E771D6">
        <w:t>application wiki.zascorp.com</w:t>
      </w:r>
      <w:r w:rsidRPr="00E771D6">
        <w:rPr>
          <w:lang w:val="en-IN"/>
        </w:rPr>
        <w:t> </w:t>
      </w:r>
    </w:p>
    <w:p w14:paraId="6B2354F8" w14:textId="77777777" w:rsidR="00E771D6" w:rsidRPr="00E771D6" w:rsidRDefault="00E771D6" w:rsidP="00390ACC">
      <w:pPr>
        <w:pStyle w:val="Code"/>
        <w:rPr>
          <w:lang w:val="en-IN"/>
        </w:rPr>
      </w:pPr>
      <w:r w:rsidRPr="00E771D6">
        <w:t>       enable </w:t>
      </w:r>
      <w:r w:rsidRPr="00E771D6">
        <w:rPr>
          <w:lang w:val="en-IN"/>
        </w:rPr>
        <w:t> </w:t>
      </w:r>
    </w:p>
    <w:p w14:paraId="457F95CB" w14:textId="77777777" w:rsidR="00E771D6" w:rsidRPr="00E771D6" w:rsidRDefault="00E771D6" w:rsidP="00390ACC">
      <w:pPr>
        <w:pStyle w:val="Code"/>
        <w:rPr>
          <w:lang w:val="en-IN"/>
        </w:rPr>
      </w:pPr>
      <w:r w:rsidRPr="00E771D6">
        <w:t>       interface In  </w:t>
      </w:r>
      <w:r w:rsidRPr="00E771D6">
        <w:rPr>
          <w:lang w:val="en-IN"/>
        </w:rPr>
        <w:t> </w:t>
      </w:r>
    </w:p>
    <w:p w14:paraId="4AA27592" w14:textId="77777777" w:rsidR="00E771D6" w:rsidRPr="00E771D6" w:rsidRDefault="00E771D6" w:rsidP="00390ACC">
      <w:pPr>
        <w:pStyle w:val="Code"/>
        <w:rPr>
          <w:lang w:val="en-IN"/>
        </w:rPr>
      </w:pPr>
      <w:r w:rsidRPr="00E771D6">
        <w:t>       idp-entity-id http://www.okta.com/exk5460t24OenZZcI5d7   </w:t>
      </w:r>
      <w:r w:rsidRPr="00E771D6">
        <w:rPr>
          <w:lang w:val="en-IN"/>
        </w:rPr>
        <w:t> </w:t>
      </w:r>
    </w:p>
    <w:p w14:paraId="5585404C" w14:textId="77777777" w:rsidR="00E771D6" w:rsidRPr="00E771D6" w:rsidRDefault="00E771D6" w:rsidP="00390ACC">
      <w:pPr>
        <w:pStyle w:val="Code"/>
        <w:rPr>
          <w:lang w:val="en-IN"/>
        </w:rPr>
      </w:pPr>
      <w:r w:rsidRPr="00E771D6">
        <w:t>       idp-sign-in https://dev-13121569.okta.com/app/dev-13121569_appsaml_1/exk5460t24OenZZcI5d7/sso/saml </w:t>
      </w:r>
      <w:r w:rsidRPr="00E771D6">
        <w:rPr>
          <w:lang w:val="en-IN"/>
        </w:rPr>
        <w:t> </w:t>
      </w:r>
    </w:p>
    <w:p w14:paraId="740090C7" w14:textId="77777777" w:rsidR="00E771D6" w:rsidRPr="00E771D6" w:rsidRDefault="00E771D6" w:rsidP="00390ACC">
      <w:pPr>
        <w:pStyle w:val="Code"/>
        <w:rPr>
          <w:lang w:val="en-IN"/>
        </w:rPr>
      </w:pPr>
      <w:r w:rsidRPr="00E771D6">
        <w:t>       external-url https://wiki.zascorp.com </w:t>
      </w:r>
      <w:r w:rsidRPr="00E771D6">
        <w:rPr>
          <w:lang w:val="en-IN"/>
        </w:rPr>
        <w:t> </w:t>
      </w:r>
    </w:p>
    <w:p w14:paraId="54BF1515" w14:textId="77777777" w:rsidR="00E771D6" w:rsidRPr="00E771D6" w:rsidRDefault="00E771D6" w:rsidP="00390ACC">
      <w:pPr>
        <w:pStyle w:val="Code"/>
        <w:rPr>
          <w:lang w:val="en-IN"/>
        </w:rPr>
      </w:pPr>
      <w:r w:rsidRPr="00E771D6">
        <w:t>       internal-url  https://wiki-internal.zascorp.com:8080 </w:t>
      </w:r>
      <w:r w:rsidRPr="00E771D6">
        <w:rPr>
          <w:lang w:val="en-IN"/>
        </w:rPr>
        <w:t> </w:t>
      </w:r>
    </w:p>
    <w:p w14:paraId="4198AAF5" w14:textId="77777777" w:rsidR="00E771D6" w:rsidRPr="00E771D6" w:rsidRDefault="00E771D6" w:rsidP="00390ACC">
      <w:pPr>
        <w:pStyle w:val="Code"/>
        <w:rPr>
          <w:lang w:val="en-IN"/>
        </w:rPr>
      </w:pPr>
      <w:r w:rsidRPr="00E771D6">
        <w:t>       mapped-port 9002</w:t>
      </w:r>
      <w:r w:rsidRPr="00E771D6">
        <w:rPr>
          <w:lang w:val="en-IN"/>
        </w:rPr>
        <w:t> </w:t>
      </w:r>
    </w:p>
    <w:p w14:paraId="18E35B2A" w14:textId="77777777" w:rsidR="00E771D6" w:rsidRPr="00E771D6" w:rsidRDefault="00E771D6" w:rsidP="00390ACC">
      <w:pPr>
        <w:pStyle w:val="Code"/>
        <w:rPr>
          <w:lang w:val="en-IN"/>
        </w:rPr>
      </w:pPr>
      <w:r w:rsidRPr="00E771D6">
        <w:t>        trustpoint idp okta </w:t>
      </w:r>
      <w:r w:rsidRPr="00E771D6">
        <w:rPr>
          <w:lang w:val="en-IN"/>
        </w:rPr>
        <w:t> </w:t>
      </w:r>
    </w:p>
    <w:p w14:paraId="652D0BC9" w14:textId="77777777" w:rsidR="00E771D6" w:rsidRPr="00E771D6" w:rsidRDefault="00E771D6" w:rsidP="00390ACC">
      <w:pPr>
        <w:pStyle w:val="Code"/>
        <w:rPr>
          <w:lang w:val="en-IN"/>
        </w:rPr>
      </w:pPr>
      <w:r w:rsidRPr="00E771D6">
        <w:t>        trustpoint sp asa_saml_sp </w:t>
      </w:r>
      <w:r w:rsidRPr="00E771D6">
        <w:rPr>
          <w:lang w:val="en-IN"/>
        </w:rPr>
        <w:t> </w:t>
      </w:r>
    </w:p>
    <w:p w14:paraId="41756054" w14:textId="1671D46C" w:rsidR="00E771D6" w:rsidRPr="00E771D6" w:rsidRDefault="00E771D6" w:rsidP="00390ACC">
      <w:pPr>
        <w:pStyle w:val="Code"/>
        <w:rPr>
          <w:lang w:val="en-IN"/>
        </w:rPr>
      </w:pPr>
      <w:r w:rsidRPr="00E771D6">
        <w:t>        signature rsa-sha256</w:t>
      </w:r>
      <w:r w:rsidRPr="00E771D6">
        <w:rPr>
          <w:lang w:val="en-IN"/>
        </w:rPr>
        <w:t> </w:t>
      </w:r>
    </w:p>
    <w:p w14:paraId="4EFD3B00" w14:textId="77777777" w:rsidR="00E771D6" w:rsidRPr="00E771D6" w:rsidRDefault="00E771D6" w:rsidP="00390ACC">
      <w:pPr>
        <w:pStyle w:val="Code"/>
        <w:rPr>
          <w:lang w:val="en-IN"/>
        </w:rPr>
      </w:pPr>
      <w:r w:rsidRPr="00E771D6">
        <w:t>(config)# show running-config zero-trust application wiki.acme.com</w:t>
      </w:r>
      <w:r w:rsidRPr="00E771D6">
        <w:rPr>
          <w:lang w:val="en-IN"/>
        </w:rPr>
        <w:t> </w:t>
      </w:r>
    </w:p>
    <w:p w14:paraId="63CD4996" w14:textId="77777777" w:rsidR="00E771D6" w:rsidRPr="00E771D6" w:rsidRDefault="00E771D6" w:rsidP="00390ACC">
      <w:pPr>
        <w:pStyle w:val="Code"/>
        <w:rPr>
          <w:lang w:val="en-IN"/>
        </w:rPr>
      </w:pPr>
      <w:r w:rsidRPr="00E771D6">
        <w:t>application wiki.acme.com </w:t>
      </w:r>
      <w:r w:rsidRPr="00E771D6">
        <w:rPr>
          <w:lang w:val="en-IN"/>
        </w:rPr>
        <w:t> </w:t>
      </w:r>
    </w:p>
    <w:p w14:paraId="558CF07C" w14:textId="77777777" w:rsidR="00E771D6" w:rsidRPr="00E771D6" w:rsidRDefault="00E771D6" w:rsidP="00390ACC">
      <w:pPr>
        <w:pStyle w:val="Code"/>
        <w:rPr>
          <w:lang w:val="en-IN"/>
        </w:rPr>
      </w:pPr>
      <w:r w:rsidRPr="00E771D6">
        <w:t>       enable </w:t>
      </w:r>
      <w:r w:rsidRPr="00E771D6">
        <w:rPr>
          <w:lang w:val="en-IN"/>
        </w:rPr>
        <w:t> </w:t>
      </w:r>
    </w:p>
    <w:p w14:paraId="1AF29B97" w14:textId="77777777" w:rsidR="00E771D6" w:rsidRPr="00E771D6" w:rsidRDefault="00E771D6" w:rsidP="00390ACC">
      <w:pPr>
        <w:pStyle w:val="Code"/>
        <w:rPr>
          <w:lang w:val="en-IN"/>
        </w:rPr>
      </w:pPr>
      <w:r w:rsidRPr="00E771D6">
        <w:t>       interface Inside    </w:t>
      </w:r>
      <w:r w:rsidRPr="00E771D6">
        <w:rPr>
          <w:lang w:val="en-IN"/>
        </w:rPr>
        <w:t> </w:t>
      </w:r>
    </w:p>
    <w:p w14:paraId="6847C1D3" w14:textId="77777777" w:rsidR="00E771D6" w:rsidRPr="00E771D6" w:rsidRDefault="00E771D6" w:rsidP="00390ACC">
      <w:pPr>
        <w:pStyle w:val="Code"/>
        <w:rPr>
          <w:lang w:val="en-IN"/>
        </w:rPr>
      </w:pPr>
      <w:r w:rsidRPr="00E771D6">
        <w:t>       idp-entity-id http://www.okta.com/exk5460t24OenZZcI5d7   </w:t>
      </w:r>
      <w:r w:rsidRPr="00E771D6">
        <w:rPr>
          <w:lang w:val="en-IN"/>
        </w:rPr>
        <w:t> </w:t>
      </w:r>
    </w:p>
    <w:p w14:paraId="23E3B0EB" w14:textId="77777777" w:rsidR="00E771D6" w:rsidRPr="00E771D6" w:rsidRDefault="00E771D6" w:rsidP="00390ACC">
      <w:pPr>
        <w:pStyle w:val="Code"/>
        <w:rPr>
          <w:lang w:val="en-IN"/>
        </w:rPr>
      </w:pPr>
      <w:r w:rsidRPr="00E771D6">
        <w:t>       idp-sign-in https://dev-13121569.okta.com/app/dev-13121569_appsaml_1/exk5460t24OenZZcI5d7/sso/saml </w:t>
      </w:r>
      <w:r w:rsidRPr="00E771D6">
        <w:rPr>
          <w:lang w:val="en-IN"/>
        </w:rPr>
        <w:t> </w:t>
      </w:r>
    </w:p>
    <w:p w14:paraId="7106E51C" w14:textId="77777777" w:rsidR="00E771D6" w:rsidRPr="00E771D6" w:rsidRDefault="00E771D6" w:rsidP="00390ACC">
      <w:pPr>
        <w:pStyle w:val="Code"/>
        <w:rPr>
          <w:lang w:val="en-IN"/>
        </w:rPr>
      </w:pPr>
      <w:r w:rsidRPr="00E771D6">
        <w:t>       external-url https://wiki.acme.com </w:t>
      </w:r>
      <w:r w:rsidRPr="00E771D6">
        <w:rPr>
          <w:lang w:val="en-IN"/>
        </w:rPr>
        <w:t> </w:t>
      </w:r>
    </w:p>
    <w:p w14:paraId="309056CA" w14:textId="77777777" w:rsidR="00E771D6" w:rsidRPr="00E771D6" w:rsidRDefault="00E771D6" w:rsidP="00390ACC">
      <w:pPr>
        <w:pStyle w:val="Code"/>
        <w:rPr>
          <w:lang w:val="en-IN"/>
        </w:rPr>
      </w:pPr>
      <w:r w:rsidRPr="00E771D6">
        <w:t>       internal-url  https://wiki-internal.acme.com:8080 </w:t>
      </w:r>
      <w:r w:rsidRPr="00E771D6">
        <w:rPr>
          <w:lang w:val="en-IN"/>
        </w:rPr>
        <w:t> </w:t>
      </w:r>
    </w:p>
    <w:p w14:paraId="2C5E415A" w14:textId="77777777" w:rsidR="00E771D6" w:rsidRPr="00E771D6" w:rsidRDefault="00E771D6" w:rsidP="00390ACC">
      <w:pPr>
        <w:pStyle w:val="Code"/>
        <w:rPr>
          <w:lang w:val="en-IN"/>
        </w:rPr>
      </w:pPr>
      <w:r w:rsidRPr="00E771D6">
        <w:t>       mapped-port 9000 </w:t>
      </w:r>
      <w:r w:rsidRPr="00E771D6">
        <w:rPr>
          <w:lang w:val="en-IN"/>
        </w:rPr>
        <w:t> </w:t>
      </w:r>
    </w:p>
    <w:p w14:paraId="36FDD57D" w14:textId="77777777" w:rsidR="00E771D6" w:rsidRPr="00E771D6" w:rsidRDefault="00E771D6" w:rsidP="00390ACC">
      <w:pPr>
        <w:pStyle w:val="Code"/>
        <w:rPr>
          <w:lang w:val="en-IN"/>
        </w:rPr>
      </w:pPr>
      <w:r w:rsidRPr="00E771D6">
        <w:t>        trustpoint idp okta </w:t>
      </w:r>
      <w:r w:rsidRPr="00E771D6">
        <w:rPr>
          <w:lang w:val="en-IN"/>
        </w:rPr>
        <w:t> </w:t>
      </w:r>
    </w:p>
    <w:p w14:paraId="42F3F44D" w14:textId="77777777" w:rsidR="00E771D6" w:rsidRPr="00E771D6" w:rsidRDefault="00E771D6" w:rsidP="00390ACC">
      <w:pPr>
        <w:pStyle w:val="Code"/>
        <w:rPr>
          <w:lang w:val="en-IN"/>
        </w:rPr>
      </w:pPr>
      <w:r w:rsidRPr="00E771D6">
        <w:t>        trustpoint sp asa_saml_sp </w:t>
      </w:r>
      <w:r w:rsidRPr="00E771D6">
        <w:rPr>
          <w:lang w:val="en-IN"/>
        </w:rPr>
        <w:t> </w:t>
      </w:r>
    </w:p>
    <w:p w14:paraId="23F00A49" w14:textId="77777777" w:rsidR="00E771D6" w:rsidRPr="00E771D6" w:rsidRDefault="00E771D6" w:rsidP="00390ACC">
      <w:pPr>
        <w:pStyle w:val="Code"/>
        <w:rPr>
          <w:lang w:val="en-IN"/>
        </w:rPr>
      </w:pPr>
      <w:r w:rsidRPr="00E771D6">
        <w:lastRenderedPageBreak/>
        <w:t>        signature rsa-sha256</w:t>
      </w:r>
      <w:r w:rsidRPr="00E771D6">
        <w:rPr>
          <w:lang w:val="en-IN"/>
        </w:rPr>
        <w:t> </w:t>
      </w:r>
    </w:p>
    <w:p w14:paraId="4AC763F7" w14:textId="77777777" w:rsidR="00E771D6" w:rsidRPr="00E771D6" w:rsidRDefault="00E771D6" w:rsidP="00390ACC">
      <w:pPr>
        <w:pStyle w:val="Code"/>
        <w:rPr>
          <w:lang w:val="en-IN"/>
        </w:rPr>
      </w:pPr>
      <w:r w:rsidRPr="00E771D6">
        <w:t>        force re-authentication</w:t>
      </w:r>
      <w:r w:rsidRPr="00E771D6">
        <w:rPr>
          <w:lang w:val="en-IN"/>
        </w:rPr>
        <w:t> </w:t>
      </w:r>
    </w:p>
    <w:p w14:paraId="5E52E594" w14:textId="439E6933" w:rsidR="00E771D6" w:rsidRPr="006C483E" w:rsidRDefault="006C483E" w:rsidP="006C483E">
      <w:pPr>
        <w:pStyle w:val="Heading3"/>
        <w:numPr>
          <w:ilvl w:val="0"/>
          <w:numId w:val="0"/>
        </w:numPr>
        <w:ind w:left="777" w:hanging="664"/>
        <w:rPr>
          <w:lang w:val="en-IN" w:bidi="te-IN"/>
        </w:rPr>
      </w:pPr>
      <w:bookmarkStart w:id="304" w:name="_Toc118293467"/>
      <w:bookmarkStart w:id="305" w:name="_Toc142917873"/>
      <w:r>
        <w:rPr>
          <w:lang w:val="en-IN" w:bidi="te-IN"/>
        </w:rPr>
        <w:t xml:space="preserve">7.4.2 </w:t>
      </w:r>
      <w:r w:rsidR="00E771D6" w:rsidRPr="006C483E">
        <w:rPr>
          <w:lang w:val="en-IN" w:bidi="te-IN"/>
        </w:rPr>
        <w:t>Show Run-time State</w:t>
      </w:r>
      <w:bookmarkEnd w:id="304"/>
      <w:bookmarkEnd w:id="305"/>
      <w:r w:rsidR="00E771D6" w:rsidRPr="006C483E">
        <w:rPr>
          <w:lang w:val="en-IN" w:bidi="te-IN"/>
        </w:rPr>
        <w:t> </w:t>
      </w:r>
    </w:p>
    <w:p w14:paraId="2D3E395B" w14:textId="77777777" w:rsidR="00E771D6" w:rsidRPr="00E771D6" w:rsidRDefault="00E771D6" w:rsidP="00266478">
      <w:pPr>
        <w:spacing w:after="120"/>
        <w:textAlignment w:val="baseline"/>
        <w:rPr>
          <w:lang w:val="en-IN" w:bidi="te-IN"/>
        </w:rPr>
      </w:pPr>
      <w:r w:rsidRPr="00E771D6">
        <w:rPr>
          <w:lang w:val="en-GB" w:bidi="te-IN"/>
        </w:rPr>
        <w:t>The following show commands are provided to display the runtime state and statistics of zero-trust feature.</w:t>
      </w:r>
      <w:r w:rsidRPr="00E771D6">
        <w:rPr>
          <w:lang w:val="en-IN" w:bidi="te-IN"/>
        </w:rPr>
        <w:t> </w:t>
      </w:r>
    </w:p>
    <w:p w14:paraId="472B22B0" w14:textId="77777777" w:rsidR="00E771D6" w:rsidRPr="00E771D6" w:rsidRDefault="00E771D6" w:rsidP="00266478">
      <w:pPr>
        <w:spacing w:after="120"/>
        <w:textAlignment w:val="baseline"/>
        <w:rPr>
          <w:lang w:val="en-IN" w:bidi="te-IN"/>
        </w:rPr>
      </w:pPr>
      <w:r w:rsidRPr="00E771D6">
        <w:rPr>
          <w:lang w:val="en-IN" w:bidi="te-IN"/>
        </w:rPr>
        <w:t> </w:t>
      </w:r>
    </w:p>
    <w:p w14:paraId="5CDE907A" w14:textId="77777777" w:rsidR="00E771D6" w:rsidRPr="00E771D6" w:rsidRDefault="00E771D6" w:rsidP="00266478">
      <w:pPr>
        <w:spacing w:after="120"/>
        <w:textAlignment w:val="baseline"/>
        <w:rPr>
          <w:lang w:val="en-IN" w:bidi="te-IN"/>
        </w:rPr>
      </w:pPr>
      <w:r w:rsidRPr="00E771D6">
        <w:rPr>
          <w:b/>
          <w:bCs/>
          <w:lang w:val="en-GB" w:bidi="te-IN"/>
        </w:rPr>
        <w:t>Syntax Description </w:t>
      </w:r>
      <w:r w:rsidRPr="00E771D6">
        <w:rPr>
          <w:lang w:val="en-IN" w:bidi="te-IN"/>
        </w:rPr>
        <w:t> </w:t>
      </w:r>
    </w:p>
    <w:p w14:paraId="615990A7" w14:textId="77777777" w:rsidR="00E771D6" w:rsidRPr="00E771D6" w:rsidRDefault="00E771D6" w:rsidP="00390ACC">
      <w:pPr>
        <w:pStyle w:val="Code"/>
        <w:rPr>
          <w:lang w:val="en-IN"/>
        </w:rPr>
      </w:pPr>
      <w:r w:rsidRPr="00E771D6">
        <w:t>      show zero-trust ?</w:t>
      </w:r>
      <w:r w:rsidRPr="00E771D6">
        <w:rPr>
          <w:lang w:val="en-IN"/>
        </w:rPr>
        <w:t> </w:t>
      </w:r>
    </w:p>
    <w:p w14:paraId="440F4BEE" w14:textId="00962218" w:rsidR="00E771D6" w:rsidRPr="00E771D6" w:rsidRDefault="00E771D6" w:rsidP="00390ACC">
      <w:pPr>
        <w:pStyle w:val="Code"/>
        <w:rPr>
          <w:lang w:val="en-IN"/>
        </w:rPr>
      </w:pPr>
      <w:r w:rsidRPr="00E771D6">
        <w:t xml:space="preserve">         </w:t>
      </w:r>
      <w:r w:rsidR="005854CB">
        <w:t xml:space="preserve"> </w:t>
      </w:r>
      <w:r w:rsidRPr="00E771D6">
        <w:t>sessions [user &lt;username&gt;] [application &lt;app_name&gt;] [detail]</w:t>
      </w:r>
      <w:r w:rsidRPr="00E771D6">
        <w:rPr>
          <w:lang w:val="en-IN"/>
        </w:rPr>
        <w:t> </w:t>
      </w:r>
    </w:p>
    <w:p w14:paraId="19E0CD91" w14:textId="1AA6B628" w:rsidR="00E771D6" w:rsidRPr="00E771D6" w:rsidRDefault="00E771D6" w:rsidP="00390ACC">
      <w:pPr>
        <w:pStyle w:val="Code"/>
        <w:rPr>
          <w:lang w:val="en-IN"/>
        </w:rPr>
      </w:pPr>
      <w:r w:rsidRPr="00E771D6">
        <w:t xml:space="preserve">         </w:t>
      </w:r>
      <w:r w:rsidR="005854CB">
        <w:t xml:space="preserve"> </w:t>
      </w:r>
      <w:r w:rsidRPr="00E771D6">
        <w:t>statistics</w:t>
      </w:r>
      <w:r w:rsidRPr="00E771D6">
        <w:rPr>
          <w:lang w:val="en-IN"/>
        </w:rPr>
        <w:t> </w:t>
      </w:r>
    </w:p>
    <w:p w14:paraId="603B00ED" w14:textId="77777777" w:rsidR="00E771D6" w:rsidRPr="00E771D6" w:rsidRDefault="00E771D6" w:rsidP="00266478">
      <w:pPr>
        <w:spacing w:after="120"/>
        <w:textAlignment w:val="baseline"/>
        <w:rPr>
          <w:lang w:val="en-IN" w:bidi="te-IN"/>
        </w:rPr>
      </w:pPr>
      <w:r w:rsidRPr="00E771D6">
        <w:rPr>
          <w:lang w:val="en-GB" w:bidi="te-IN"/>
        </w:rPr>
        <w:t> </w:t>
      </w:r>
      <w:r w:rsidRPr="00E771D6">
        <w:rPr>
          <w:lang w:val="en-IN" w:bidi="te-IN"/>
        </w:rPr>
        <w:t> </w:t>
      </w:r>
    </w:p>
    <w:p w14:paraId="529F685A" w14:textId="77777777" w:rsidR="00E771D6" w:rsidRPr="00E771D6" w:rsidRDefault="00E771D6" w:rsidP="00266478">
      <w:pPr>
        <w:spacing w:after="120"/>
        <w:textAlignment w:val="baseline"/>
        <w:rPr>
          <w:lang w:val="en-IN" w:bidi="te-IN"/>
        </w:rPr>
      </w:pPr>
      <w:r w:rsidRPr="00E771D6">
        <w:rPr>
          <w:b/>
          <w:bCs/>
          <w:lang w:val="en-GB" w:bidi="te-IN"/>
        </w:rPr>
        <w:t>Command Default</w:t>
      </w:r>
      <w:r w:rsidRPr="00E771D6">
        <w:rPr>
          <w:lang w:val="en-IN" w:bidi="te-IN"/>
        </w:rPr>
        <w:t> </w:t>
      </w:r>
    </w:p>
    <w:p w14:paraId="48731FE2" w14:textId="77777777" w:rsidR="00E771D6" w:rsidRPr="00E771D6" w:rsidRDefault="00E771D6" w:rsidP="00266478">
      <w:pPr>
        <w:spacing w:after="120"/>
        <w:textAlignment w:val="baseline"/>
        <w:rPr>
          <w:lang w:val="en-IN" w:bidi="te-IN"/>
        </w:rPr>
      </w:pPr>
      <w:r w:rsidRPr="00E771D6">
        <w:rPr>
          <w:lang w:val="en-GB" w:bidi="te-IN"/>
        </w:rPr>
        <w:t>      None</w:t>
      </w:r>
      <w:r w:rsidRPr="00E771D6">
        <w:rPr>
          <w:lang w:val="en-IN" w:bidi="te-IN"/>
        </w:rPr>
        <w:t> </w:t>
      </w:r>
    </w:p>
    <w:p w14:paraId="039AFD1E" w14:textId="77777777" w:rsidR="00E771D6" w:rsidRPr="00E771D6" w:rsidRDefault="00E771D6" w:rsidP="00266478">
      <w:pPr>
        <w:spacing w:after="120"/>
        <w:textAlignment w:val="baseline"/>
        <w:rPr>
          <w:lang w:val="en-IN" w:bidi="te-IN"/>
        </w:rPr>
      </w:pPr>
      <w:r w:rsidRPr="00E771D6">
        <w:rPr>
          <w:b/>
          <w:bCs/>
          <w:lang w:val="en-GB" w:bidi="te-IN"/>
        </w:rPr>
        <w:t> </w:t>
      </w:r>
      <w:r w:rsidRPr="00E771D6">
        <w:rPr>
          <w:lang w:val="en-IN" w:bidi="te-IN"/>
        </w:rPr>
        <w:t> </w:t>
      </w:r>
    </w:p>
    <w:p w14:paraId="6BED1D78" w14:textId="77777777" w:rsidR="00E771D6" w:rsidRPr="00E771D6" w:rsidRDefault="00E771D6" w:rsidP="00266478">
      <w:pPr>
        <w:spacing w:after="120"/>
        <w:textAlignment w:val="baseline"/>
        <w:rPr>
          <w:lang w:val="en-IN" w:bidi="te-IN"/>
        </w:rPr>
      </w:pPr>
      <w:r w:rsidRPr="00E771D6">
        <w:rPr>
          <w:b/>
          <w:bCs/>
          <w:lang w:val="en-GB" w:bidi="te-IN"/>
        </w:rPr>
        <w:t>ASA Context Mode</w:t>
      </w:r>
      <w:r w:rsidRPr="00E771D6">
        <w:rPr>
          <w:lang w:val="en-IN" w:bidi="te-IN"/>
        </w:rPr>
        <w:t> </w:t>
      </w:r>
    </w:p>
    <w:p w14:paraId="02907FEE" w14:textId="77777777" w:rsidR="00E771D6" w:rsidRPr="00E771D6" w:rsidRDefault="00E771D6" w:rsidP="00266478">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7C888055" w14:textId="77777777" w:rsidR="00E771D6" w:rsidRPr="00E771D6" w:rsidRDefault="00E771D6" w:rsidP="00266478">
      <w:pPr>
        <w:spacing w:after="120"/>
        <w:textAlignment w:val="baseline"/>
        <w:rPr>
          <w:lang w:val="en-IN" w:bidi="te-IN"/>
        </w:rPr>
      </w:pPr>
      <w:r w:rsidRPr="00E771D6">
        <w:rPr>
          <w:lang w:val="en-IN" w:bidi="te-IN"/>
        </w:rPr>
        <w:t> </w:t>
      </w:r>
    </w:p>
    <w:p w14:paraId="1BB049E6" w14:textId="77777777" w:rsidR="00E771D6" w:rsidRPr="00E771D6" w:rsidRDefault="00E771D6" w:rsidP="00266478">
      <w:pPr>
        <w:spacing w:after="120"/>
        <w:textAlignment w:val="baseline"/>
        <w:rPr>
          <w:lang w:val="en-IN" w:bidi="te-IN"/>
        </w:rPr>
      </w:pPr>
      <w:r w:rsidRPr="00E771D6">
        <w:rPr>
          <w:b/>
          <w:bCs/>
          <w:lang w:val="en-GB" w:bidi="te-IN"/>
        </w:rPr>
        <w:t>FTD Deployment Mode</w:t>
      </w:r>
      <w:r w:rsidRPr="00E771D6">
        <w:rPr>
          <w:lang w:val="en-IN" w:bidi="te-IN"/>
        </w:rPr>
        <w:t> </w:t>
      </w:r>
    </w:p>
    <w:p w14:paraId="550FC143" w14:textId="77777777" w:rsidR="00E771D6" w:rsidRPr="00E771D6" w:rsidRDefault="00E771D6" w:rsidP="00266478">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587616D5" w14:textId="77777777" w:rsidR="00E771D6" w:rsidRPr="00E771D6" w:rsidRDefault="00E771D6" w:rsidP="00266478">
      <w:pPr>
        <w:spacing w:after="120"/>
        <w:textAlignment w:val="baseline"/>
        <w:rPr>
          <w:lang w:val="en-IN" w:bidi="te-IN"/>
        </w:rPr>
      </w:pPr>
      <w:r w:rsidRPr="00E771D6">
        <w:rPr>
          <w:lang w:val="en-IN" w:bidi="te-IN"/>
        </w:rPr>
        <w:t> </w:t>
      </w:r>
    </w:p>
    <w:p w14:paraId="4556CE02" w14:textId="77777777" w:rsidR="00E771D6" w:rsidRPr="00E771D6" w:rsidRDefault="00E771D6" w:rsidP="00266478">
      <w:pPr>
        <w:spacing w:after="120"/>
        <w:textAlignment w:val="baseline"/>
        <w:rPr>
          <w:lang w:val="en-IN" w:bidi="te-IN"/>
        </w:rPr>
      </w:pPr>
      <w:r w:rsidRPr="00E771D6">
        <w:rPr>
          <w:b/>
          <w:bCs/>
          <w:lang w:val="en-GB" w:bidi="te-IN"/>
        </w:rPr>
        <w:t>Usage Guidelines</w:t>
      </w:r>
      <w:r w:rsidRPr="00E771D6">
        <w:rPr>
          <w:lang w:val="en-IN" w:bidi="te-IN"/>
        </w:rPr>
        <w:t> </w:t>
      </w:r>
    </w:p>
    <w:p w14:paraId="2E29FA65" w14:textId="77777777" w:rsidR="00E771D6" w:rsidRPr="00E771D6" w:rsidRDefault="00E771D6" w:rsidP="00266478">
      <w:pPr>
        <w:spacing w:after="120"/>
        <w:textAlignment w:val="baseline"/>
        <w:rPr>
          <w:lang w:val="en-IN" w:bidi="te-IN"/>
        </w:rPr>
      </w:pPr>
      <w:r w:rsidRPr="00E771D6">
        <w:rPr>
          <w:b/>
          <w:bCs/>
          <w:lang w:val="en-GB" w:bidi="te-IN"/>
        </w:rPr>
        <w:t xml:space="preserve">       </w:t>
      </w:r>
      <w:r w:rsidRPr="00E771D6">
        <w:rPr>
          <w:lang w:val="en-GB" w:bidi="te-IN"/>
        </w:rPr>
        <w:t>To display the runtime zero-trust sessions for all users and applications:</w:t>
      </w:r>
      <w:r w:rsidRPr="00E771D6">
        <w:rPr>
          <w:lang w:val="en-IN" w:bidi="te-IN"/>
        </w:rPr>
        <w:t> </w:t>
      </w:r>
    </w:p>
    <w:p w14:paraId="1B77BC1A" w14:textId="59885353" w:rsidR="00E771D6" w:rsidRDefault="00E771D6" w:rsidP="00390ACC">
      <w:pPr>
        <w:pStyle w:val="Code"/>
        <w:rPr>
          <w:lang w:val="en-IN"/>
        </w:rPr>
      </w:pPr>
      <w:r w:rsidRPr="00E771D6">
        <w:t>    show zero-trust sessions</w:t>
      </w:r>
      <w:r w:rsidRPr="00E771D6">
        <w:rPr>
          <w:lang w:val="en-IN"/>
        </w:rPr>
        <w:t> </w:t>
      </w:r>
    </w:p>
    <w:p w14:paraId="71AD467E" w14:textId="16DDE4A2" w:rsidR="001B68F3" w:rsidRPr="00E771D6" w:rsidRDefault="001B68F3" w:rsidP="001B68F3">
      <w:pPr>
        <w:spacing w:after="120"/>
        <w:textAlignment w:val="baseline"/>
        <w:rPr>
          <w:lang w:val="en-IN" w:bidi="te-IN"/>
        </w:rPr>
      </w:pPr>
      <w:r>
        <w:rPr>
          <w:lang w:val="en-IN"/>
        </w:rPr>
        <w:t xml:space="preserve">       </w:t>
      </w:r>
      <w:r w:rsidRPr="00E771D6">
        <w:rPr>
          <w:lang w:val="en-GB" w:bidi="te-IN"/>
        </w:rPr>
        <w:t>To display the runtime zero-trust sessions</w:t>
      </w:r>
      <w:r>
        <w:rPr>
          <w:lang w:val="en-GB" w:bidi="te-IN"/>
        </w:rPr>
        <w:t xml:space="preserve"> count</w:t>
      </w:r>
    </w:p>
    <w:p w14:paraId="7E8544B5" w14:textId="3397EB81" w:rsidR="001B68F3" w:rsidRPr="00E771D6" w:rsidRDefault="001B68F3" w:rsidP="001B68F3">
      <w:pPr>
        <w:pStyle w:val="Code"/>
        <w:rPr>
          <w:lang w:val="en-IN"/>
        </w:rPr>
      </w:pPr>
      <w:r w:rsidRPr="00E771D6">
        <w:t>    show zero-trust sessions</w:t>
      </w:r>
      <w:r>
        <w:t xml:space="preserve"> count</w:t>
      </w:r>
    </w:p>
    <w:p w14:paraId="5B77E8E4" w14:textId="77777777" w:rsidR="00E771D6" w:rsidRPr="00E771D6" w:rsidRDefault="00E771D6" w:rsidP="00266478">
      <w:pPr>
        <w:spacing w:after="120"/>
        <w:textAlignment w:val="baseline"/>
        <w:rPr>
          <w:lang w:val="en-IN" w:bidi="te-IN"/>
        </w:rPr>
      </w:pPr>
      <w:r w:rsidRPr="00E771D6">
        <w:rPr>
          <w:b/>
          <w:bCs/>
          <w:lang w:val="en-GB" w:bidi="te-IN"/>
        </w:rPr>
        <w:t xml:space="preserve">       </w:t>
      </w:r>
      <w:r w:rsidRPr="00E771D6">
        <w:rPr>
          <w:lang w:val="en-GB" w:bidi="te-IN"/>
        </w:rPr>
        <w:t>To display the runtime zero-trust sessions of a specific user:</w:t>
      </w:r>
      <w:r w:rsidRPr="00E771D6">
        <w:rPr>
          <w:lang w:val="en-IN" w:bidi="te-IN"/>
        </w:rPr>
        <w:t> </w:t>
      </w:r>
    </w:p>
    <w:p w14:paraId="222E5C8E" w14:textId="5E29C179" w:rsidR="00E771D6" w:rsidRPr="00E771D6" w:rsidRDefault="00E771D6" w:rsidP="00390ACC">
      <w:pPr>
        <w:pStyle w:val="Code"/>
        <w:rPr>
          <w:lang w:val="en-IN"/>
        </w:rPr>
      </w:pPr>
      <w:r w:rsidRPr="00E771D6">
        <w:t>    show zero-trust sessions user &lt;username&gt;</w:t>
      </w:r>
      <w:r w:rsidRPr="00E771D6">
        <w:rPr>
          <w:lang w:val="en-IN"/>
        </w:rPr>
        <w:t> </w:t>
      </w:r>
    </w:p>
    <w:p w14:paraId="67A17260" w14:textId="77777777" w:rsidR="00E771D6" w:rsidRPr="00E771D6" w:rsidRDefault="00E771D6" w:rsidP="00266478">
      <w:pPr>
        <w:spacing w:after="120"/>
        <w:textAlignment w:val="baseline"/>
        <w:rPr>
          <w:lang w:val="en-IN" w:bidi="te-IN"/>
        </w:rPr>
      </w:pPr>
      <w:r w:rsidRPr="00E771D6">
        <w:rPr>
          <w:b/>
          <w:bCs/>
          <w:lang w:val="en-GB" w:bidi="te-IN"/>
        </w:rPr>
        <w:t xml:space="preserve">       </w:t>
      </w:r>
      <w:r w:rsidRPr="00E771D6">
        <w:rPr>
          <w:lang w:val="en-GB" w:bidi="te-IN"/>
        </w:rPr>
        <w:t>To display the runtime zero-trust sessions of a specific application:</w:t>
      </w:r>
      <w:r w:rsidRPr="00E771D6">
        <w:rPr>
          <w:lang w:val="en-IN" w:bidi="te-IN"/>
        </w:rPr>
        <w:t> </w:t>
      </w:r>
    </w:p>
    <w:p w14:paraId="37ADAEF5" w14:textId="02F022EA" w:rsidR="00E771D6" w:rsidRPr="00E771D6" w:rsidRDefault="00E771D6" w:rsidP="00390ACC">
      <w:pPr>
        <w:pStyle w:val="Code"/>
        <w:rPr>
          <w:lang w:val="en-IN"/>
        </w:rPr>
      </w:pPr>
      <w:r w:rsidRPr="00E771D6">
        <w:t>    show zero-trust sessions application &lt;app_name&gt;</w:t>
      </w:r>
      <w:r w:rsidRPr="00E771D6">
        <w:rPr>
          <w:lang w:val="en-IN"/>
        </w:rPr>
        <w:t> </w:t>
      </w:r>
    </w:p>
    <w:p w14:paraId="1D1DBDEE" w14:textId="77777777" w:rsidR="00E771D6" w:rsidRPr="00E771D6" w:rsidRDefault="00E771D6" w:rsidP="00266478">
      <w:pPr>
        <w:spacing w:after="120"/>
        <w:textAlignment w:val="baseline"/>
        <w:rPr>
          <w:lang w:val="en-IN" w:bidi="te-IN"/>
        </w:rPr>
      </w:pPr>
      <w:r w:rsidRPr="00E771D6">
        <w:rPr>
          <w:b/>
          <w:bCs/>
          <w:lang w:val="en-GB" w:bidi="te-IN"/>
        </w:rPr>
        <w:t xml:space="preserve">       </w:t>
      </w:r>
      <w:r w:rsidRPr="00E771D6">
        <w:rPr>
          <w:lang w:val="en-GB" w:bidi="te-IN"/>
        </w:rPr>
        <w:t>To display the detailed runtime zero-trust information for any of the above options:</w:t>
      </w:r>
      <w:r w:rsidRPr="00E771D6">
        <w:rPr>
          <w:lang w:val="en-IN" w:bidi="te-IN"/>
        </w:rPr>
        <w:t> </w:t>
      </w:r>
    </w:p>
    <w:p w14:paraId="190C0D88" w14:textId="51782A52" w:rsidR="00E771D6" w:rsidRPr="00E771D6" w:rsidRDefault="00E771D6" w:rsidP="00390ACC">
      <w:pPr>
        <w:pStyle w:val="Code"/>
        <w:rPr>
          <w:lang w:val="en-IN"/>
        </w:rPr>
      </w:pPr>
      <w:r w:rsidRPr="00E771D6">
        <w:t>    show zero-trust sessions [user &lt;username&gt;] [application &lt;app_name&gt;] detail</w:t>
      </w:r>
      <w:r w:rsidRPr="00E771D6">
        <w:rPr>
          <w:lang w:val="en-IN"/>
        </w:rPr>
        <w:t> </w:t>
      </w:r>
    </w:p>
    <w:p w14:paraId="7E6FEB7A" w14:textId="77777777" w:rsidR="00E771D6" w:rsidRPr="00E771D6" w:rsidRDefault="00E771D6" w:rsidP="00266478">
      <w:pPr>
        <w:spacing w:after="120"/>
        <w:textAlignment w:val="baseline"/>
        <w:rPr>
          <w:lang w:val="en-IN" w:bidi="te-IN"/>
        </w:rPr>
      </w:pPr>
      <w:r w:rsidRPr="00E771D6">
        <w:rPr>
          <w:lang w:val="en-GB" w:bidi="te-IN"/>
        </w:rPr>
        <w:t>       To display the runtime zero-trust statistics:</w:t>
      </w:r>
      <w:r w:rsidRPr="00E771D6">
        <w:rPr>
          <w:lang w:val="en-IN" w:bidi="te-IN"/>
        </w:rPr>
        <w:t> </w:t>
      </w:r>
    </w:p>
    <w:p w14:paraId="52E07035" w14:textId="09FC784B" w:rsidR="00E771D6" w:rsidRPr="00390ACC" w:rsidRDefault="00E771D6" w:rsidP="00390ACC">
      <w:pPr>
        <w:pStyle w:val="Code"/>
      </w:pPr>
      <w:r w:rsidRPr="00E771D6">
        <w:t>    show zero-trust statistics</w:t>
      </w:r>
      <w:r w:rsidRPr="00390ACC">
        <w:t> </w:t>
      </w:r>
    </w:p>
    <w:p w14:paraId="490AC52B" w14:textId="77777777" w:rsidR="00266478" w:rsidRPr="00390ACC" w:rsidRDefault="00266478" w:rsidP="00390ACC">
      <w:pPr>
        <w:pStyle w:val="Code"/>
      </w:pPr>
    </w:p>
    <w:p w14:paraId="073D70FB" w14:textId="77777777" w:rsidR="00E771D6" w:rsidRPr="00E771D6" w:rsidRDefault="00E771D6" w:rsidP="00E771D6">
      <w:pPr>
        <w:spacing w:before="100" w:beforeAutospacing="1" w:after="100" w:afterAutospacing="1"/>
        <w:textAlignment w:val="baseline"/>
        <w:rPr>
          <w:lang w:val="en-IN" w:bidi="te-IN"/>
        </w:rPr>
      </w:pPr>
      <w:r w:rsidRPr="00E771D6">
        <w:rPr>
          <w:b/>
          <w:bCs/>
          <w:lang w:val="en-GB" w:bidi="te-IN"/>
        </w:rPr>
        <w:t>Example</w:t>
      </w:r>
      <w:r w:rsidRPr="00E771D6">
        <w:rPr>
          <w:lang w:val="en-IN" w:bidi="te-IN"/>
        </w:rPr>
        <w:t> </w:t>
      </w:r>
    </w:p>
    <w:p w14:paraId="5B240AD9" w14:textId="77777777" w:rsidR="00E771D6" w:rsidRPr="00E771D6" w:rsidRDefault="00E771D6" w:rsidP="00390ACC">
      <w:pPr>
        <w:pStyle w:val="Code"/>
        <w:rPr>
          <w:lang w:val="en-IN"/>
        </w:rPr>
      </w:pPr>
      <w:r w:rsidRPr="00E771D6">
        <w:lastRenderedPageBreak/>
        <w:t>(config)# show zero-trust sessions</w:t>
      </w:r>
      <w:r w:rsidRPr="00E771D6">
        <w:rPr>
          <w:lang w:val="en-IN"/>
        </w:rPr>
        <w:t> </w:t>
      </w:r>
    </w:p>
    <w:p w14:paraId="1873EC12" w14:textId="163B38FA" w:rsidR="009C4C21" w:rsidRPr="009C4C21" w:rsidRDefault="009C4C21" w:rsidP="009C4C21">
      <w:pPr>
        <w:pStyle w:val="Code"/>
        <w:rPr>
          <w:lang w:val="en-IN"/>
        </w:rPr>
      </w:pPr>
      <w:r w:rsidRPr="009C4C21">
        <w:rPr>
          <w:lang w:val="en-IN"/>
        </w:rPr>
        <w:t>Sessions display order: User, Application, Application-Group, Src Ip, Sessions test@cisco.com, wiki.ztna.com, parent, 172.16.77.1, 1</w:t>
      </w:r>
      <w:r w:rsidRPr="009C4C21">
        <w:rPr>
          <w:lang w:val="en-IN"/>
        </w:rPr>
        <w:br/>
      </w:r>
      <w:r w:rsidR="00387B6B">
        <w:rPr>
          <w:lang w:val="en-IN"/>
        </w:rPr>
        <w:t>ironman</w:t>
      </w:r>
      <w:r w:rsidRPr="009C4C21">
        <w:rPr>
          <w:lang w:val="en-IN"/>
        </w:rPr>
        <w:t>@cisco.com, wiki.bitbucket.com, bitbucket_grp, 172.16.77.1, 1 test@cisco.com, wiki.outlook.com, None, 172.16.77.1, 1</w:t>
      </w:r>
      <w:r w:rsidRPr="009C4C21">
        <w:rPr>
          <w:lang w:val="en-IN"/>
        </w:rPr>
        <w:br/>
        <w:t xml:space="preserve">test@cisco.com, wiki.confluence.com, parent, 172.16.77.1, 1 </w:t>
      </w:r>
    </w:p>
    <w:p w14:paraId="722C0632" w14:textId="77777777" w:rsidR="001B68F3" w:rsidRDefault="001B68F3" w:rsidP="00390ACC">
      <w:pPr>
        <w:pStyle w:val="Code"/>
        <w:rPr>
          <w:lang w:val="en-IN"/>
        </w:rPr>
      </w:pPr>
    </w:p>
    <w:p w14:paraId="34DA8354" w14:textId="4E9C7A20" w:rsidR="001B68F3" w:rsidRPr="00E771D6" w:rsidRDefault="005D32FA" w:rsidP="001B68F3">
      <w:pPr>
        <w:pStyle w:val="Code"/>
        <w:rPr>
          <w:lang w:val="en-IN"/>
        </w:rPr>
      </w:pPr>
      <w:r>
        <w:t xml:space="preserve"> &gt;</w:t>
      </w:r>
      <w:r w:rsidR="001B68F3" w:rsidRPr="00E771D6">
        <w:t>show zero-trust sessions</w:t>
      </w:r>
      <w:r w:rsidR="001B68F3" w:rsidRPr="00E771D6">
        <w:rPr>
          <w:lang w:val="en-IN"/>
        </w:rPr>
        <w:t> </w:t>
      </w:r>
      <w:r>
        <w:rPr>
          <w:lang w:val="en-IN"/>
        </w:rPr>
        <w:t>count</w:t>
      </w:r>
    </w:p>
    <w:p w14:paraId="1A8D2BEB" w14:textId="5ECEA3CA" w:rsidR="001B68F3" w:rsidRPr="00E771D6" w:rsidRDefault="005D32FA" w:rsidP="00390ACC">
      <w:pPr>
        <w:pStyle w:val="Code"/>
        <w:rPr>
          <w:lang w:val="en-IN"/>
        </w:rPr>
      </w:pPr>
      <w:r>
        <w:rPr>
          <w:lang w:val="en-IN"/>
        </w:rPr>
        <w:t xml:space="preserve"> 5 in use, 156 most used</w:t>
      </w:r>
    </w:p>
    <w:p w14:paraId="16229496" w14:textId="77777777" w:rsidR="00B32620" w:rsidRDefault="00B32620" w:rsidP="00390ACC">
      <w:pPr>
        <w:pStyle w:val="Code"/>
      </w:pPr>
    </w:p>
    <w:p w14:paraId="7558DB6A" w14:textId="5DD151D6" w:rsidR="00B32620" w:rsidRDefault="00B32620" w:rsidP="00B32620">
      <w:pPr>
        <w:pStyle w:val="Code"/>
      </w:pPr>
      <w:r>
        <w:t>(config)show zero-trust sessions detail</w:t>
      </w:r>
    </w:p>
    <w:p w14:paraId="0C4593BA" w14:textId="09149305" w:rsidR="00B32620" w:rsidRPr="00B32620" w:rsidRDefault="00B32620" w:rsidP="00B32620">
      <w:pPr>
        <w:pStyle w:val="Code"/>
      </w:pPr>
      <w:r w:rsidRPr="00B32620">
        <w:rPr>
          <w:rFonts w:ascii="CourierNewPSMT" w:hAnsi="CourierNewPSMT"/>
          <w:color w:val="auto"/>
          <w:sz w:val="16"/>
          <w:szCs w:val="16"/>
          <w:lang w:val="en-IN" w:eastAsia="en-GB"/>
        </w:rPr>
        <w:t>Sessions display order: User, Application, Application-Group, Src Ip, Cookie, Expiry Time test@cisco.com, wiki.ztna.com, None, 172.16.77.1, E194C7F0..., 23:54:53</w:t>
      </w:r>
      <w:r w:rsidRPr="00B32620">
        <w:rPr>
          <w:rFonts w:ascii="CourierNewPSMT" w:hAnsi="CourierNewPSMT"/>
          <w:color w:val="auto"/>
          <w:sz w:val="16"/>
          <w:szCs w:val="16"/>
          <w:lang w:val="en-IN" w:eastAsia="en-GB"/>
        </w:rPr>
        <w:br/>
        <w:t xml:space="preserve">test@cisco.com, wiki.confluence.com, None, 172.16.77.1, F9E330A4..., 23:55:05 </w:t>
      </w:r>
    </w:p>
    <w:p w14:paraId="2D0DCD95" w14:textId="77777777" w:rsidR="00E771D6" w:rsidRPr="00E771D6" w:rsidRDefault="00E771D6" w:rsidP="00390ACC">
      <w:pPr>
        <w:pStyle w:val="Code"/>
      </w:pPr>
      <w:r w:rsidRPr="00E771D6">
        <w:t> </w:t>
      </w:r>
    </w:p>
    <w:p w14:paraId="05948E52" w14:textId="011E9AB1" w:rsidR="00E771D6" w:rsidRPr="00E771D6" w:rsidRDefault="00E771D6" w:rsidP="00390ACC">
      <w:pPr>
        <w:pStyle w:val="Code"/>
        <w:rPr>
          <w:lang w:val="en-IN"/>
        </w:rPr>
      </w:pPr>
      <w:r w:rsidRPr="00E771D6">
        <w:t>(config)# show zero-trust statistics</w:t>
      </w:r>
      <w:r w:rsidRPr="00E771D6">
        <w:rPr>
          <w:lang w:val="en-IN"/>
        </w:rPr>
        <w:t> </w:t>
      </w:r>
    </w:p>
    <w:p w14:paraId="5C76248A" w14:textId="77777777" w:rsidR="00150E65" w:rsidRPr="00150E65" w:rsidRDefault="00150E65" w:rsidP="00150E65">
      <w:pPr>
        <w:pStyle w:val="Code"/>
        <w:rPr>
          <w:lang w:val="en-IN"/>
        </w:rPr>
      </w:pPr>
      <w:r w:rsidRPr="00150E65">
        <w:rPr>
          <w:lang w:val="en-IN"/>
        </w:rPr>
        <w:t>Zero-trust sessions (total/active/failed)              7/0/0</w:t>
      </w:r>
    </w:p>
    <w:p w14:paraId="3B64B6F2" w14:textId="77777777" w:rsidR="00150E65" w:rsidRPr="00150E65" w:rsidRDefault="00150E65" w:rsidP="00150E65">
      <w:pPr>
        <w:pStyle w:val="Code"/>
        <w:rPr>
          <w:lang w:val="en-IN"/>
        </w:rPr>
      </w:pPr>
      <w:r w:rsidRPr="00150E65">
        <w:rPr>
          <w:lang w:val="en-IN"/>
        </w:rPr>
        <w:t>Users (total/active)                                   3/2</w:t>
      </w:r>
    </w:p>
    <w:p w14:paraId="21CB4293" w14:textId="77777777" w:rsidR="00150E65" w:rsidRPr="00150E65" w:rsidRDefault="00150E65" w:rsidP="00150E65">
      <w:pPr>
        <w:pStyle w:val="Code"/>
        <w:rPr>
          <w:lang w:val="en-IN"/>
        </w:rPr>
      </w:pPr>
      <w:r w:rsidRPr="00150E65">
        <w:rPr>
          <w:lang w:val="en-IN"/>
        </w:rPr>
        <w:t>Applications (total/enabled/active)                    4/4/0</w:t>
      </w:r>
    </w:p>
    <w:p w14:paraId="0DC5C105" w14:textId="77777777" w:rsidR="00150E65" w:rsidRPr="00150E65" w:rsidRDefault="00150E65" w:rsidP="00150E65">
      <w:pPr>
        <w:pStyle w:val="Code"/>
        <w:rPr>
          <w:lang w:val="en-IN"/>
        </w:rPr>
      </w:pPr>
      <w:r w:rsidRPr="00150E65">
        <w:rPr>
          <w:lang w:val="en-IN"/>
        </w:rPr>
        <w:t>Authentications (total/in-progress)                    4/6</w:t>
      </w:r>
    </w:p>
    <w:p w14:paraId="768A9875" w14:textId="77777777" w:rsidR="00150E65" w:rsidRPr="00150E65" w:rsidRDefault="00150E65" w:rsidP="00150E65">
      <w:pPr>
        <w:pStyle w:val="Code"/>
        <w:rPr>
          <w:lang w:val="en-IN"/>
        </w:rPr>
      </w:pPr>
      <w:r w:rsidRPr="00150E65">
        <w:rPr>
          <w:lang w:val="en-IN"/>
        </w:rPr>
        <w:t>SAML requests (total/passed/failed)                    10/10/0</w:t>
      </w:r>
    </w:p>
    <w:p w14:paraId="3E07B0D2" w14:textId="77777777" w:rsidR="00150E65" w:rsidRPr="00150E65" w:rsidRDefault="00150E65" w:rsidP="00150E65">
      <w:pPr>
        <w:pStyle w:val="Code"/>
        <w:rPr>
          <w:lang w:val="en-IN"/>
        </w:rPr>
      </w:pPr>
      <w:r w:rsidRPr="00150E65">
        <w:rPr>
          <w:lang w:val="en-IN"/>
        </w:rPr>
        <w:t>SAML responses (total/passed/failed)                   4/4/0</w:t>
      </w:r>
    </w:p>
    <w:p w14:paraId="48174CEB" w14:textId="77777777" w:rsidR="00150E65" w:rsidRPr="00150E65" w:rsidRDefault="00150E65" w:rsidP="00150E65">
      <w:pPr>
        <w:pStyle w:val="Code"/>
        <w:rPr>
          <w:lang w:val="en-IN"/>
        </w:rPr>
      </w:pPr>
      <w:r w:rsidRPr="00150E65">
        <w:rPr>
          <w:lang w:val="en-IN"/>
        </w:rPr>
        <w:t>Authentication latency (min/max/avg)                   254/384/1062 ms</w:t>
      </w:r>
    </w:p>
    <w:p w14:paraId="40EEAB0A" w14:textId="77777777" w:rsidR="00150E65" w:rsidRPr="00150E65" w:rsidRDefault="00150E65" w:rsidP="00150E65">
      <w:pPr>
        <w:pStyle w:val="Code"/>
        <w:rPr>
          <w:lang w:val="en-IN"/>
        </w:rPr>
      </w:pPr>
      <w:r w:rsidRPr="00150E65">
        <w:rPr>
          <w:lang w:val="en-IN"/>
        </w:rPr>
        <w:t>Total bytes in                                         16242 Bytes</w:t>
      </w:r>
    </w:p>
    <w:p w14:paraId="1F24660B" w14:textId="77777777" w:rsidR="00150E65" w:rsidRPr="00150E65" w:rsidRDefault="00150E65" w:rsidP="00150E65">
      <w:pPr>
        <w:pStyle w:val="Code"/>
        <w:rPr>
          <w:lang w:val="en-IN"/>
        </w:rPr>
      </w:pPr>
      <w:r w:rsidRPr="00150E65">
        <w:rPr>
          <w:lang w:val="en-IN"/>
        </w:rPr>
        <w:t>Total bytes out                                        81092 Bytes</w:t>
      </w:r>
    </w:p>
    <w:p w14:paraId="526B6B71" w14:textId="77777777" w:rsidR="00150E65" w:rsidRPr="00150E65" w:rsidRDefault="00150E65" w:rsidP="00150E65">
      <w:pPr>
        <w:pStyle w:val="Code"/>
        <w:rPr>
          <w:lang w:val="en-IN"/>
        </w:rPr>
      </w:pPr>
    </w:p>
    <w:p w14:paraId="7E05B7C5" w14:textId="77777777" w:rsidR="00150E65" w:rsidRPr="00150E65" w:rsidRDefault="00150E65" w:rsidP="00150E65">
      <w:pPr>
        <w:pStyle w:val="Code"/>
        <w:rPr>
          <w:lang w:val="en-IN"/>
        </w:rPr>
      </w:pPr>
      <w:r w:rsidRPr="00150E65">
        <w:rPr>
          <w:lang w:val="en-IN"/>
        </w:rPr>
        <w:t>Last clearing of stats: @ 06:42:20 UTC Aug 3 2023</w:t>
      </w:r>
    </w:p>
    <w:p w14:paraId="0AF34BD6" w14:textId="77777777" w:rsidR="008C7282" w:rsidRPr="00E771D6" w:rsidRDefault="008C7282" w:rsidP="00390ACC">
      <w:pPr>
        <w:pStyle w:val="Code"/>
        <w:rPr>
          <w:lang w:val="en-IN"/>
        </w:rPr>
      </w:pPr>
    </w:p>
    <w:p w14:paraId="4B5D5AC0" w14:textId="7DE92DBB" w:rsidR="00E771D6" w:rsidRPr="006C483E" w:rsidRDefault="006C483E" w:rsidP="006C483E">
      <w:pPr>
        <w:pStyle w:val="Heading3"/>
        <w:numPr>
          <w:ilvl w:val="0"/>
          <w:numId w:val="0"/>
        </w:numPr>
        <w:ind w:left="777" w:hanging="664"/>
        <w:rPr>
          <w:lang w:val="en-IN" w:bidi="te-IN"/>
        </w:rPr>
      </w:pPr>
      <w:bookmarkStart w:id="306" w:name="_Toc118293468"/>
      <w:bookmarkStart w:id="307" w:name="_Toc142917874"/>
      <w:r>
        <w:rPr>
          <w:lang w:val="en-IN" w:bidi="te-IN"/>
        </w:rPr>
        <w:t xml:space="preserve">7.4.3 </w:t>
      </w:r>
      <w:r w:rsidR="00E771D6" w:rsidRPr="006C483E">
        <w:rPr>
          <w:lang w:val="en-IN" w:bidi="te-IN"/>
        </w:rPr>
        <w:t>Show Cluster-wide Run-time State</w:t>
      </w:r>
      <w:bookmarkEnd w:id="306"/>
      <w:bookmarkEnd w:id="307"/>
      <w:r w:rsidR="00E771D6" w:rsidRPr="006C483E">
        <w:rPr>
          <w:lang w:val="en-IN" w:bidi="te-IN"/>
        </w:rPr>
        <w:t> </w:t>
      </w:r>
    </w:p>
    <w:p w14:paraId="576F5542" w14:textId="77777777" w:rsidR="00E771D6" w:rsidRPr="00E771D6" w:rsidRDefault="00E771D6" w:rsidP="005854CB">
      <w:pPr>
        <w:spacing w:after="120"/>
        <w:textAlignment w:val="baseline"/>
        <w:rPr>
          <w:lang w:val="en-IN" w:bidi="te-IN"/>
        </w:rPr>
      </w:pPr>
      <w:r w:rsidRPr="00E771D6">
        <w:rPr>
          <w:lang w:val="en-GB" w:bidi="te-IN"/>
        </w:rPr>
        <w:t>The following show commands are provided to display the runtime values in cluster mode.</w:t>
      </w:r>
      <w:r w:rsidRPr="00E771D6">
        <w:rPr>
          <w:lang w:val="en-IN" w:bidi="te-IN"/>
        </w:rPr>
        <w:t> </w:t>
      </w:r>
    </w:p>
    <w:p w14:paraId="6526B930" w14:textId="77777777" w:rsidR="00E771D6" w:rsidRPr="00E771D6" w:rsidRDefault="00E771D6" w:rsidP="005854CB">
      <w:pPr>
        <w:spacing w:after="120"/>
        <w:textAlignment w:val="baseline"/>
        <w:rPr>
          <w:lang w:val="en-IN" w:bidi="te-IN"/>
        </w:rPr>
      </w:pPr>
      <w:r w:rsidRPr="00E771D6">
        <w:rPr>
          <w:lang w:val="en-IN" w:bidi="te-IN"/>
        </w:rPr>
        <w:t> </w:t>
      </w:r>
    </w:p>
    <w:p w14:paraId="199B5C14" w14:textId="77777777" w:rsidR="00E771D6" w:rsidRPr="00E771D6" w:rsidRDefault="00E771D6" w:rsidP="005854CB">
      <w:pPr>
        <w:spacing w:after="120"/>
        <w:textAlignment w:val="baseline"/>
        <w:rPr>
          <w:lang w:val="en-IN" w:bidi="te-IN"/>
        </w:rPr>
      </w:pPr>
      <w:r w:rsidRPr="00E771D6">
        <w:rPr>
          <w:b/>
          <w:bCs/>
          <w:lang w:val="en-GB" w:bidi="te-IN"/>
        </w:rPr>
        <w:t>Syntax Description </w:t>
      </w:r>
      <w:r w:rsidRPr="00E771D6">
        <w:rPr>
          <w:lang w:val="en-IN" w:bidi="te-IN"/>
        </w:rPr>
        <w:t> </w:t>
      </w:r>
    </w:p>
    <w:p w14:paraId="7828257B" w14:textId="77777777" w:rsidR="00E771D6" w:rsidRPr="00E771D6" w:rsidRDefault="00E771D6" w:rsidP="00390ACC">
      <w:pPr>
        <w:pStyle w:val="Code"/>
        <w:rPr>
          <w:lang w:val="en-IN"/>
        </w:rPr>
      </w:pPr>
      <w:r w:rsidRPr="00E771D6">
        <w:t>      show cluster zero-trust ?</w:t>
      </w:r>
      <w:r w:rsidRPr="00E771D6">
        <w:rPr>
          <w:lang w:val="en-IN"/>
        </w:rPr>
        <w:t> </w:t>
      </w:r>
    </w:p>
    <w:p w14:paraId="368A3037" w14:textId="39BB7645" w:rsidR="00E771D6" w:rsidRPr="00390ACC" w:rsidRDefault="00E771D6" w:rsidP="00390ACC">
      <w:pPr>
        <w:pStyle w:val="Code"/>
      </w:pPr>
      <w:r w:rsidRPr="00E771D6">
        <w:t xml:space="preserve">      </w:t>
      </w:r>
      <w:r w:rsidR="005854CB">
        <w:t xml:space="preserve">  </w:t>
      </w:r>
      <w:r w:rsidRPr="00E771D6">
        <w:t>statistics</w:t>
      </w:r>
      <w:r w:rsidRPr="00390ACC">
        <w:t> </w:t>
      </w:r>
    </w:p>
    <w:p w14:paraId="6E68778F" w14:textId="77777777" w:rsidR="00E771D6" w:rsidRPr="00E771D6" w:rsidRDefault="00E771D6" w:rsidP="005854CB">
      <w:pPr>
        <w:spacing w:after="120"/>
        <w:textAlignment w:val="baseline"/>
        <w:rPr>
          <w:lang w:val="en-IN" w:bidi="te-IN"/>
        </w:rPr>
      </w:pPr>
      <w:r w:rsidRPr="00E771D6">
        <w:rPr>
          <w:lang w:val="en-GB" w:bidi="te-IN"/>
        </w:rPr>
        <w:t> </w:t>
      </w:r>
      <w:r w:rsidRPr="00E771D6">
        <w:rPr>
          <w:lang w:val="en-IN" w:bidi="te-IN"/>
        </w:rPr>
        <w:t> </w:t>
      </w:r>
    </w:p>
    <w:p w14:paraId="38BF9107" w14:textId="77777777" w:rsidR="00E771D6" w:rsidRPr="00E771D6" w:rsidRDefault="00E771D6" w:rsidP="005854CB">
      <w:pPr>
        <w:spacing w:after="120"/>
        <w:textAlignment w:val="baseline"/>
        <w:rPr>
          <w:lang w:val="en-IN" w:bidi="te-IN"/>
        </w:rPr>
      </w:pPr>
      <w:r w:rsidRPr="00E771D6">
        <w:rPr>
          <w:b/>
          <w:bCs/>
          <w:lang w:val="en-GB" w:bidi="te-IN"/>
        </w:rPr>
        <w:t>Command Default</w:t>
      </w:r>
      <w:r w:rsidRPr="00E771D6">
        <w:rPr>
          <w:lang w:val="en-IN" w:bidi="te-IN"/>
        </w:rPr>
        <w:t> </w:t>
      </w:r>
    </w:p>
    <w:p w14:paraId="282B788F" w14:textId="77777777" w:rsidR="00E771D6" w:rsidRPr="00E771D6" w:rsidRDefault="00E771D6" w:rsidP="005854CB">
      <w:pPr>
        <w:spacing w:after="120"/>
        <w:textAlignment w:val="baseline"/>
        <w:rPr>
          <w:lang w:val="en-IN" w:bidi="te-IN"/>
        </w:rPr>
      </w:pPr>
      <w:r w:rsidRPr="00E771D6">
        <w:rPr>
          <w:lang w:val="en-GB" w:bidi="te-IN"/>
        </w:rPr>
        <w:t>      None.</w:t>
      </w:r>
      <w:r w:rsidRPr="00E771D6">
        <w:rPr>
          <w:lang w:val="en-IN" w:bidi="te-IN"/>
        </w:rPr>
        <w:t> </w:t>
      </w:r>
    </w:p>
    <w:p w14:paraId="26BCD693" w14:textId="77777777" w:rsidR="00E771D6" w:rsidRPr="00E771D6" w:rsidRDefault="00E771D6" w:rsidP="005854CB">
      <w:pPr>
        <w:spacing w:after="120"/>
        <w:textAlignment w:val="baseline"/>
        <w:rPr>
          <w:lang w:val="en-IN" w:bidi="te-IN"/>
        </w:rPr>
      </w:pPr>
      <w:r w:rsidRPr="00E771D6">
        <w:rPr>
          <w:b/>
          <w:bCs/>
          <w:lang w:val="en-GB" w:bidi="te-IN"/>
        </w:rPr>
        <w:t> </w:t>
      </w:r>
      <w:r w:rsidRPr="00E771D6">
        <w:rPr>
          <w:lang w:val="en-IN" w:bidi="te-IN"/>
        </w:rPr>
        <w:t> </w:t>
      </w:r>
    </w:p>
    <w:p w14:paraId="358089F6" w14:textId="77777777" w:rsidR="00E771D6" w:rsidRPr="00E771D6" w:rsidRDefault="00E771D6" w:rsidP="005854CB">
      <w:pPr>
        <w:spacing w:after="120"/>
        <w:textAlignment w:val="baseline"/>
        <w:rPr>
          <w:lang w:val="en-IN" w:bidi="te-IN"/>
        </w:rPr>
      </w:pPr>
      <w:r w:rsidRPr="00E771D6">
        <w:rPr>
          <w:b/>
          <w:bCs/>
          <w:lang w:val="en-GB" w:bidi="te-IN"/>
        </w:rPr>
        <w:t>ASA Context Mode</w:t>
      </w:r>
      <w:r w:rsidRPr="00E771D6">
        <w:rPr>
          <w:lang w:val="en-IN" w:bidi="te-IN"/>
        </w:rPr>
        <w:t> </w:t>
      </w:r>
    </w:p>
    <w:p w14:paraId="1F3983ED" w14:textId="77777777" w:rsidR="00E771D6" w:rsidRPr="00E771D6" w:rsidRDefault="00E771D6" w:rsidP="005854CB">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7C86E19A" w14:textId="77777777" w:rsidR="00E771D6" w:rsidRPr="00E771D6" w:rsidRDefault="00E771D6" w:rsidP="005854CB">
      <w:pPr>
        <w:spacing w:after="120"/>
        <w:textAlignment w:val="baseline"/>
        <w:rPr>
          <w:lang w:val="en-IN" w:bidi="te-IN"/>
        </w:rPr>
      </w:pPr>
      <w:r w:rsidRPr="00E771D6">
        <w:rPr>
          <w:b/>
          <w:bCs/>
          <w:lang w:val="en-GB" w:bidi="te-IN"/>
        </w:rPr>
        <w:t> </w:t>
      </w:r>
      <w:r w:rsidRPr="00E771D6">
        <w:rPr>
          <w:lang w:val="en-IN" w:bidi="te-IN"/>
        </w:rPr>
        <w:t> </w:t>
      </w:r>
    </w:p>
    <w:p w14:paraId="5D89CE39" w14:textId="77777777" w:rsidR="00E771D6" w:rsidRPr="00E771D6" w:rsidRDefault="00E771D6" w:rsidP="005854CB">
      <w:pPr>
        <w:spacing w:after="120"/>
        <w:textAlignment w:val="baseline"/>
        <w:rPr>
          <w:lang w:val="en-IN" w:bidi="te-IN"/>
        </w:rPr>
      </w:pPr>
      <w:r w:rsidRPr="00E771D6">
        <w:rPr>
          <w:b/>
          <w:bCs/>
          <w:lang w:val="en-GB" w:bidi="te-IN"/>
        </w:rPr>
        <w:t>FTD Deployment Mode</w:t>
      </w:r>
      <w:r w:rsidRPr="00E771D6">
        <w:rPr>
          <w:lang w:val="en-IN" w:bidi="te-IN"/>
        </w:rPr>
        <w:t> </w:t>
      </w:r>
    </w:p>
    <w:p w14:paraId="0AB95586" w14:textId="77777777" w:rsidR="00E771D6" w:rsidRPr="00E771D6" w:rsidRDefault="00E771D6" w:rsidP="005854CB">
      <w:pPr>
        <w:spacing w:after="120"/>
        <w:textAlignment w:val="baseline"/>
        <w:rPr>
          <w:lang w:val="en-IN" w:bidi="te-IN"/>
        </w:rPr>
      </w:pPr>
      <w:r w:rsidRPr="00E771D6">
        <w:rPr>
          <w:lang w:val="en-GB" w:bidi="te-IN"/>
        </w:rPr>
        <w:lastRenderedPageBreak/>
        <w:t>      Routed mode in Standalone, Failover, Cluster and MI deployments.</w:t>
      </w:r>
      <w:r w:rsidRPr="00E771D6">
        <w:rPr>
          <w:lang w:val="en-IN" w:bidi="te-IN"/>
        </w:rPr>
        <w:t> </w:t>
      </w:r>
    </w:p>
    <w:p w14:paraId="0312AFFA" w14:textId="77777777" w:rsidR="00E771D6" w:rsidRPr="00E771D6" w:rsidRDefault="00E771D6" w:rsidP="005854CB">
      <w:pPr>
        <w:spacing w:after="120"/>
        <w:textAlignment w:val="baseline"/>
        <w:rPr>
          <w:lang w:val="en-IN" w:bidi="te-IN"/>
        </w:rPr>
      </w:pPr>
      <w:r w:rsidRPr="00E771D6">
        <w:rPr>
          <w:lang w:val="en-IN" w:bidi="te-IN"/>
        </w:rPr>
        <w:t> </w:t>
      </w:r>
    </w:p>
    <w:p w14:paraId="7EF5C96E" w14:textId="77777777" w:rsidR="00E771D6" w:rsidRPr="00E771D6" w:rsidRDefault="00E771D6" w:rsidP="005854CB">
      <w:pPr>
        <w:spacing w:after="120"/>
        <w:textAlignment w:val="baseline"/>
        <w:rPr>
          <w:lang w:val="en-IN" w:bidi="te-IN"/>
        </w:rPr>
      </w:pPr>
      <w:r w:rsidRPr="00E771D6">
        <w:rPr>
          <w:b/>
          <w:bCs/>
          <w:lang w:val="en-GB" w:bidi="te-IN"/>
        </w:rPr>
        <w:t>Usage Guidelines</w:t>
      </w:r>
      <w:r w:rsidRPr="00E771D6">
        <w:rPr>
          <w:lang w:val="en-IN" w:bidi="te-IN"/>
        </w:rPr>
        <w:t> </w:t>
      </w:r>
    </w:p>
    <w:p w14:paraId="36720194" w14:textId="77777777" w:rsidR="00E771D6" w:rsidRPr="00E771D6" w:rsidRDefault="00E771D6" w:rsidP="005854CB">
      <w:pPr>
        <w:spacing w:after="120"/>
        <w:textAlignment w:val="baseline"/>
        <w:rPr>
          <w:lang w:val="en-IN" w:bidi="te-IN"/>
        </w:rPr>
      </w:pPr>
      <w:r w:rsidRPr="00E771D6">
        <w:rPr>
          <w:lang w:val="en-GB" w:bidi="te-IN"/>
        </w:rPr>
        <w:t>       To display the cluster wide runtime zero-trust statistics:</w:t>
      </w:r>
      <w:r w:rsidRPr="00E771D6">
        <w:rPr>
          <w:lang w:val="en-IN" w:bidi="te-IN"/>
        </w:rPr>
        <w:t> </w:t>
      </w:r>
    </w:p>
    <w:p w14:paraId="5197D1F5" w14:textId="591CF2DA" w:rsidR="00E771D6" w:rsidRPr="00390ACC" w:rsidRDefault="00E771D6" w:rsidP="00390ACC">
      <w:pPr>
        <w:pStyle w:val="Code"/>
      </w:pPr>
      <w:r w:rsidRPr="00E771D6">
        <w:t>    show cluster zero-trust statistics</w:t>
      </w:r>
      <w:r w:rsidRPr="00390ACC">
        <w:t> </w:t>
      </w:r>
    </w:p>
    <w:p w14:paraId="6A6C2CD6" w14:textId="77777777" w:rsidR="009277FF" w:rsidRPr="00E771D6" w:rsidRDefault="009277FF" w:rsidP="009277FF">
      <w:pPr>
        <w:spacing w:after="120"/>
        <w:textAlignment w:val="baseline"/>
        <w:rPr>
          <w:lang w:val="en-IN" w:bidi="te-IN"/>
        </w:rPr>
      </w:pPr>
    </w:p>
    <w:p w14:paraId="485E7AC5" w14:textId="77777777" w:rsidR="00E771D6" w:rsidRPr="00E771D6" w:rsidRDefault="00E771D6" w:rsidP="001462E4">
      <w:pPr>
        <w:spacing w:after="120"/>
        <w:textAlignment w:val="baseline"/>
        <w:rPr>
          <w:lang w:val="en-IN" w:bidi="te-IN"/>
        </w:rPr>
      </w:pPr>
      <w:r w:rsidRPr="00E771D6">
        <w:rPr>
          <w:b/>
          <w:bCs/>
          <w:lang w:val="en-GB" w:bidi="te-IN"/>
        </w:rPr>
        <w:t>Example</w:t>
      </w:r>
      <w:r w:rsidRPr="00E771D6">
        <w:rPr>
          <w:lang w:val="en-IN" w:bidi="te-IN"/>
        </w:rPr>
        <w:t> </w:t>
      </w:r>
    </w:p>
    <w:p w14:paraId="383AA7D8" w14:textId="77777777" w:rsidR="00E217F9" w:rsidRPr="00E771D6" w:rsidRDefault="00E217F9" w:rsidP="00390ACC">
      <w:pPr>
        <w:pStyle w:val="Code"/>
      </w:pPr>
    </w:p>
    <w:p w14:paraId="3881DEEF" w14:textId="77777777" w:rsidR="00E771D6" w:rsidRPr="00E771D6" w:rsidRDefault="00E771D6" w:rsidP="00390ACC">
      <w:pPr>
        <w:pStyle w:val="Code"/>
        <w:rPr>
          <w:lang w:val="en-IN"/>
        </w:rPr>
      </w:pPr>
      <w:r w:rsidRPr="00E771D6">
        <w:t>(config)# show cluster zero-trust statistics</w:t>
      </w:r>
      <w:r w:rsidRPr="00E771D6">
        <w:rPr>
          <w:lang w:val="en-IN"/>
        </w:rPr>
        <w:t> </w:t>
      </w:r>
    </w:p>
    <w:p w14:paraId="21F0C97C" w14:textId="77777777" w:rsidR="00551FBB" w:rsidRPr="00551FBB" w:rsidRDefault="00551FBB" w:rsidP="00551FBB">
      <w:pPr>
        <w:pStyle w:val="Code"/>
        <w:rPr>
          <w:lang w:val="en-IN"/>
        </w:rPr>
      </w:pPr>
      <w:r w:rsidRPr="00551FBB">
        <w:rPr>
          <w:lang w:val="en-IN"/>
        </w:rPr>
        <w:t xml:space="preserve">Usage Summary In Cluster:********************************************* </w:t>
      </w:r>
    </w:p>
    <w:p w14:paraId="7AF10031" w14:textId="77777777" w:rsidR="00BA12DB" w:rsidRPr="00BA12DB" w:rsidRDefault="00BA12DB" w:rsidP="00BA12DB">
      <w:pPr>
        <w:pStyle w:val="Code"/>
        <w:rPr>
          <w:lang w:val="en-IN"/>
        </w:rPr>
      </w:pPr>
      <w:r w:rsidRPr="00BA12DB">
        <w:rPr>
          <w:lang w:val="en-IN"/>
        </w:rPr>
        <w:t>Zero-trust sessions (total/active/failed)              7/0/0</w:t>
      </w:r>
    </w:p>
    <w:p w14:paraId="0AA150BD" w14:textId="77777777" w:rsidR="00BA12DB" w:rsidRPr="00BA12DB" w:rsidRDefault="00BA12DB" w:rsidP="00BA12DB">
      <w:pPr>
        <w:pStyle w:val="Code"/>
        <w:rPr>
          <w:lang w:val="en-IN"/>
        </w:rPr>
      </w:pPr>
      <w:r w:rsidRPr="00BA12DB">
        <w:rPr>
          <w:lang w:val="en-IN"/>
        </w:rPr>
        <w:t>Users (total/active)                                   3/2</w:t>
      </w:r>
    </w:p>
    <w:p w14:paraId="69A31C94" w14:textId="77777777" w:rsidR="00BA12DB" w:rsidRPr="00BA12DB" w:rsidRDefault="00BA12DB" w:rsidP="00BA12DB">
      <w:pPr>
        <w:pStyle w:val="Code"/>
        <w:rPr>
          <w:lang w:val="en-IN"/>
        </w:rPr>
      </w:pPr>
      <w:r w:rsidRPr="00BA12DB">
        <w:rPr>
          <w:lang w:val="en-IN"/>
        </w:rPr>
        <w:t>Applications (total/enabled/active)                    4/4/0</w:t>
      </w:r>
    </w:p>
    <w:p w14:paraId="318C4344" w14:textId="77777777" w:rsidR="00BA12DB" w:rsidRPr="00BA12DB" w:rsidRDefault="00BA12DB" w:rsidP="00BA12DB">
      <w:pPr>
        <w:pStyle w:val="Code"/>
        <w:rPr>
          <w:lang w:val="en-IN"/>
        </w:rPr>
      </w:pPr>
      <w:r w:rsidRPr="00BA12DB">
        <w:rPr>
          <w:lang w:val="en-IN"/>
        </w:rPr>
        <w:t>Authentications (total/in-progress)                    4/6</w:t>
      </w:r>
    </w:p>
    <w:p w14:paraId="6CFD57F3" w14:textId="77777777" w:rsidR="00BA12DB" w:rsidRPr="00BA12DB" w:rsidRDefault="00BA12DB" w:rsidP="00BA12DB">
      <w:pPr>
        <w:pStyle w:val="Code"/>
        <w:rPr>
          <w:lang w:val="en-IN"/>
        </w:rPr>
      </w:pPr>
      <w:r w:rsidRPr="00BA12DB">
        <w:rPr>
          <w:lang w:val="en-IN"/>
        </w:rPr>
        <w:t>SAML requests (total/passed/failed)                    10/10/0</w:t>
      </w:r>
    </w:p>
    <w:p w14:paraId="4E23F3B9" w14:textId="77777777" w:rsidR="00BA12DB" w:rsidRPr="00BA12DB" w:rsidRDefault="00BA12DB" w:rsidP="00BA12DB">
      <w:pPr>
        <w:pStyle w:val="Code"/>
        <w:rPr>
          <w:lang w:val="en-IN"/>
        </w:rPr>
      </w:pPr>
      <w:r w:rsidRPr="00BA12DB">
        <w:rPr>
          <w:lang w:val="en-IN"/>
        </w:rPr>
        <w:t>SAML responses (total/passed/failed)                   4/4/0</w:t>
      </w:r>
    </w:p>
    <w:p w14:paraId="5449D001" w14:textId="77777777" w:rsidR="00BA12DB" w:rsidRPr="00BA12DB" w:rsidRDefault="00BA12DB" w:rsidP="00BA12DB">
      <w:pPr>
        <w:pStyle w:val="Code"/>
        <w:rPr>
          <w:lang w:val="en-IN"/>
        </w:rPr>
      </w:pPr>
      <w:r w:rsidRPr="00BA12DB">
        <w:rPr>
          <w:lang w:val="en-IN"/>
        </w:rPr>
        <w:t>Authentication latency (min/max/avg)                   254/384/1062 ms</w:t>
      </w:r>
    </w:p>
    <w:p w14:paraId="2EBDA15D" w14:textId="77777777" w:rsidR="00BA12DB" w:rsidRPr="00BA12DB" w:rsidRDefault="00BA12DB" w:rsidP="00BA12DB">
      <w:pPr>
        <w:pStyle w:val="Code"/>
        <w:rPr>
          <w:lang w:val="en-IN"/>
        </w:rPr>
      </w:pPr>
      <w:r w:rsidRPr="00BA12DB">
        <w:rPr>
          <w:lang w:val="en-IN"/>
        </w:rPr>
        <w:t>Total bytes in                                         16242 Bytes</w:t>
      </w:r>
    </w:p>
    <w:p w14:paraId="3BE42EF3" w14:textId="77777777" w:rsidR="00BA12DB" w:rsidRPr="00BA12DB" w:rsidRDefault="00BA12DB" w:rsidP="00BA12DB">
      <w:pPr>
        <w:pStyle w:val="Code"/>
        <w:rPr>
          <w:lang w:val="en-IN"/>
        </w:rPr>
      </w:pPr>
      <w:r w:rsidRPr="00BA12DB">
        <w:rPr>
          <w:lang w:val="en-IN"/>
        </w:rPr>
        <w:t>Total bytes out                                        81092 Bytes</w:t>
      </w:r>
    </w:p>
    <w:p w14:paraId="5C3179C0" w14:textId="77777777" w:rsidR="00BA12DB" w:rsidRPr="00BA12DB" w:rsidRDefault="00BA12DB" w:rsidP="00BA12DB">
      <w:pPr>
        <w:pStyle w:val="Code"/>
        <w:rPr>
          <w:lang w:val="en-IN"/>
        </w:rPr>
      </w:pPr>
      <w:r w:rsidRPr="00BA12DB">
        <w:rPr>
          <w:lang w:val="en-IN"/>
        </w:rPr>
        <w:t>Last clearing of stats: @ 06:42:20 UTC Aug 3 2023</w:t>
      </w:r>
    </w:p>
    <w:p w14:paraId="4C1A1088" w14:textId="77777777" w:rsidR="00496EC8" w:rsidRPr="00496EC8" w:rsidRDefault="00496EC8" w:rsidP="00496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NewPSMT" w:hAnsi="CourierNewPSMT" w:cs="Courier New"/>
          <w:snapToGrid/>
          <w:color w:val="auto"/>
          <w:sz w:val="16"/>
          <w:szCs w:val="16"/>
          <w:lang w:val="en-IN" w:eastAsia="en-GB"/>
        </w:rPr>
      </w:pPr>
      <w:r w:rsidRPr="00496EC8">
        <w:rPr>
          <w:rFonts w:ascii="CourierNewPSMT" w:hAnsi="CourierNewPSMT" w:cs="Courier New"/>
          <w:snapToGrid/>
          <w:color w:val="auto"/>
          <w:sz w:val="16"/>
          <w:szCs w:val="16"/>
          <w:lang w:val="en-IN" w:eastAsia="en-GB"/>
        </w:rPr>
        <w:t>unit-1-1(LOCAL):******************************************************</w:t>
      </w:r>
    </w:p>
    <w:p w14:paraId="700BF9FC" w14:textId="77777777" w:rsidR="00496EC8" w:rsidRPr="00496EC8" w:rsidRDefault="00496EC8" w:rsidP="00496EC8">
      <w:pPr>
        <w:pStyle w:val="Code"/>
        <w:rPr>
          <w:lang w:val="en-IN"/>
        </w:rPr>
      </w:pPr>
      <w:r w:rsidRPr="00496EC8">
        <w:rPr>
          <w:lang w:val="en-IN"/>
        </w:rPr>
        <w:t>Zero-trust sessions (total/active/failed)              7/0/0</w:t>
      </w:r>
    </w:p>
    <w:p w14:paraId="16823096" w14:textId="77777777" w:rsidR="00496EC8" w:rsidRPr="00496EC8" w:rsidRDefault="00496EC8" w:rsidP="00496EC8">
      <w:pPr>
        <w:pStyle w:val="Code"/>
        <w:rPr>
          <w:lang w:val="en-IN"/>
        </w:rPr>
      </w:pPr>
      <w:r w:rsidRPr="00496EC8">
        <w:rPr>
          <w:lang w:val="en-IN"/>
        </w:rPr>
        <w:t>Users (total/active)                                   3/2</w:t>
      </w:r>
    </w:p>
    <w:p w14:paraId="1B8E9D85" w14:textId="77777777" w:rsidR="00496EC8" w:rsidRPr="00496EC8" w:rsidRDefault="00496EC8" w:rsidP="00496EC8">
      <w:pPr>
        <w:pStyle w:val="Code"/>
        <w:rPr>
          <w:lang w:val="en-IN"/>
        </w:rPr>
      </w:pPr>
      <w:r w:rsidRPr="00496EC8">
        <w:rPr>
          <w:lang w:val="en-IN"/>
        </w:rPr>
        <w:t>Applications (total/enabled/active)                    4/4/0</w:t>
      </w:r>
    </w:p>
    <w:p w14:paraId="493DC58B" w14:textId="77777777" w:rsidR="00496EC8" w:rsidRPr="00496EC8" w:rsidRDefault="00496EC8" w:rsidP="00496EC8">
      <w:pPr>
        <w:pStyle w:val="Code"/>
        <w:rPr>
          <w:lang w:val="en-IN"/>
        </w:rPr>
      </w:pPr>
      <w:r w:rsidRPr="00496EC8">
        <w:rPr>
          <w:lang w:val="en-IN"/>
        </w:rPr>
        <w:t>Authentications (total/in-progress)                    4/6</w:t>
      </w:r>
    </w:p>
    <w:p w14:paraId="61D0313F" w14:textId="77777777" w:rsidR="00496EC8" w:rsidRPr="00496EC8" w:rsidRDefault="00496EC8" w:rsidP="00496EC8">
      <w:pPr>
        <w:pStyle w:val="Code"/>
        <w:rPr>
          <w:lang w:val="en-IN"/>
        </w:rPr>
      </w:pPr>
      <w:r w:rsidRPr="00496EC8">
        <w:rPr>
          <w:lang w:val="en-IN"/>
        </w:rPr>
        <w:t>SAML requests (total/passed/failed)                    10/10/0</w:t>
      </w:r>
    </w:p>
    <w:p w14:paraId="0AFE303B" w14:textId="77777777" w:rsidR="00496EC8" w:rsidRPr="00496EC8" w:rsidRDefault="00496EC8" w:rsidP="00496EC8">
      <w:pPr>
        <w:pStyle w:val="Code"/>
        <w:rPr>
          <w:lang w:val="en-IN"/>
        </w:rPr>
      </w:pPr>
      <w:r w:rsidRPr="00496EC8">
        <w:rPr>
          <w:lang w:val="en-IN"/>
        </w:rPr>
        <w:t>SAML responses (total/passed/failed)                   4/4/0</w:t>
      </w:r>
    </w:p>
    <w:p w14:paraId="548D01F4" w14:textId="77777777" w:rsidR="00496EC8" w:rsidRPr="00496EC8" w:rsidRDefault="00496EC8" w:rsidP="00496EC8">
      <w:pPr>
        <w:pStyle w:val="Code"/>
        <w:rPr>
          <w:lang w:val="en-IN"/>
        </w:rPr>
      </w:pPr>
      <w:r w:rsidRPr="00496EC8">
        <w:rPr>
          <w:lang w:val="en-IN"/>
        </w:rPr>
        <w:t>Authentication latency (min/max/avg)                   254/384/1062 ms</w:t>
      </w:r>
    </w:p>
    <w:p w14:paraId="4090C229" w14:textId="77777777" w:rsidR="00496EC8" w:rsidRPr="00496EC8" w:rsidRDefault="00496EC8" w:rsidP="00496EC8">
      <w:pPr>
        <w:pStyle w:val="Code"/>
        <w:rPr>
          <w:lang w:val="en-IN"/>
        </w:rPr>
      </w:pPr>
      <w:r w:rsidRPr="00496EC8">
        <w:rPr>
          <w:lang w:val="en-IN"/>
        </w:rPr>
        <w:t>Total bytes in                                         16242 Bytes</w:t>
      </w:r>
    </w:p>
    <w:p w14:paraId="0C75748B" w14:textId="77777777" w:rsidR="00496EC8" w:rsidRPr="00496EC8" w:rsidRDefault="00496EC8" w:rsidP="00496EC8">
      <w:pPr>
        <w:pStyle w:val="Code"/>
        <w:rPr>
          <w:lang w:val="en-IN"/>
        </w:rPr>
      </w:pPr>
      <w:r w:rsidRPr="00496EC8">
        <w:rPr>
          <w:lang w:val="en-IN"/>
        </w:rPr>
        <w:t>Total bytes out                                        81092 Bytes</w:t>
      </w:r>
    </w:p>
    <w:p w14:paraId="11049D37" w14:textId="77777777" w:rsidR="00496EC8" w:rsidRPr="00496EC8" w:rsidRDefault="00496EC8" w:rsidP="00496EC8">
      <w:pPr>
        <w:pStyle w:val="Code"/>
        <w:rPr>
          <w:lang w:val="en-IN"/>
        </w:rPr>
      </w:pPr>
    </w:p>
    <w:p w14:paraId="790FFA9A" w14:textId="77777777" w:rsidR="00496EC8" w:rsidRPr="00496EC8" w:rsidRDefault="00496EC8" w:rsidP="00496EC8">
      <w:pPr>
        <w:pStyle w:val="Code"/>
        <w:rPr>
          <w:lang w:val="en-IN"/>
        </w:rPr>
      </w:pPr>
      <w:r w:rsidRPr="00496EC8">
        <w:rPr>
          <w:lang w:val="en-IN"/>
        </w:rPr>
        <w:t>Last clearing of stats: @ 06:42:20 UTC Aug 3 2023</w:t>
      </w:r>
    </w:p>
    <w:p w14:paraId="6F10BDCF" w14:textId="3A8D14D2" w:rsidR="00E771D6" w:rsidRPr="00E771D6" w:rsidRDefault="00E771D6" w:rsidP="009A52DC">
      <w:pPr>
        <w:spacing w:after="120"/>
        <w:textAlignment w:val="baseline"/>
        <w:rPr>
          <w:lang w:val="en-IN" w:bidi="te-IN"/>
        </w:rPr>
      </w:pPr>
    </w:p>
    <w:p w14:paraId="7938A5B4" w14:textId="412793B7" w:rsidR="003922BA" w:rsidRPr="00042696" w:rsidRDefault="00042696" w:rsidP="00042696">
      <w:pPr>
        <w:pStyle w:val="Heading3"/>
        <w:numPr>
          <w:ilvl w:val="0"/>
          <w:numId w:val="0"/>
        </w:numPr>
        <w:rPr>
          <w:snapToGrid w:val="0"/>
          <w:lang w:val="en-IN" w:bidi="te-IN"/>
        </w:rPr>
      </w:pPr>
      <w:bookmarkStart w:id="308" w:name="_Toc142917875"/>
      <w:r>
        <w:rPr>
          <w:snapToGrid w:val="0"/>
          <w:lang w:val="en-IN" w:bidi="te-IN"/>
        </w:rPr>
        <w:t xml:space="preserve">7.4.4 </w:t>
      </w:r>
      <w:r w:rsidR="003922BA" w:rsidRPr="00042696">
        <w:rPr>
          <w:snapToGrid w:val="0"/>
          <w:lang w:val="en-IN" w:bidi="te-IN"/>
        </w:rPr>
        <w:t>Show conn ZTNA flow tagging:</w:t>
      </w:r>
      <w:bookmarkEnd w:id="308"/>
    </w:p>
    <w:p w14:paraId="07BB827F" w14:textId="77777777" w:rsidR="003922BA" w:rsidRDefault="003922BA" w:rsidP="003922BA">
      <w:pPr>
        <w:rPr>
          <w:lang w:val="en-IN" w:bidi="te-IN"/>
        </w:rPr>
      </w:pPr>
    </w:p>
    <w:p w14:paraId="2D609A06" w14:textId="32300979" w:rsidR="003922BA" w:rsidRDefault="002A65B2" w:rsidP="003922BA">
      <w:pPr>
        <w:rPr>
          <w:lang w:bidi="te-IN"/>
        </w:rPr>
      </w:pPr>
      <w:r w:rsidRPr="002A65B2">
        <w:rPr>
          <w:lang w:bidi="te-IN"/>
        </w:rPr>
        <w:t>In "show conn all detail" the new flag Z1 will represent the ZTNA PostAuth flow. </w:t>
      </w:r>
    </w:p>
    <w:p w14:paraId="3FB5FA84" w14:textId="77777777" w:rsidR="002A65B2" w:rsidRDefault="002A65B2" w:rsidP="003922BA">
      <w:pPr>
        <w:rPr>
          <w:lang w:bidi="te-IN"/>
        </w:rPr>
      </w:pPr>
    </w:p>
    <w:p w14:paraId="59CB5021" w14:textId="77777777" w:rsidR="002A65B2" w:rsidRDefault="002A65B2" w:rsidP="003922BA">
      <w:pPr>
        <w:rPr>
          <w:lang w:bidi="te-IN"/>
        </w:rPr>
      </w:pPr>
    </w:p>
    <w:p w14:paraId="6425CFC2" w14:textId="77777777" w:rsidR="002A65B2" w:rsidRDefault="002A65B2" w:rsidP="003922BA">
      <w:pPr>
        <w:rPr>
          <w:lang w:bidi="te-IN"/>
        </w:rPr>
      </w:pPr>
    </w:p>
    <w:p w14:paraId="6686371F" w14:textId="77777777" w:rsidR="002A65B2" w:rsidRPr="002A65B2" w:rsidRDefault="002A65B2" w:rsidP="002A65B2">
      <w:pPr>
        <w:pStyle w:val="Code"/>
      </w:pPr>
      <w:r w:rsidRPr="002A65B2">
        <w:t>&gt;show conn detail</w:t>
      </w:r>
    </w:p>
    <w:p w14:paraId="45FD8A96" w14:textId="77777777" w:rsidR="002A65B2" w:rsidRPr="002A65B2" w:rsidRDefault="002A65B2" w:rsidP="002A65B2">
      <w:pPr>
        <w:pStyle w:val="Code"/>
      </w:pPr>
      <w:r w:rsidRPr="002A65B2">
        <w:t>0 in use, 19 most used</w:t>
      </w:r>
    </w:p>
    <w:p w14:paraId="2ABA6CAB" w14:textId="77777777" w:rsidR="002A65B2" w:rsidRPr="002A65B2" w:rsidRDefault="002A65B2" w:rsidP="002A65B2">
      <w:pPr>
        <w:pStyle w:val="Code"/>
      </w:pPr>
      <w:r w:rsidRPr="002A65B2">
        <w:t>Inspect Snort:</w:t>
      </w:r>
    </w:p>
    <w:p w14:paraId="4CE79D3C" w14:textId="77777777" w:rsidR="002A65B2" w:rsidRPr="002A65B2" w:rsidRDefault="002A65B2" w:rsidP="002A65B2">
      <w:pPr>
        <w:pStyle w:val="Code"/>
      </w:pPr>
      <w:r w:rsidRPr="002A65B2">
        <w:t>preserve-connection: 0 enabled, 0 in effect, 1 most enabled, 0 most in effect</w:t>
      </w:r>
    </w:p>
    <w:p w14:paraId="6C87DAB7" w14:textId="77777777" w:rsidR="002A65B2" w:rsidRPr="002A65B2" w:rsidRDefault="002A65B2" w:rsidP="002A65B2">
      <w:pPr>
        <w:pStyle w:val="Code"/>
      </w:pPr>
      <w:r w:rsidRPr="002A65B2">
        <w:lastRenderedPageBreak/>
        <w:t>Flags: A - awaiting responder ACK to SYN, a - awaiting initiator ACK to SYN,</w:t>
      </w:r>
    </w:p>
    <w:p w14:paraId="32DE891B" w14:textId="77777777" w:rsidR="002A65B2" w:rsidRPr="002A65B2" w:rsidRDefault="002A65B2" w:rsidP="002A65B2">
      <w:pPr>
        <w:pStyle w:val="Code"/>
      </w:pPr>
      <w:r w:rsidRPr="002A65B2">
        <w:t>B - TCP probe for server certificate,</w:t>
      </w:r>
    </w:p>
    <w:p w14:paraId="1E3E9692" w14:textId="77777777" w:rsidR="002A65B2" w:rsidRPr="002A65B2" w:rsidRDefault="002A65B2" w:rsidP="002A65B2">
      <w:pPr>
        <w:pStyle w:val="Code"/>
      </w:pPr>
      <w:r w:rsidRPr="002A65B2">
        <w:t>b - TCP state-bypass or nailed,</w:t>
      </w:r>
    </w:p>
    <w:p w14:paraId="622316A2" w14:textId="77777777" w:rsidR="002A65B2" w:rsidRPr="002A65B2" w:rsidRDefault="002A65B2" w:rsidP="002A65B2">
      <w:pPr>
        <w:pStyle w:val="Code"/>
      </w:pPr>
      <w:r w:rsidRPr="002A65B2">
        <w:t>C - CTIQBE media, c - cluster centralized,</w:t>
      </w:r>
    </w:p>
    <w:p w14:paraId="77283C82" w14:textId="77777777" w:rsidR="002A65B2" w:rsidRPr="002A65B2" w:rsidRDefault="002A65B2" w:rsidP="002A65B2">
      <w:pPr>
        <w:pStyle w:val="Code"/>
      </w:pPr>
      <w:r w:rsidRPr="002A65B2">
        <w:t>D - DNS, d - dump, E - outside back connection, e - semi-distributed,</w:t>
      </w:r>
    </w:p>
    <w:p w14:paraId="5DA64A80" w14:textId="77777777" w:rsidR="002A65B2" w:rsidRPr="002A65B2" w:rsidRDefault="002A65B2" w:rsidP="002A65B2">
      <w:pPr>
        <w:pStyle w:val="Code"/>
      </w:pPr>
      <w:r w:rsidRPr="002A65B2">
        <w:t>F - initiator FIN, f - responder FIN,</w:t>
      </w:r>
    </w:p>
    <w:p w14:paraId="4F84F354" w14:textId="77777777" w:rsidR="002A65B2" w:rsidRPr="002A65B2" w:rsidRDefault="002A65B2" w:rsidP="002A65B2">
      <w:pPr>
        <w:pStyle w:val="Code"/>
      </w:pPr>
      <w:r w:rsidRPr="002A65B2">
        <w:t>G - group, g - MGCP, H - H.323, h - H.225.0, I - initiator data,</w:t>
      </w:r>
    </w:p>
    <w:p w14:paraId="3A77CDC2" w14:textId="77777777" w:rsidR="002A65B2" w:rsidRPr="002A65B2" w:rsidRDefault="002A65B2" w:rsidP="002A65B2">
      <w:pPr>
        <w:pStyle w:val="Code"/>
      </w:pPr>
      <w:r w:rsidRPr="002A65B2">
        <w:t>i - incomplete, J - GTP, j - GTP data, K - GTP t3-response</w:t>
      </w:r>
    </w:p>
    <w:p w14:paraId="211D6910" w14:textId="77777777" w:rsidR="002A65B2" w:rsidRPr="002A65B2" w:rsidRDefault="002A65B2" w:rsidP="002A65B2">
      <w:pPr>
        <w:pStyle w:val="Code"/>
      </w:pPr>
      <w:r w:rsidRPr="002A65B2">
        <w:t>k - Skinny media, L - decap tunnel, M - SMTP data, m - SIP media</w:t>
      </w:r>
    </w:p>
    <w:p w14:paraId="00545FA3" w14:textId="77777777" w:rsidR="002A65B2" w:rsidRPr="002A65B2" w:rsidRDefault="002A65B2" w:rsidP="002A65B2">
      <w:pPr>
        <w:pStyle w:val="Code"/>
      </w:pPr>
      <w:r w:rsidRPr="002A65B2">
        <w:t>N - inspected by Snort (1 - preserve-connection enabled, 2 - preserve-connection in effect,</w:t>
      </w:r>
    </w:p>
    <w:p w14:paraId="3FE59501" w14:textId="77777777" w:rsidR="002A65B2" w:rsidRPr="002A65B2" w:rsidRDefault="002A65B2" w:rsidP="002A65B2">
      <w:pPr>
        <w:pStyle w:val="Code"/>
      </w:pPr>
      <w:r w:rsidRPr="002A65B2">
        <w:t>3 - elephant-flow, 4 - elephant-flow bypassed, 5 - elephant-flow throttled, 6 - elephant-flow exempted )</w:t>
      </w:r>
    </w:p>
    <w:p w14:paraId="65922852" w14:textId="77777777" w:rsidR="002A65B2" w:rsidRPr="002A65B2" w:rsidRDefault="002A65B2" w:rsidP="002A65B2">
      <w:pPr>
        <w:pStyle w:val="Code"/>
      </w:pPr>
      <w:r w:rsidRPr="002A65B2">
        <w:t>n - GUP, O - responder data, o - offloaded,</w:t>
      </w:r>
    </w:p>
    <w:p w14:paraId="3321BBAA" w14:textId="77777777" w:rsidR="002A65B2" w:rsidRPr="002A65B2" w:rsidRDefault="002A65B2" w:rsidP="002A65B2">
      <w:pPr>
        <w:pStyle w:val="Code"/>
      </w:pPr>
      <w:r w:rsidRPr="002A65B2">
        <w:t>P - inside back connection, p - passenger flow,</w:t>
      </w:r>
    </w:p>
    <w:p w14:paraId="3029357C" w14:textId="77777777" w:rsidR="002A65B2" w:rsidRPr="002A65B2" w:rsidRDefault="002A65B2" w:rsidP="002A65B2">
      <w:pPr>
        <w:pStyle w:val="Code"/>
      </w:pPr>
      <w:r w:rsidRPr="002A65B2">
        <w:t>Q - QUIC, q - SQL*Net data, R - initiator acknowledged FIN,</w:t>
      </w:r>
    </w:p>
    <w:p w14:paraId="37F5AFE3" w14:textId="77777777" w:rsidR="002A65B2" w:rsidRPr="002A65B2" w:rsidRDefault="002A65B2" w:rsidP="002A65B2">
      <w:pPr>
        <w:pStyle w:val="Code"/>
      </w:pPr>
      <w:r w:rsidRPr="002A65B2">
        <w:t>R - UDP SUNRPC, r - responder acknowledged FIN,</w:t>
      </w:r>
    </w:p>
    <w:p w14:paraId="67696922" w14:textId="77777777" w:rsidR="002A65B2" w:rsidRPr="002A65B2" w:rsidRDefault="002A65B2" w:rsidP="002A65B2">
      <w:pPr>
        <w:pStyle w:val="Code"/>
      </w:pPr>
      <w:r w:rsidRPr="002A65B2">
        <w:t>T - SIP, t - SIP transient, U - up,</w:t>
      </w:r>
    </w:p>
    <w:p w14:paraId="51F33D1B" w14:textId="77777777" w:rsidR="002A65B2" w:rsidRPr="002A65B2" w:rsidRDefault="002A65B2" w:rsidP="002A65B2">
      <w:pPr>
        <w:pStyle w:val="Code"/>
      </w:pPr>
      <w:r w:rsidRPr="002A65B2">
        <w:t>V - VPN orphan, v - M3UA W - WAAS,</w:t>
      </w:r>
    </w:p>
    <w:p w14:paraId="7B7C0308" w14:textId="77777777" w:rsidR="002A65B2" w:rsidRPr="002A65B2" w:rsidRDefault="002A65B2" w:rsidP="002A65B2">
      <w:pPr>
        <w:pStyle w:val="Code"/>
      </w:pPr>
      <w:r w:rsidRPr="002A65B2">
        <w:t>w - secondary domain backup,</w:t>
      </w:r>
    </w:p>
    <w:p w14:paraId="5F8D3C05" w14:textId="77777777" w:rsidR="002A65B2" w:rsidRPr="002A65B2" w:rsidRDefault="002A65B2" w:rsidP="002A65B2">
      <w:pPr>
        <w:pStyle w:val="Code"/>
      </w:pPr>
      <w:r w:rsidRPr="002A65B2">
        <w:t>X - inspected by service module,</w:t>
      </w:r>
    </w:p>
    <w:p w14:paraId="48447E3B" w14:textId="77777777" w:rsidR="002A65B2" w:rsidRPr="002A65B2" w:rsidRDefault="002A65B2" w:rsidP="002A65B2">
      <w:pPr>
        <w:pStyle w:val="Code"/>
      </w:pPr>
      <w:r w:rsidRPr="002A65B2">
        <w:t>x - per session, Y - director stub flow, y - backup stub flow,</w:t>
      </w:r>
    </w:p>
    <w:p w14:paraId="06AB854A" w14:textId="77777777" w:rsidR="002A65B2" w:rsidRPr="002A65B2" w:rsidRDefault="002A65B2" w:rsidP="002A65B2">
      <w:pPr>
        <w:pStyle w:val="Code"/>
      </w:pPr>
      <w:r w:rsidRPr="002A65B2">
        <w:t>Z - Scansafe redirection, Z1 - zero-trust flow, z - forwarding stub flow</w:t>
      </w:r>
    </w:p>
    <w:p w14:paraId="7D2511EA" w14:textId="77777777" w:rsidR="002A65B2" w:rsidRPr="002A65B2" w:rsidRDefault="002A65B2" w:rsidP="002A65B2">
      <w:pPr>
        <w:pStyle w:val="Code"/>
      </w:pPr>
      <w:r w:rsidRPr="002A65B2">
        <w:t> </w:t>
      </w:r>
    </w:p>
    <w:p w14:paraId="122D3A64" w14:textId="77777777" w:rsidR="002A65B2" w:rsidRPr="002A65B2" w:rsidRDefault="002A65B2" w:rsidP="002A65B2">
      <w:pPr>
        <w:pStyle w:val="Code"/>
      </w:pPr>
      <w:r w:rsidRPr="002A65B2">
        <w:t>TCP outside: 11.77.2.197/58931 inside: 11.78.2.90/443,</w:t>
      </w:r>
    </w:p>
    <w:p w14:paraId="6C25D5E2" w14:textId="77777777" w:rsidR="002A65B2" w:rsidRPr="002A65B2" w:rsidRDefault="002A65B2" w:rsidP="002A65B2">
      <w:pPr>
        <w:pStyle w:val="Code"/>
      </w:pPr>
      <w:r w:rsidRPr="002A65B2">
        <w:t>flags UIOiNZ1, idle 1s, uptime 2s, timeout 1h0m, bytes 858, xlate id 0x151dc6e4d1c0, Rx-RingNum invalid, Internal-Data invalid</w:t>
      </w:r>
    </w:p>
    <w:p w14:paraId="028B2ADA" w14:textId="77777777" w:rsidR="002A65B2" w:rsidRPr="002A65B2" w:rsidRDefault="002A65B2" w:rsidP="002A65B2">
      <w:pPr>
        <w:pStyle w:val="Code"/>
      </w:pPr>
      <w:r w:rsidRPr="002A65B2">
        <w:t>Initiator: 11.77.2.197, Responder: 11.78.2.90</w:t>
      </w:r>
    </w:p>
    <w:p w14:paraId="2FF7A851" w14:textId="77777777" w:rsidR="002A65B2" w:rsidRPr="002A65B2" w:rsidRDefault="002A65B2" w:rsidP="002A65B2">
      <w:pPr>
        <w:pStyle w:val="Code"/>
      </w:pPr>
      <w:r w:rsidRPr="002A65B2">
        <w:t>Connection lookup keyid: 286232462</w:t>
      </w:r>
    </w:p>
    <w:p w14:paraId="4B00EAF8" w14:textId="77777777" w:rsidR="002A65B2" w:rsidRPr="002A65B2" w:rsidRDefault="002A65B2" w:rsidP="002A65B2">
      <w:pPr>
        <w:pStyle w:val="Code"/>
      </w:pPr>
      <w:r w:rsidRPr="002A65B2">
        <w:t>Debug enabled flows: Forward, Reverse</w:t>
      </w:r>
    </w:p>
    <w:p w14:paraId="2FFACB4C" w14:textId="77777777" w:rsidR="002A65B2" w:rsidRPr="003922BA" w:rsidRDefault="002A65B2" w:rsidP="003922BA">
      <w:pPr>
        <w:rPr>
          <w:lang w:val="en-IN" w:bidi="te-IN"/>
        </w:rPr>
      </w:pPr>
    </w:p>
    <w:p w14:paraId="0B67CD7B" w14:textId="0D39F29D" w:rsidR="007D3C58" w:rsidRPr="00E771D6" w:rsidRDefault="007D3C58" w:rsidP="009A52DC">
      <w:pPr>
        <w:spacing w:after="120"/>
        <w:textAlignment w:val="baseline"/>
        <w:rPr>
          <w:lang w:val="en-IN" w:bidi="te-IN"/>
        </w:rPr>
      </w:pPr>
    </w:p>
    <w:p w14:paraId="704E90A7" w14:textId="664350A2" w:rsidR="00E771D6" w:rsidRPr="0049234D" w:rsidRDefault="00E771D6" w:rsidP="0049234D">
      <w:pPr>
        <w:pStyle w:val="Heading2"/>
        <w:numPr>
          <w:ilvl w:val="1"/>
          <w:numId w:val="88"/>
        </w:numPr>
        <w:rPr>
          <w:lang w:val="en-IN" w:bidi="te-IN"/>
        </w:rPr>
      </w:pPr>
      <w:bookmarkStart w:id="309" w:name="_Toc118293469"/>
      <w:bookmarkStart w:id="310" w:name="_Toc142917876"/>
      <w:r w:rsidRPr="0049234D">
        <w:rPr>
          <w:lang w:val="en-IN" w:bidi="te-IN"/>
        </w:rPr>
        <w:t>Clear Commands</w:t>
      </w:r>
      <w:bookmarkEnd w:id="309"/>
      <w:bookmarkEnd w:id="310"/>
      <w:r w:rsidRPr="0049234D">
        <w:rPr>
          <w:lang w:val="en-IN" w:bidi="te-IN"/>
        </w:rPr>
        <w:t> </w:t>
      </w:r>
    </w:p>
    <w:p w14:paraId="11104A96" w14:textId="77777777" w:rsidR="00E771D6" w:rsidRPr="00E771D6" w:rsidRDefault="00E771D6" w:rsidP="00293F29">
      <w:pPr>
        <w:spacing w:after="120"/>
        <w:textAlignment w:val="baseline"/>
        <w:rPr>
          <w:lang w:val="en-IN" w:bidi="te-IN"/>
        </w:rPr>
      </w:pPr>
      <w:r w:rsidRPr="00E771D6">
        <w:rPr>
          <w:lang w:val="en-GB" w:bidi="te-IN"/>
        </w:rPr>
        <w:t>Zero-trust runtime sessions and statistics can be cleared using the following clear commands.</w:t>
      </w:r>
      <w:r w:rsidRPr="00E771D6">
        <w:rPr>
          <w:lang w:val="en-IN" w:bidi="te-IN"/>
        </w:rPr>
        <w:t> </w:t>
      </w:r>
    </w:p>
    <w:p w14:paraId="390A0FF8" w14:textId="77777777" w:rsidR="00E771D6" w:rsidRPr="00E771D6" w:rsidRDefault="00E771D6" w:rsidP="005D7591">
      <w:pPr>
        <w:pStyle w:val="Heading3"/>
        <w:rPr>
          <w:lang w:val="en-IN" w:bidi="te-IN"/>
        </w:rPr>
      </w:pPr>
      <w:bookmarkStart w:id="311" w:name="_Toc118293470"/>
      <w:bookmarkStart w:id="312" w:name="_Toc142917877"/>
      <w:r w:rsidRPr="00E771D6">
        <w:rPr>
          <w:lang w:val="en-IN" w:bidi="te-IN"/>
        </w:rPr>
        <w:t>Clear Config</w:t>
      </w:r>
      <w:bookmarkEnd w:id="311"/>
      <w:bookmarkEnd w:id="312"/>
      <w:r w:rsidRPr="00E771D6">
        <w:rPr>
          <w:lang w:val="en-IN" w:bidi="te-IN"/>
        </w:rPr>
        <w:t> </w:t>
      </w:r>
    </w:p>
    <w:p w14:paraId="52136EC4" w14:textId="77777777" w:rsidR="00E771D6" w:rsidRPr="00E771D6" w:rsidRDefault="00E771D6" w:rsidP="00293F29">
      <w:pPr>
        <w:spacing w:after="120"/>
        <w:textAlignment w:val="baseline"/>
        <w:rPr>
          <w:lang w:val="en-IN" w:bidi="te-IN"/>
        </w:rPr>
      </w:pPr>
      <w:r w:rsidRPr="00E771D6">
        <w:rPr>
          <w:lang w:val="en-IN" w:bidi="te-IN"/>
        </w:rPr>
        <w:t>“zero-trust” configuration can be removed using the following CLIs. </w:t>
      </w:r>
    </w:p>
    <w:p w14:paraId="4E8D2E98" w14:textId="77777777" w:rsidR="00E771D6" w:rsidRPr="00E771D6" w:rsidRDefault="00E771D6" w:rsidP="00293F29">
      <w:pPr>
        <w:spacing w:after="120"/>
        <w:textAlignment w:val="baseline"/>
        <w:rPr>
          <w:lang w:val="en-IN" w:bidi="te-IN"/>
        </w:rPr>
      </w:pPr>
      <w:r w:rsidRPr="00E771D6">
        <w:rPr>
          <w:lang w:val="en-IN" w:bidi="te-IN"/>
        </w:rPr>
        <w:t> </w:t>
      </w:r>
    </w:p>
    <w:p w14:paraId="19414B72" w14:textId="77777777" w:rsidR="00E771D6" w:rsidRPr="00E771D6" w:rsidRDefault="00E771D6" w:rsidP="00293F29">
      <w:pPr>
        <w:spacing w:after="120"/>
        <w:textAlignment w:val="baseline"/>
        <w:rPr>
          <w:lang w:val="en-IN" w:bidi="te-IN"/>
        </w:rPr>
      </w:pPr>
      <w:r w:rsidRPr="00E771D6">
        <w:rPr>
          <w:b/>
          <w:bCs/>
          <w:lang w:val="en-GB" w:bidi="te-IN"/>
        </w:rPr>
        <w:t>Syntax Description </w:t>
      </w:r>
      <w:r w:rsidRPr="00E771D6">
        <w:rPr>
          <w:lang w:val="en-IN" w:bidi="te-IN"/>
        </w:rPr>
        <w:t> </w:t>
      </w:r>
    </w:p>
    <w:p w14:paraId="78F8202A" w14:textId="536A1E05" w:rsidR="00E771D6" w:rsidRPr="00E771D6" w:rsidRDefault="00E771D6" w:rsidP="00390ACC">
      <w:pPr>
        <w:pStyle w:val="Code"/>
        <w:rPr>
          <w:lang w:val="en-IN"/>
        </w:rPr>
      </w:pPr>
      <w:r w:rsidRPr="00E771D6">
        <w:t> clear configure [zero-trust [application &lt;app_name&gt;]]</w:t>
      </w:r>
      <w:r w:rsidRPr="00E771D6">
        <w:rPr>
          <w:lang w:val="en-IN"/>
        </w:rPr>
        <w:t> </w:t>
      </w:r>
    </w:p>
    <w:p w14:paraId="61F6DD99" w14:textId="77777777" w:rsidR="00E771D6" w:rsidRPr="00E771D6" w:rsidRDefault="00E771D6" w:rsidP="00293F29">
      <w:pPr>
        <w:spacing w:after="120"/>
        <w:textAlignment w:val="baseline"/>
        <w:rPr>
          <w:lang w:val="en-IN" w:bidi="te-IN"/>
        </w:rPr>
      </w:pPr>
      <w:r w:rsidRPr="00E771D6">
        <w:rPr>
          <w:lang w:val="en-IN" w:bidi="te-IN"/>
        </w:rPr>
        <w:t> </w:t>
      </w:r>
    </w:p>
    <w:p w14:paraId="56A0179D" w14:textId="77777777" w:rsidR="00E771D6" w:rsidRPr="00E771D6" w:rsidRDefault="00E771D6" w:rsidP="00293F29">
      <w:pPr>
        <w:spacing w:after="120"/>
        <w:textAlignment w:val="baseline"/>
        <w:rPr>
          <w:lang w:val="en-IN" w:bidi="te-IN"/>
        </w:rPr>
      </w:pPr>
      <w:r w:rsidRPr="00E771D6">
        <w:rPr>
          <w:b/>
          <w:bCs/>
          <w:lang w:val="en-GB" w:bidi="te-IN"/>
        </w:rPr>
        <w:t>Command Default</w:t>
      </w:r>
      <w:r w:rsidRPr="00E771D6">
        <w:rPr>
          <w:lang w:val="en-IN" w:bidi="te-IN"/>
        </w:rPr>
        <w:t> </w:t>
      </w:r>
    </w:p>
    <w:p w14:paraId="56B6C47D" w14:textId="77777777" w:rsidR="00E771D6" w:rsidRPr="00E771D6" w:rsidRDefault="00E771D6" w:rsidP="00293F29">
      <w:pPr>
        <w:spacing w:after="120"/>
        <w:textAlignment w:val="baseline"/>
        <w:rPr>
          <w:lang w:val="en-IN" w:bidi="te-IN"/>
        </w:rPr>
      </w:pPr>
      <w:r w:rsidRPr="00E771D6">
        <w:rPr>
          <w:lang w:val="en-GB" w:bidi="te-IN"/>
        </w:rPr>
        <w:t>      None.</w:t>
      </w:r>
      <w:r w:rsidRPr="00E771D6">
        <w:rPr>
          <w:lang w:val="en-IN" w:bidi="te-IN"/>
        </w:rPr>
        <w:t> </w:t>
      </w:r>
    </w:p>
    <w:p w14:paraId="3C9CE32D" w14:textId="77777777" w:rsidR="00E771D6" w:rsidRPr="00E771D6" w:rsidRDefault="00E771D6" w:rsidP="00293F29">
      <w:pPr>
        <w:spacing w:after="120"/>
        <w:textAlignment w:val="baseline"/>
        <w:rPr>
          <w:lang w:val="en-IN" w:bidi="te-IN"/>
        </w:rPr>
      </w:pPr>
      <w:r w:rsidRPr="00E771D6">
        <w:rPr>
          <w:b/>
          <w:bCs/>
          <w:lang w:val="en-GB" w:bidi="te-IN"/>
        </w:rPr>
        <w:lastRenderedPageBreak/>
        <w:t> </w:t>
      </w:r>
      <w:r w:rsidRPr="00E771D6">
        <w:rPr>
          <w:lang w:val="en-IN" w:bidi="te-IN"/>
        </w:rPr>
        <w:t> </w:t>
      </w:r>
    </w:p>
    <w:p w14:paraId="69C4012C" w14:textId="77777777" w:rsidR="00E771D6" w:rsidRPr="00E771D6" w:rsidRDefault="00E771D6" w:rsidP="00293F29">
      <w:pPr>
        <w:spacing w:after="120"/>
        <w:textAlignment w:val="baseline"/>
        <w:rPr>
          <w:lang w:val="en-IN" w:bidi="te-IN"/>
        </w:rPr>
      </w:pPr>
      <w:r w:rsidRPr="00E771D6">
        <w:rPr>
          <w:b/>
          <w:bCs/>
          <w:lang w:val="en-GB" w:bidi="te-IN"/>
        </w:rPr>
        <w:t>ASA Context Mode</w:t>
      </w:r>
      <w:r w:rsidRPr="00E771D6">
        <w:rPr>
          <w:lang w:val="en-IN" w:bidi="te-IN"/>
        </w:rPr>
        <w:t> </w:t>
      </w:r>
    </w:p>
    <w:p w14:paraId="1F6DEE4C" w14:textId="77777777" w:rsidR="00E771D6" w:rsidRPr="00E771D6" w:rsidRDefault="00E771D6" w:rsidP="00293F29">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575B9002" w14:textId="77777777" w:rsidR="00E771D6" w:rsidRPr="00E771D6" w:rsidRDefault="00E771D6" w:rsidP="00293F29">
      <w:pPr>
        <w:spacing w:after="120"/>
        <w:textAlignment w:val="baseline"/>
        <w:rPr>
          <w:lang w:val="en-IN" w:bidi="te-IN"/>
        </w:rPr>
      </w:pPr>
      <w:r w:rsidRPr="00E771D6">
        <w:rPr>
          <w:b/>
          <w:bCs/>
          <w:lang w:val="en-GB" w:bidi="te-IN"/>
        </w:rPr>
        <w:t> </w:t>
      </w:r>
      <w:r w:rsidRPr="00E771D6">
        <w:rPr>
          <w:lang w:val="en-IN" w:bidi="te-IN"/>
        </w:rPr>
        <w:t> </w:t>
      </w:r>
    </w:p>
    <w:p w14:paraId="6EB0719E" w14:textId="77777777" w:rsidR="00E771D6" w:rsidRPr="00E771D6" w:rsidRDefault="00E771D6" w:rsidP="00293F29">
      <w:pPr>
        <w:spacing w:after="120"/>
        <w:textAlignment w:val="baseline"/>
        <w:rPr>
          <w:lang w:val="en-IN" w:bidi="te-IN"/>
        </w:rPr>
      </w:pPr>
      <w:r w:rsidRPr="00E771D6">
        <w:rPr>
          <w:b/>
          <w:bCs/>
          <w:lang w:val="en-GB" w:bidi="te-IN"/>
        </w:rPr>
        <w:t>FTD Deployment Mode</w:t>
      </w:r>
      <w:r w:rsidRPr="00E771D6">
        <w:rPr>
          <w:lang w:val="en-IN" w:bidi="te-IN"/>
        </w:rPr>
        <w:t> </w:t>
      </w:r>
    </w:p>
    <w:p w14:paraId="0203B2E3" w14:textId="77777777" w:rsidR="00E771D6" w:rsidRPr="00E771D6" w:rsidRDefault="00E771D6" w:rsidP="00293F29">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62F264F0" w14:textId="77777777" w:rsidR="00E771D6" w:rsidRPr="00E771D6" w:rsidRDefault="00E771D6" w:rsidP="00293F29">
      <w:pPr>
        <w:spacing w:after="120"/>
        <w:textAlignment w:val="baseline"/>
        <w:rPr>
          <w:lang w:val="en-IN" w:bidi="te-IN"/>
        </w:rPr>
      </w:pPr>
      <w:r w:rsidRPr="00E771D6">
        <w:rPr>
          <w:b/>
          <w:bCs/>
          <w:lang w:val="en-GB" w:bidi="te-IN"/>
        </w:rPr>
        <w:t> </w:t>
      </w:r>
      <w:r w:rsidRPr="00E771D6">
        <w:rPr>
          <w:lang w:val="en-IN" w:bidi="te-IN"/>
        </w:rPr>
        <w:t> </w:t>
      </w:r>
    </w:p>
    <w:p w14:paraId="0817270E" w14:textId="77777777" w:rsidR="00E771D6" w:rsidRPr="00E771D6" w:rsidRDefault="00E771D6" w:rsidP="00293F29">
      <w:pPr>
        <w:spacing w:after="120"/>
        <w:textAlignment w:val="baseline"/>
        <w:rPr>
          <w:lang w:val="en-IN" w:bidi="te-IN"/>
        </w:rPr>
      </w:pPr>
      <w:r w:rsidRPr="00E771D6">
        <w:rPr>
          <w:b/>
          <w:bCs/>
          <w:lang w:val="en-GB" w:bidi="te-IN"/>
        </w:rPr>
        <w:t>Usage Guidelines</w:t>
      </w:r>
      <w:r w:rsidRPr="00E771D6">
        <w:rPr>
          <w:lang w:val="en-IN" w:bidi="te-IN"/>
        </w:rPr>
        <w:t> </w:t>
      </w:r>
    </w:p>
    <w:p w14:paraId="7B4202B9" w14:textId="77777777" w:rsidR="00E771D6" w:rsidRPr="00E771D6" w:rsidRDefault="00E771D6" w:rsidP="00293F29">
      <w:pPr>
        <w:spacing w:after="120"/>
        <w:textAlignment w:val="baseline"/>
        <w:rPr>
          <w:lang w:val="en-IN" w:bidi="te-IN"/>
        </w:rPr>
      </w:pPr>
      <w:r w:rsidRPr="00E771D6">
        <w:rPr>
          <w:b/>
          <w:bCs/>
          <w:lang w:val="en-GB" w:bidi="te-IN"/>
        </w:rPr>
        <w:t xml:space="preserve">       </w:t>
      </w:r>
      <w:r w:rsidRPr="00E771D6">
        <w:rPr>
          <w:lang w:val="en-GB" w:bidi="te-IN"/>
        </w:rPr>
        <w:t>To remove the zero-trust configuration of a specific application:</w:t>
      </w:r>
      <w:r w:rsidRPr="00E771D6">
        <w:rPr>
          <w:lang w:val="en-IN" w:bidi="te-IN"/>
        </w:rPr>
        <w:t> </w:t>
      </w:r>
    </w:p>
    <w:p w14:paraId="2E6F6DB7" w14:textId="1B743035" w:rsidR="00E771D6" w:rsidRPr="003E6553" w:rsidRDefault="00E771D6" w:rsidP="00390ACC">
      <w:pPr>
        <w:pStyle w:val="Code"/>
      </w:pPr>
      <w:r w:rsidRPr="00E771D6">
        <w:t>    </w:t>
      </w:r>
      <w:r w:rsidRPr="003E6553">
        <w:t>clear configure zero-trust application &lt;app_name&gt; </w:t>
      </w:r>
    </w:p>
    <w:p w14:paraId="03D0DEB9" w14:textId="77777777" w:rsidR="00E771D6" w:rsidRPr="00E771D6" w:rsidRDefault="00E771D6" w:rsidP="00293F29">
      <w:pPr>
        <w:spacing w:after="120"/>
        <w:textAlignment w:val="baseline"/>
        <w:rPr>
          <w:lang w:val="en-IN" w:bidi="te-IN"/>
        </w:rPr>
      </w:pPr>
      <w:r w:rsidRPr="00E771D6">
        <w:rPr>
          <w:b/>
          <w:bCs/>
          <w:lang w:val="en-GB" w:bidi="te-IN"/>
        </w:rPr>
        <w:t xml:space="preserve">       </w:t>
      </w:r>
      <w:r w:rsidRPr="00E771D6">
        <w:rPr>
          <w:lang w:val="en-GB" w:bidi="te-IN"/>
        </w:rPr>
        <w:t>To remove the zero-trust configuration of all applications:</w:t>
      </w:r>
      <w:r w:rsidRPr="00E771D6">
        <w:rPr>
          <w:lang w:val="en-IN" w:bidi="te-IN"/>
        </w:rPr>
        <w:t> </w:t>
      </w:r>
    </w:p>
    <w:p w14:paraId="7EFD1F7E" w14:textId="285D3983" w:rsidR="00E771D6" w:rsidRPr="00E771D6" w:rsidRDefault="00E771D6" w:rsidP="007608A8">
      <w:pPr>
        <w:rPr>
          <w:lang w:val="en-IN"/>
        </w:rPr>
      </w:pPr>
      <w:r w:rsidRPr="00E771D6">
        <w:t>    clear configure zero-trust application</w:t>
      </w:r>
      <w:r w:rsidRPr="00E771D6">
        <w:rPr>
          <w:lang w:val="en-IN"/>
        </w:rPr>
        <w:t> </w:t>
      </w:r>
    </w:p>
    <w:p w14:paraId="4FAE1F21" w14:textId="77777777" w:rsidR="00E771D6" w:rsidRPr="00E771D6" w:rsidRDefault="00E771D6" w:rsidP="00293F29">
      <w:pPr>
        <w:spacing w:after="120"/>
        <w:textAlignment w:val="baseline"/>
        <w:rPr>
          <w:lang w:val="en-IN" w:bidi="te-IN"/>
        </w:rPr>
      </w:pPr>
      <w:r w:rsidRPr="00E771D6">
        <w:rPr>
          <w:b/>
          <w:bCs/>
          <w:lang w:val="en-GB" w:bidi="te-IN"/>
        </w:rPr>
        <w:t xml:space="preserve">       </w:t>
      </w:r>
      <w:r w:rsidRPr="00E771D6">
        <w:rPr>
          <w:lang w:val="en-GB" w:bidi="te-IN"/>
        </w:rPr>
        <w:t>To remove all zero-trust configuration:</w:t>
      </w:r>
      <w:r w:rsidRPr="00E771D6">
        <w:rPr>
          <w:lang w:val="en-IN" w:bidi="te-IN"/>
        </w:rPr>
        <w:t> </w:t>
      </w:r>
    </w:p>
    <w:p w14:paraId="65ED26A7" w14:textId="0A0CCE91" w:rsidR="00E771D6" w:rsidRPr="00E771D6" w:rsidRDefault="00E771D6" w:rsidP="007608A8">
      <w:pPr>
        <w:rPr>
          <w:lang w:val="en-IN"/>
        </w:rPr>
      </w:pPr>
      <w:r w:rsidRPr="00E771D6">
        <w:t>    clear configure zero-trust</w:t>
      </w:r>
      <w:r w:rsidRPr="00E771D6">
        <w:rPr>
          <w:lang w:val="en-IN"/>
        </w:rPr>
        <w:t> </w:t>
      </w:r>
    </w:p>
    <w:p w14:paraId="55F0C390" w14:textId="77777777" w:rsidR="00E771D6" w:rsidRPr="00E771D6" w:rsidRDefault="00E771D6" w:rsidP="00293F29">
      <w:pPr>
        <w:spacing w:after="120"/>
        <w:textAlignment w:val="baseline"/>
        <w:rPr>
          <w:lang w:val="en-IN" w:bidi="te-IN"/>
        </w:rPr>
      </w:pPr>
      <w:r w:rsidRPr="00E771D6">
        <w:rPr>
          <w:lang w:val="en-IN" w:bidi="te-IN"/>
        </w:rPr>
        <w:t> </w:t>
      </w:r>
    </w:p>
    <w:p w14:paraId="108B3E90" w14:textId="77777777" w:rsidR="00E771D6" w:rsidRPr="00E771D6" w:rsidRDefault="00E771D6" w:rsidP="00293F29">
      <w:pPr>
        <w:spacing w:after="120"/>
        <w:textAlignment w:val="baseline"/>
        <w:rPr>
          <w:lang w:val="en-IN" w:bidi="te-IN"/>
        </w:rPr>
      </w:pPr>
      <w:r w:rsidRPr="00E771D6">
        <w:rPr>
          <w:b/>
          <w:bCs/>
          <w:lang w:val="en-GB" w:bidi="te-IN"/>
        </w:rPr>
        <w:t>Example</w:t>
      </w:r>
      <w:r w:rsidRPr="00E771D6">
        <w:rPr>
          <w:lang w:val="en-IN" w:bidi="te-IN"/>
        </w:rPr>
        <w:t> </w:t>
      </w:r>
    </w:p>
    <w:p w14:paraId="48EBC638" w14:textId="77777777" w:rsidR="00E771D6" w:rsidRPr="00E771D6" w:rsidRDefault="00E771D6" w:rsidP="00390ACC">
      <w:pPr>
        <w:pStyle w:val="Code"/>
        <w:rPr>
          <w:lang w:val="en-IN"/>
        </w:rPr>
      </w:pPr>
      <w:r w:rsidRPr="00E771D6">
        <w:t>(config)# clear configure zero-trust application wiki.cisco.com</w:t>
      </w:r>
      <w:r w:rsidRPr="00E771D6">
        <w:rPr>
          <w:lang w:val="en-IN"/>
        </w:rPr>
        <w:t> </w:t>
      </w:r>
    </w:p>
    <w:p w14:paraId="18203D1F" w14:textId="77777777" w:rsidR="00E771D6" w:rsidRPr="00E771D6" w:rsidRDefault="00E771D6" w:rsidP="00390ACC">
      <w:pPr>
        <w:pStyle w:val="Code"/>
        <w:rPr>
          <w:lang w:val="en-IN"/>
        </w:rPr>
      </w:pPr>
      <w:r w:rsidRPr="00E771D6">
        <w:t>(config)#</w:t>
      </w:r>
      <w:r w:rsidRPr="00E771D6">
        <w:rPr>
          <w:lang w:val="en-IN"/>
        </w:rPr>
        <w:t> </w:t>
      </w:r>
    </w:p>
    <w:p w14:paraId="27D57B85" w14:textId="77777777" w:rsidR="00E771D6" w:rsidRPr="00E771D6" w:rsidRDefault="00E771D6" w:rsidP="00390ACC">
      <w:pPr>
        <w:pStyle w:val="Code"/>
        <w:rPr>
          <w:lang w:val="en-IN"/>
        </w:rPr>
      </w:pPr>
      <w:r w:rsidRPr="00E771D6">
        <w:t>(config)# clear configure zero-trust application</w:t>
      </w:r>
      <w:r w:rsidRPr="00E771D6">
        <w:rPr>
          <w:lang w:val="en-IN"/>
        </w:rPr>
        <w:t> </w:t>
      </w:r>
    </w:p>
    <w:p w14:paraId="43F06C11" w14:textId="77777777" w:rsidR="00E771D6" w:rsidRPr="00E771D6" w:rsidRDefault="00E771D6" w:rsidP="00390ACC">
      <w:pPr>
        <w:pStyle w:val="Code"/>
        <w:rPr>
          <w:lang w:val="en-IN"/>
        </w:rPr>
      </w:pPr>
      <w:r w:rsidRPr="00E771D6">
        <w:t>(config)#</w:t>
      </w:r>
      <w:r w:rsidRPr="00E771D6">
        <w:rPr>
          <w:lang w:val="en-IN"/>
        </w:rPr>
        <w:t> </w:t>
      </w:r>
    </w:p>
    <w:p w14:paraId="796E9E57" w14:textId="77777777" w:rsidR="00E771D6" w:rsidRPr="00E771D6" w:rsidRDefault="00E771D6" w:rsidP="00390ACC">
      <w:pPr>
        <w:pStyle w:val="Code"/>
        <w:rPr>
          <w:lang w:val="en-IN"/>
        </w:rPr>
      </w:pPr>
      <w:r w:rsidRPr="00E771D6">
        <w:t>(config)# clear configure zero-trust</w:t>
      </w:r>
      <w:r w:rsidRPr="00E771D6">
        <w:rPr>
          <w:lang w:val="en-IN"/>
        </w:rPr>
        <w:t> </w:t>
      </w:r>
    </w:p>
    <w:p w14:paraId="23BD6B77" w14:textId="77777777" w:rsidR="00E771D6" w:rsidRPr="00E771D6" w:rsidRDefault="00E771D6" w:rsidP="005D7591">
      <w:pPr>
        <w:pStyle w:val="Heading3"/>
        <w:rPr>
          <w:lang w:val="en-IN" w:bidi="te-IN"/>
        </w:rPr>
      </w:pPr>
      <w:bookmarkStart w:id="313" w:name="_Toc118293471"/>
      <w:bookmarkStart w:id="314" w:name="_Toc142917878"/>
      <w:r w:rsidRPr="00E771D6">
        <w:rPr>
          <w:lang w:val="en-IN" w:bidi="te-IN"/>
        </w:rPr>
        <w:t>Clear Run-time State</w:t>
      </w:r>
      <w:bookmarkEnd w:id="313"/>
      <w:bookmarkEnd w:id="314"/>
      <w:r w:rsidRPr="00E771D6">
        <w:rPr>
          <w:lang w:val="en-IN" w:bidi="te-IN"/>
        </w:rPr>
        <w:t> </w:t>
      </w:r>
    </w:p>
    <w:p w14:paraId="34D07173" w14:textId="77777777" w:rsidR="00E771D6" w:rsidRPr="00E771D6" w:rsidRDefault="00E771D6" w:rsidP="00DD0951">
      <w:pPr>
        <w:spacing w:after="120"/>
        <w:textAlignment w:val="baseline"/>
        <w:rPr>
          <w:lang w:val="en-IN" w:bidi="te-IN"/>
        </w:rPr>
      </w:pPr>
      <w:r w:rsidRPr="00E771D6">
        <w:rPr>
          <w:lang w:val="en-IN" w:bidi="te-IN"/>
        </w:rPr>
        <w:t>The run-time state and statistics of zero-trust feature can be cleared using the following CLIs. </w:t>
      </w:r>
    </w:p>
    <w:p w14:paraId="3B9D0B9D" w14:textId="77777777" w:rsidR="00E771D6" w:rsidRPr="00E771D6" w:rsidRDefault="00E771D6" w:rsidP="00DD0951">
      <w:pPr>
        <w:spacing w:after="120"/>
        <w:textAlignment w:val="baseline"/>
        <w:rPr>
          <w:lang w:val="en-IN" w:bidi="te-IN"/>
        </w:rPr>
      </w:pPr>
      <w:r w:rsidRPr="00E771D6">
        <w:rPr>
          <w:lang w:val="en-IN" w:bidi="te-IN"/>
        </w:rPr>
        <w:t> </w:t>
      </w:r>
    </w:p>
    <w:p w14:paraId="12D360C7" w14:textId="77777777" w:rsidR="00E771D6" w:rsidRPr="00E771D6" w:rsidRDefault="00E771D6" w:rsidP="00DD0951">
      <w:pPr>
        <w:spacing w:after="120"/>
        <w:textAlignment w:val="baseline"/>
        <w:rPr>
          <w:lang w:val="en-IN" w:bidi="te-IN"/>
        </w:rPr>
      </w:pPr>
      <w:r w:rsidRPr="00E771D6">
        <w:rPr>
          <w:b/>
          <w:bCs/>
          <w:lang w:val="en-GB" w:bidi="te-IN"/>
        </w:rPr>
        <w:t>Syntax Description </w:t>
      </w:r>
      <w:r w:rsidRPr="00E771D6">
        <w:rPr>
          <w:lang w:val="en-IN" w:bidi="te-IN"/>
        </w:rPr>
        <w:t> </w:t>
      </w:r>
    </w:p>
    <w:p w14:paraId="5234647F" w14:textId="77777777" w:rsidR="00E771D6" w:rsidRPr="003E6553" w:rsidRDefault="00E771D6" w:rsidP="00390ACC">
      <w:pPr>
        <w:pStyle w:val="Code"/>
      </w:pPr>
      <w:r w:rsidRPr="00E771D6">
        <w:t xml:space="preserve">      </w:t>
      </w:r>
      <w:r w:rsidRPr="003E6553">
        <w:t>clear zero-trust ? </w:t>
      </w:r>
    </w:p>
    <w:p w14:paraId="3F002A70" w14:textId="760B7169" w:rsidR="00E771D6" w:rsidRPr="003E6553" w:rsidRDefault="00E771D6" w:rsidP="00390ACC">
      <w:pPr>
        <w:pStyle w:val="Code"/>
      </w:pPr>
      <w:r w:rsidRPr="003E6553">
        <w:t xml:space="preserve">      </w:t>
      </w:r>
      <w:r w:rsidR="007B354A" w:rsidRPr="003E6553">
        <w:t xml:space="preserve">    </w:t>
      </w:r>
      <w:r w:rsidRPr="003E6553">
        <w:t>sessions [user &lt;username&gt;] [application &lt;app_name&gt;] </w:t>
      </w:r>
    </w:p>
    <w:p w14:paraId="0468DD6A" w14:textId="00F2FB59" w:rsidR="00E771D6" w:rsidRPr="00E771D6" w:rsidRDefault="00E771D6" w:rsidP="00390ACC">
      <w:pPr>
        <w:pStyle w:val="Code"/>
        <w:rPr>
          <w:lang w:val="en-IN"/>
        </w:rPr>
      </w:pPr>
      <w:r w:rsidRPr="003E6553">
        <w:t xml:space="preserve">      </w:t>
      </w:r>
      <w:r w:rsidR="007B354A" w:rsidRPr="003E6553">
        <w:t xml:space="preserve">    </w:t>
      </w:r>
      <w:r w:rsidRPr="003E6553">
        <w:t>statistics</w:t>
      </w:r>
      <w:r w:rsidRPr="00E771D6">
        <w:rPr>
          <w:lang w:val="en-IN"/>
        </w:rPr>
        <w:t> </w:t>
      </w:r>
    </w:p>
    <w:p w14:paraId="4602CD00" w14:textId="77777777" w:rsidR="00E771D6" w:rsidRPr="00E771D6" w:rsidRDefault="00E771D6" w:rsidP="00DD0951">
      <w:pPr>
        <w:spacing w:after="120"/>
        <w:textAlignment w:val="baseline"/>
        <w:rPr>
          <w:lang w:val="en-IN" w:bidi="te-IN"/>
        </w:rPr>
      </w:pPr>
      <w:r w:rsidRPr="00E771D6">
        <w:rPr>
          <w:lang w:val="en-GB" w:bidi="te-IN"/>
        </w:rPr>
        <w:t> </w:t>
      </w:r>
      <w:r w:rsidRPr="00E771D6">
        <w:rPr>
          <w:lang w:val="en-IN" w:bidi="te-IN"/>
        </w:rPr>
        <w:t> </w:t>
      </w:r>
    </w:p>
    <w:p w14:paraId="747F5A41" w14:textId="77777777" w:rsidR="00E771D6" w:rsidRPr="00E771D6" w:rsidRDefault="00E771D6" w:rsidP="00DD0951">
      <w:pPr>
        <w:spacing w:after="120"/>
        <w:textAlignment w:val="baseline"/>
        <w:rPr>
          <w:lang w:val="en-IN" w:bidi="te-IN"/>
        </w:rPr>
      </w:pPr>
      <w:r w:rsidRPr="00E771D6">
        <w:rPr>
          <w:b/>
          <w:bCs/>
          <w:lang w:val="en-GB" w:bidi="te-IN"/>
        </w:rPr>
        <w:t>Command Default</w:t>
      </w:r>
      <w:r w:rsidRPr="00E771D6">
        <w:rPr>
          <w:lang w:val="en-IN" w:bidi="te-IN"/>
        </w:rPr>
        <w:t> </w:t>
      </w:r>
    </w:p>
    <w:p w14:paraId="54B666F9" w14:textId="77777777" w:rsidR="00E771D6" w:rsidRPr="00E771D6" w:rsidRDefault="00E771D6" w:rsidP="00DD0951">
      <w:pPr>
        <w:spacing w:after="120"/>
        <w:textAlignment w:val="baseline"/>
        <w:rPr>
          <w:lang w:val="en-IN" w:bidi="te-IN"/>
        </w:rPr>
      </w:pPr>
      <w:r w:rsidRPr="00E771D6">
        <w:rPr>
          <w:lang w:val="en-GB" w:bidi="te-IN"/>
        </w:rPr>
        <w:t>      None.</w:t>
      </w:r>
      <w:r w:rsidRPr="00E771D6">
        <w:rPr>
          <w:lang w:val="en-IN" w:bidi="te-IN"/>
        </w:rPr>
        <w:t> </w:t>
      </w:r>
    </w:p>
    <w:p w14:paraId="749945EE" w14:textId="77777777" w:rsidR="00E771D6" w:rsidRPr="00E771D6" w:rsidRDefault="00E771D6" w:rsidP="00DD0951">
      <w:pPr>
        <w:spacing w:after="120"/>
        <w:textAlignment w:val="baseline"/>
        <w:rPr>
          <w:lang w:val="en-IN" w:bidi="te-IN"/>
        </w:rPr>
      </w:pPr>
      <w:r w:rsidRPr="00E771D6">
        <w:rPr>
          <w:b/>
          <w:bCs/>
          <w:lang w:val="en-GB" w:bidi="te-IN"/>
        </w:rPr>
        <w:t> </w:t>
      </w:r>
      <w:r w:rsidRPr="00E771D6">
        <w:rPr>
          <w:lang w:val="en-IN" w:bidi="te-IN"/>
        </w:rPr>
        <w:t> </w:t>
      </w:r>
    </w:p>
    <w:p w14:paraId="371CB5BF" w14:textId="77777777" w:rsidR="00E771D6" w:rsidRPr="00E771D6" w:rsidRDefault="00E771D6" w:rsidP="00DD0951">
      <w:pPr>
        <w:spacing w:after="120"/>
        <w:textAlignment w:val="baseline"/>
        <w:rPr>
          <w:lang w:val="en-IN" w:bidi="te-IN"/>
        </w:rPr>
      </w:pPr>
      <w:r w:rsidRPr="00E771D6">
        <w:rPr>
          <w:b/>
          <w:bCs/>
          <w:lang w:val="en-GB" w:bidi="te-IN"/>
        </w:rPr>
        <w:t>ASA Context Mode</w:t>
      </w:r>
      <w:r w:rsidRPr="00E771D6">
        <w:rPr>
          <w:lang w:val="en-IN" w:bidi="te-IN"/>
        </w:rPr>
        <w:t> </w:t>
      </w:r>
    </w:p>
    <w:p w14:paraId="637524A5" w14:textId="77777777" w:rsidR="00E771D6" w:rsidRPr="00E771D6" w:rsidRDefault="00E771D6" w:rsidP="00DD0951">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200BB9FE" w14:textId="77777777" w:rsidR="00E771D6" w:rsidRPr="00E771D6" w:rsidRDefault="00E771D6" w:rsidP="00DD0951">
      <w:pPr>
        <w:spacing w:after="120"/>
        <w:textAlignment w:val="baseline"/>
        <w:rPr>
          <w:lang w:val="en-IN" w:bidi="te-IN"/>
        </w:rPr>
      </w:pPr>
      <w:r w:rsidRPr="00E771D6">
        <w:rPr>
          <w:b/>
          <w:bCs/>
          <w:lang w:val="en-GB" w:bidi="te-IN"/>
        </w:rPr>
        <w:t> </w:t>
      </w:r>
      <w:r w:rsidRPr="00E771D6">
        <w:rPr>
          <w:lang w:val="en-IN" w:bidi="te-IN"/>
        </w:rPr>
        <w:t> </w:t>
      </w:r>
    </w:p>
    <w:p w14:paraId="7CEAF5E6" w14:textId="77777777" w:rsidR="00E771D6" w:rsidRPr="00E771D6" w:rsidRDefault="00E771D6" w:rsidP="00DD0951">
      <w:pPr>
        <w:spacing w:after="120"/>
        <w:textAlignment w:val="baseline"/>
        <w:rPr>
          <w:lang w:val="en-IN" w:bidi="te-IN"/>
        </w:rPr>
      </w:pPr>
      <w:r w:rsidRPr="00E771D6">
        <w:rPr>
          <w:b/>
          <w:bCs/>
          <w:lang w:val="en-GB" w:bidi="te-IN"/>
        </w:rPr>
        <w:lastRenderedPageBreak/>
        <w:t>FTD Deployment Mode</w:t>
      </w:r>
      <w:r w:rsidRPr="00E771D6">
        <w:rPr>
          <w:lang w:val="en-IN" w:bidi="te-IN"/>
        </w:rPr>
        <w:t> </w:t>
      </w:r>
    </w:p>
    <w:p w14:paraId="5CE87456" w14:textId="77777777" w:rsidR="00E771D6" w:rsidRPr="00E771D6" w:rsidRDefault="00E771D6" w:rsidP="00DD0951">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5CC3E3C7" w14:textId="77777777" w:rsidR="00E771D6" w:rsidRPr="00E771D6" w:rsidRDefault="00E771D6" w:rsidP="00DD0951">
      <w:pPr>
        <w:spacing w:after="120"/>
        <w:textAlignment w:val="baseline"/>
        <w:rPr>
          <w:lang w:val="en-IN" w:bidi="te-IN"/>
        </w:rPr>
      </w:pPr>
      <w:r w:rsidRPr="00E771D6">
        <w:rPr>
          <w:b/>
          <w:bCs/>
          <w:lang w:val="en-GB" w:bidi="te-IN"/>
        </w:rPr>
        <w:t> </w:t>
      </w:r>
      <w:r w:rsidRPr="00E771D6">
        <w:rPr>
          <w:lang w:val="en-IN" w:bidi="te-IN"/>
        </w:rPr>
        <w:t> </w:t>
      </w:r>
    </w:p>
    <w:p w14:paraId="62062FA5" w14:textId="77777777" w:rsidR="00E771D6" w:rsidRPr="00E771D6" w:rsidRDefault="00E771D6" w:rsidP="00DD0951">
      <w:pPr>
        <w:spacing w:after="120"/>
        <w:textAlignment w:val="baseline"/>
        <w:rPr>
          <w:lang w:val="en-IN" w:bidi="te-IN"/>
        </w:rPr>
      </w:pPr>
      <w:r w:rsidRPr="00E771D6">
        <w:rPr>
          <w:b/>
          <w:bCs/>
          <w:lang w:val="en-GB" w:bidi="te-IN"/>
        </w:rPr>
        <w:t>Usage Guidelines</w:t>
      </w:r>
      <w:r w:rsidRPr="00E771D6">
        <w:rPr>
          <w:lang w:val="en-IN" w:bidi="te-IN"/>
        </w:rPr>
        <w:t> </w:t>
      </w:r>
    </w:p>
    <w:p w14:paraId="225EAB6E" w14:textId="77777777" w:rsidR="00E771D6" w:rsidRPr="00E771D6" w:rsidRDefault="00E771D6" w:rsidP="00DD0951">
      <w:pPr>
        <w:spacing w:after="120"/>
        <w:textAlignment w:val="baseline"/>
        <w:rPr>
          <w:lang w:val="en-IN" w:bidi="te-IN"/>
        </w:rPr>
      </w:pPr>
      <w:r w:rsidRPr="00E771D6">
        <w:rPr>
          <w:b/>
          <w:bCs/>
          <w:lang w:val="en-GB" w:bidi="te-IN"/>
        </w:rPr>
        <w:t xml:space="preserve">       </w:t>
      </w:r>
      <w:r w:rsidRPr="00E771D6">
        <w:rPr>
          <w:lang w:val="en-GB" w:bidi="te-IN"/>
        </w:rPr>
        <w:t>To clear the zero-trust sessions of all users and applications:</w:t>
      </w:r>
      <w:r w:rsidRPr="00E771D6">
        <w:rPr>
          <w:lang w:val="en-IN" w:bidi="te-IN"/>
        </w:rPr>
        <w:t> </w:t>
      </w:r>
    </w:p>
    <w:p w14:paraId="24E35050" w14:textId="45604D9F" w:rsidR="00E771D6" w:rsidRPr="00E771D6" w:rsidRDefault="00E771D6" w:rsidP="00390ACC">
      <w:pPr>
        <w:pStyle w:val="Code"/>
        <w:rPr>
          <w:lang w:val="en-IN"/>
        </w:rPr>
      </w:pPr>
      <w:r w:rsidRPr="00E771D6">
        <w:t>    clear zero-trust sessions</w:t>
      </w:r>
      <w:r w:rsidRPr="00E771D6">
        <w:rPr>
          <w:lang w:val="en-IN"/>
        </w:rPr>
        <w:t> </w:t>
      </w:r>
    </w:p>
    <w:p w14:paraId="3F8CCD20" w14:textId="77777777" w:rsidR="00E771D6" w:rsidRPr="00E771D6" w:rsidRDefault="00E771D6" w:rsidP="00DD0951">
      <w:pPr>
        <w:spacing w:after="120"/>
        <w:textAlignment w:val="baseline"/>
        <w:rPr>
          <w:lang w:val="en-IN" w:bidi="te-IN"/>
        </w:rPr>
      </w:pPr>
      <w:r w:rsidRPr="00E771D6">
        <w:rPr>
          <w:b/>
          <w:bCs/>
          <w:lang w:val="en-GB" w:bidi="te-IN"/>
        </w:rPr>
        <w:t xml:space="preserve">       </w:t>
      </w:r>
      <w:r w:rsidRPr="00E771D6">
        <w:rPr>
          <w:lang w:val="en-GB" w:bidi="te-IN"/>
        </w:rPr>
        <w:t>To clear the zero-trust sessions of a specific user:</w:t>
      </w:r>
      <w:r w:rsidRPr="00E771D6">
        <w:rPr>
          <w:lang w:val="en-IN" w:bidi="te-IN"/>
        </w:rPr>
        <w:t> </w:t>
      </w:r>
    </w:p>
    <w:p w14:paraId="17A62A15" w14:textId="1A8EA029" w:rsidR="00E771D6" w:rsidRPr="00390ACC" w:rsidRDefault="00E771D6" w:rsidP="00390ACC">
      <w:pPr>
        <w:pStyle w:val="Code"/>
      </w:pPr>
      <w:r w:rsidRPr="00E771D6">
        <w:t>    clear zero-trust sessions user &lt;username&gt;</w:t>
      </w:r>
      <w:r w:rsidRPr="00390ACC">
        <w:t> </w:t>
      </w:r>
    </w:p>
    <w:p w14:paraId="5CA918DB" w14:textId="77777777" w:rsidR="00E771D6" w:rsidRPr="00E771D6" w:rsidRDefault="00E771D6" w:rsidP="00DD0951">
      <w:pPr>
        <w:spacing w:after="120"/>
        <w:textAlignment w:val="baseline"/>
        <w:rPr>
          <w:lang w:val="en-IN" w:bidi="te-IN"/>
        </w:rPr>
      </w:pPr>
      <w:r w:rsidRPr="00E771D6">
        <w:rPr>
          <w:b/>
          <w:bCs/>
          <w:lang w:val="en-GB" w:bidi="te-IN"/>
        </w:rPr>
        <w:t xml:space="preserve">       </w:t>
      </w:r>
      <w:r w:rsidRPr="00E771D6">
        <w:rPr>
          <w:lang w:val="en-GB" w:bidi="te-IN"/>
        </w:rPr>
        <w:t>To clear the zero-trust sessions of a specific application:</w:t>
      </w:r>
      <w:r w:rsidRPr="00E771D6">
        <w:rPr>
          <w:lang w:val="en-IN" w:bidi="te-IN"/>
        </w:rPr>
        <w:t> </w:t>
      </w:r>
    </w:p>
    <w:p w14:paraId="5E2B705C" w14:textId="6CA2FEBD" w:rsidR="00E771D6" w:rsidRPr="00390ACC" w:rsidRDefault="00E771D6" w:rsidP="00390ACC">
      <w:pPr>
        <w:pStyle w:val="Code"/>
      </w:pPr>
      <w:r w:rsidRPr="00E771D6">
        <w:t>    clear zero-trust sessions application &lt;app_name&gt;</w:t>
      </w:r>
      <w:r w:rsidRPr="00390ACC">
        <w:t> </w:t>
      </w:r>
    </w:p>
    <w:p w14:paraId="43825B5A" w14:textId="77777777" w:rsidR="00E771D6" w:rsidRPr="00E771D6" w:rsidRDefault="00E771D6" w:rsidP="00DD0951">
      <w:pPr>
        <w:spacing w:after="120"/>
        <w:textAlignment w:val="baseline"/>
        <w:rPr>
          <w:lang w:val="en-IN" w:bidi="te-IN"/>
        </w:rPr>
      </w:pPr>
      <w:r w:rsidRPr="00E771D6">
        <w:rPr>
          <w:b/>
          <w:bCs/>
          <w:lang w:val="en-GB" w:bidi="te-IN"/>
        </w:rPr>
        <w:t xml:space="preserve">       </w:t>
      </w:r>
      <w:r w:rsidRPr="00E771D6">
        <w:rPr>
          <w:lang w:val="en-GB" w:bidi="te-IN"/>
        </w:rPr>
        <w:t>To clear the zero-trust sessions of a specific user and application:</w:t>
      </w:r>
      <w:r w:rsidRPr="00E771D6">
        <w:rPr>
          <w:lang w:val="en-IN" w:bidi="te-IN"/>
        </w:rPr>
        <w:t> </w:t>
      </w:r>
    </w:p>
    <w:p w14:paraId="7AF7750B" w14:textId="3A69DB3F" w:rsidR="00E771D6" w:rsidRPr="00390ACC" w:rsidRDefault="00E771D6" w:rsidP="00390ACC">
      <w:pPr>
        <w:pStyle w:val="Code"/>
      </w:pPr>
      <w:r w:rsidRPr="00E771D6">
        <w:t>    clear zero-trust sessions user &lt;user_name&gt; application &lt;app_name&gt;</w:t>
      </w:r>
      <w:r w:rsidRPr="00390ACC">
        <w:t> </w:t>
      </w:r>
    </w:p>
    <w:p w14:paraId="02520FAD" w14:textId="77777777" w:rsidR="00E771D6" w:rsidRPr="00E771D6" w:rsidRDefault="00E771D6" w:rsidP="00DD0951">
      <w:pPr>
        <w:spacing w:after="120"/>
        <w:textAlignment w:val="baseline"/>
        <w:rPr>
          <w:lang w:val="en-IN" w:bidi="te-IN"/>
        </w:rPr>
      </w:pPr>
      <w:r w:rsidRPr="00E771D6">
        <w:rPr>
          <w:lang w:val="en-GB" w:bidi="te-IN"/>
        </w:rPr>
        <w:t>       To clear the runtime zero-trust statistics:</w:t>
      </w:r>
      <w:r w:rsidRPr="00E771D6">
        <w:rPr>
          <w:lang w:val="en-IN" w:bidi="te-IN"/>
        </w:rPr>
        <w:t> </w:t>
      </w:r>
    </w:p>
    <w:p w14:paraId="213009E2" w14:textId="2BE24A23" w:rsidR="00E771D6" w:rsidRPr="00E771D6" w:rsidRDefault="00E771D6" w:rsidP="00390ACC">
      <w:pPr>
        <w:pStyle w:val="Code"/>
        <w:rPr>
          <w:lang w:val="en-IN"/>
        </w:rPr>
      </w:pPr>
      <w:r w:rsidRPr="00E771D6">
        <w:t>    clear zero-trust statistics</w:t>
      </w:r>
      <w:r w:rsidRPr="00E771D6">
        <w:rPr>
          <w:lang w:val="en-IN"/>
        </w:rPr>
        <w:t> </w:t>
      </w:r>
    </w:p>
    <w:p w14:paraId="4AF7F91F" w14:textId="77777777" w:rsidR="00E771D6" w:rsidRPr="00E771D6" w:rsidRDefault="00E771D6" w:rsidP="00DD0951">
      <w:pPr>
        <w:spacing w:after="120"/>
        <w:textAlignment w:val="baseline"/>
        <w:rPr>
          <w:lang w:val="en-IN" w:bidi="te-IN"/>
        </w:rPr>
      </w:pPr>
      <w:r w:rsidRPr="00E771D6">
        <w:rPr>
          <w:lang w:val="en-IN" w:bidi="te-IN"/>
        </w:rPr>
        <w:t> </w:t>
      </w:r>
    </w:p>
    <w:p w14:paraId="261CF8D3" w14:textId="77777777" w:rsidR="00E771D6" w:rsidRPr="00E771D6" w:rsidRDefault="00E771D6" w:rsidP="00DD0951">
      <w:pPr>
        <w:spacing w:after="120"/>
        <w:textAlignment w:val="baseline"/>
        <w:rPr>
          <w:lang w:val="en-IN" w:bidi="te-IN"/>
        </w:rPr>
      </w:pPr>
      <w:r w:rsidRPr="00E771D6">
        <w:rPr>
          <w:b/>
          <w:bCs/>
          <w:lang w:val="en-GB" w:bidi="te-IN"/>
        </w:rPr>
        <w:t>Example</w:t>
      </w:r>
      <w:r w:rsidRPr="00E771D6">
        <w:rPr>
          <w:lang w:val="en-IN" w:bidi="te-IN"/>
        </w:rPr>
        <w:t> </w:t>
      </w:r>
    </w:p>
    <w:p w14:paraId="408272F8" w14:textId="77777777" w:rsidR="00E771D6" w:rsidRPr="00E771D6" w:rsidRDefault="00E771D6" w:rsidP="00390ACC">
      <w:pPr>
        <w:pStyle w:val="Code"/>
        <w:rPr>
          <w:lang w:val="en-IN"/>
        </w:rPr>
      </w:pPr>
      <w:r w:rsidRPr="00E771D6">
        <w:t>(config)# clear zero-trust sessions</w:t>
      </w:r>
      <w:r w:rsidRPr="00E771D6">
        <w:rPr>
          <w:lang w:val="en-IN"/>
        </w:rPr>
        <w:t> </w:t>
      </w:r>
    </w:p>
    <w:p w14:paraId="67817666" w14:textId="77777777" w:rsidR="00E771D6" w:rsidRPr="00E771D6" w:rsidRDefault="00E771D6" w:rsidP="00390ACC">
      <w:pPr>
        <w:pStyle w:val="Code"/>
        <w:rPr>
          <w:lang w:val="en-IN"/>
        </w:rPr>
      </w:pPr>
      <w:r w:rsidRPr="00E771D6">
        <w:t>16 zero-trust authorization sessions removed.</w:t>
      </w:r>
      <w:r w:rsidRPr="00E771D6">
        <w:rPr>
          <w:lang w:val="en-IN"/>
        </w:rPr>
        <w:t> </w:t>
      </w:r>
    </w:p>
    <w:p w14:paraId="6CA80CE1" w14:textId="77777777" w:rsidR="00E771D6" w:rsidRPr="00E771D6" w:rsidRDefault="00E771D6" w:rsidP="00390ACC">
      <w:pPr>
        <w:pStyle w:val="Code"/>
        <w:rPr>
          <w:lang w:val="en-IN"/>
        </w:rPr>
      </w:pPr>
      <w:r w:rsidRPr="00E771D6">
        <w:t>(config)# clear zero-trust sessions user ladygaga@cisco.com</w:t>
      </w:r>
      <w:r w:rsidRPr="00E771D6">
        <w:rPr>
          <w:lang w:val="en-IN"/>
        </w:rPr>
        <w:t> </w:t>
      </w:r>
    </w:p>
    <w:p w14:paraId="06030E2D" w14:textId="77777777" w:rsidR="00E771D6" w:rsidRPr="00E771D6" w:rsidRDefault="00E771D6" w:rsidP="00390ACC">
      <w:pPr>
        <w:pStyle w:val="Code"/>
        <w:rPr>
          <w:lang w:val="en-IN"/>
        </w:rPr>
      </w:pPr>
      <w:r w:rsidRPr="00E771D6">
        <w:t>2 zero-trust authorization sessions removed.</w:t>
      </w:r>
      <w:r w:rsidRPr="00E771D6">
        <w:rPr>
          <w:lang w:val="en-IN"/>
        </w:rPr>
        <w:t> </w:t>
      </w:r>
    </w:p>
    <w:p w14:paraId="3E438055" w14:textId="77777777" w:rsidR="00E771D6" w:rsidRPr="00E771D6" w:rsidRDefault="00E771D6" w:rsidP="00390ACC">
      <w:pPr>
        <w:pStyle w:val="Code"/>
        <w:rPr>
          <w:lang w:val="en-IN"/>
        </w:rPr>
      </w:pPr>
      <w:r w:rsidRPr="00E771D6">
        <w:t>(config)# clear zero-trust sessions application wiki.cisco.com</w:t>
      </w:r>
      <w:r w:rsidRPr="00E771D6">
        <w:rPr>
          <w:lang w:val="en-IN"/>
        </w:rPr>
        <w:t> </w:t>
      </w:r>
    </w:p>
    <w:p w14:paraId="3E9F0842" w14:textId="77777777" w:rsidR="00E771D6" w:rsidRPr="00E771D6" w:rsidRDefault="00E771D6" w:rsidP="00390ACC">
      <w:pPr>
        <w:pStyle w:val="Code"/>
        <w:rPr>
          <w:lang w:val="en-IN"/>
        </w:rPr>
      </w:pPr>
      <w:r w:rsidRPr="00E771D6">
        <w:t>1 zero-trust authorization session removed.</w:t>
      </w:r>
      <w:r w:rsidRPr="00E771D6">
        <w:rPr>
          <w:lang w:val="en-IN"/>
        </w:rPr>
        <w:t> </w:t>
      </w:r>
    </w:p>
    <w:p w14:paraId="760C9B79" w14:textId="77777777" w:rsidR="00E771D6" w:rsidRPr="00E771D6" w:rsidRDefault="00E771D6" w:rsidP="00390ACC">
      <w:pPr>
        <w:pStyle w:val="Code"/>
        <w:rPr>
          <w:lang w:val="en-IN"/>
        </w:rPr>
      </w:pPr>
      <w:r w:rsidRPr="00E771D6">
        <w:t>(config)# clear zero-trust statistics</w:t>
      </w:r>
      <w:r w:rsidRPr="00E771D6">
        <w:rPr>
          <w:lang w:val="en-IN"/>
        </w:rPr>
        <w:t> </w:t>
      </w:r>
    </w:p>
    <w:p w14:paraId="5CB56671" w14:textId="77777777" w:rsidR="00E771D6" w:rsidRPr="00E771D6" w:rsidRDefault="00E771D6" w:rsidP="005D7591">
      <w:pPr>
        <w:pStyle w:val="Heading3"/>
        <w:rPr>
          <w:lang w:val="en-IN" w:bidi="te-IN"/>
        </w:rPr>
      </w:pPr>
      <w:bookmarkStart w:id="315" w:name="_Toc118293472"/>
      <w:bookmarkStart w:id="316" w:name="_Toc142917879"/>
      <w:r w:rsidRPr="00E771D6">
        <w:rPr>
          <w:lang w:val="en-IN" w:bidi="te-IN"/>
        </w:rPr>
        <w:t>Clear Cluster-wide Run-time State</w:t>
      </w:r>
      <w:bookmarkEnd w:id="315"/>
      <w:bookmarkEnd w:id="316"/>
      <w:r w:rsidRPr="00E771D6">
        <w:rPr>
          <w:lang w:val="en-IN" w:bidi="te-IN"/>
        </w:rPr>
        <w:t> </w:t>
      </w:r>
    </w:p>
    <w:p w14:paraId="3627F610" w14:textId="77777777" w:rsidR="00E771D6" w:rsidRPr="00E771D6" w:rsidRDefault="00E771D6" w:rsidP="00C63147">
      <w:pPr>
        <w:spacing w:after="120"/>
        <w:textAlignment w:val="baseline"/>
        <w:rPr>
          <w:lang w:val="en-IN" w:bidi="te-IN"/>
        </w:rPr>
      </w:pPr>
      <w:r w:rsidRPr="00E771D6">
        <w:rPr>
          <w:lang w:val="en-GB" w:bidi="te-IN"/>
        </w:rPr>
        <w:t>Zero-trust cluster wide runtime sessions and statistics can be cleared using the following clear commands.</w:t>
      </w:r>
      <w:r w:rsidRPr="00E771D6">
        <w:rPr>
          <w:lang w:val="en-IN" w:bidi="te-IN"/>
        </w:rPr>
        <w:t> </w:t>
      </w:r>
    </w:p>
    <w:p w14:paraId="361784B4" w14:textId="77777777" w:rsidR="00E771D6" w:rsidRPr="00E771D6" w:rsidRDefault="00E771D6" w:rsidP="00C63147">
      <w:pPr>
        <w:spacing w:after="120"/>
        <w:textAlignment w:val="baseline"/>
        <w:rPr>
          <w:lang w:val="en-IN" w:bidi="te-IN"/>
        </w:rPr>
      </w:pPr>
      <w:r w:rsidRPr="00E771D6">
        <w:rPr>
          <w:lang w:val="en-GB" w:bidi="te-IN"/>
        </w:rPr>
        <w:t> </w:t>
      </w:r>
      <w:r w:rsidRPr="00E771D6">
        <w:rPr>
          <w:lang w:val="en-IN" w:bidi="te-IN"/>
        </w:rPr>
        <w:t> </w:t>
      </w:r>
    </w:p>
    <w:p w14:paraId="3F4AAC68" w14:textId="77777777" w:rsidR="00E771D6" w:rsidRPr="00E771D6" w:rsidRDefault="00E771D6" w:rsidP="00C63147">
      <w:pPr>
        <w:spacing w:after="120"/>
        <w:textAlignment w:val="baseline"/>
        <w:rPr>
          <w:lang w:val="en-IN" w:bidi="te-IN"/>
        </w:rPr>
      </w:pPr>
      <w:r w:rsidRPr="00E771D6">
        <w:rPr>
          <w:b/>
          <w:bCs/>
          <w:lang w:val="en-GB" w:bidi="te-IN"/>
        </w:rPr>
        <w:t>Syntax Description </w:t>
      </w:r>
      <w:r w:rsidRPr="00E771D6">
        <w:rPr>
          <w:lang w:val="en-IN" w:bidi="te-IN"/>
        </w:rPr>
        <w:t> </w:t>
      </w:r>
    </w:p>
    <w:p w14:paraId="2EC4E268" w14:textId="77777777" w:rsidR="00E771D6" w:rsidRPr="003E6553" w:rsidRDefault="00E771D6" w:rsidP="00390ACC">
      <w:pPr>
        <w:pStyle w:val="Code"/>
      </w:pPr>
      <w:r w:rsidRPr="00E771D6">
        <w:t xml:space="preserve">      </w:t>
      </w:r>
      <w:r w:rsidRPr="003E6553">
        <w:t>cluster exec clear zero-trust ? </w:t>
      </w:r>
    </w:p>
    <w:p w14:paraId="522E7457" w14:textId="77777777" w:rsidR="00E771D6" w:rsidRPr="003E6553" w:rsidRDefault="00E771D6" w:rsidP="00390ACC">
      <w:pPr>
        <w:pStyle w:val="Code"/>
      </w:pPr>
      <w:r w:rsidRPr="003E6553">
        <w:t>          sessions [user &lt;username&gt;] [application &lt;app_name&gt;] </w:t>
      </w:r>
    </w:p>
    <w:p w14:paraId="5B320F29" w14:textId="77777777" w:rsidR="00E771D6" w:rsidRPr="003E6553" w:rsidRDefault="00E771D6" w:rsidP="00390ACC">
      <w:pPr>
        <w:pStyle w:val="Code"/>
      </w:pPr>
      <w:r w:rsidRPr="003E6553">
        <w:t>          statistics </w:t>
      </w:r>
    </w:p>
    <w:p w14:paraId="2A7C84C4" w14:textId="77777777" w:rsidR="00E771D6" w:rsidRPr="00E771D6" w:rsidRDefault="00E771D6" w:rsidP="00C63147">
      <w:pPr>
        <w:spacing w:after="120"/>
        <w:textAlignment w:val="baseline"/>
        <w:rPr>
          <w:lang w:val="en-IN" w:bidi="te-IN"/>
        </w:rPr>
      </w:pPr>
      <w:r w:rsidRPr="00E771D6">
        <w:rPr>
          <w:lang w:val="en-GB" w:bidi="te-IN"/>
        </w:rPr>
        <w:t> </w:t>
      </w:r>
      <w:r w:rsidRPr="00E771D6">
        <w:rPr>
          <w:lang w:val="en-IN" w:bidi="te-IN"/>
        </w:rPr>
        <w:t> </w:t>
      </w:r>
    </w:p>
    <w:p w14:paraId="05FE2A20" w14:textId="77777777" w:rsidR="00E771D6" w:rsidRPr="00E771D6" w:rsidRDefault="00E771D6" w:rsidP="00C63147">
      <w:pPr>
        <w:spacing w:after="120"/>
        <w:textAlignment w:val="baseline"/>
        <w:rPr>
          <w:lang w:val="en-IN" w:bidi="te-IN"/>
        </w:rPr>
      </w:pPr>
      <w:r w:rsidRPr="00E771D6">
        <w:rPr>
          <w:b/>
          <w:bCs/>
          <w:lang w:val="en-GB" w:bidi="te-IN"/>
        </w:rPr>
        <w:t>Command Default</w:t>
      </w:r>
      <w:r w:rsidRPr="00E771D6">
        <w:rPr>
          <w:lang w:val="en-IN" w:bidi="te-IN"/>
        </w:rPr>
        <w:t> </w:t>
      </w:r>
    </w:p>
    <w:p w14:paraId="02A2B5B7" w14:textId="77777777" w:rsidR="00E771D6" w:rsidRPr="00E771D6" w:rsidRDefault="00E771D6" w:rsidP="00C63147">
      <w:pPr>
        <w:spacing w:after="120"/>
        <w:textAlignment w:val="baseline"/>
        <w:rPr>
          <w:lang w:val="en-IN" w:bidi="te-IN"/>
        </w:rPr>
      </w:pPr>
      <w:r w:rsidRPr="00E771D6">
        <w:rPr>
          <w:lang w:val="en-GB" w:bidi="te-IN"/>
        </w:rPr>
        <w:t>      None.</w:t>
      </w:r>
      <w:r w:rsidRPr="00E771D6">
        <w:rPr>
          <w:lang w:val="en-IN" w:bidi="te-IN"/>
        </w:rPr>
        <w:t> </w:t>
      </w:r>
    </w:p>
    <w:p w14:paraId="3721E7C7" w14:textId="77777777" w:rsidR="00E771D6" w:rsidRPr="00E771D6" w:rsidRDefault="00E771D6" w:rsidP="00C63147">
      <w:pPr>
        <w:spacing w:after="120"/>
        <w:textAlignment w:val="baseline"/>
        <w:rPr>
          <w:lang w:val="en-IN" w:bidi="te-IN"/>
        </w:rPr>
      </w:pPr>
      <w:r w:rsidRPr="00E771D6">
        <w:rPr>
          <w:b/>
          <w:bCs/>
          <w:lang w:val="en-GB" w:bidi="te-IN"/>
        </w:rPr>
        <w:t> </w:t>
      </w:r>
      <w:r w:rsidRPr="00E771D6">
        <w:rPr>
          <w:lang w:val="en-IN" w:bidi="te-IN"/>
        </w:rPr>
        <w:t> </w:t>
      </w:r>
    </w:p>
    <w:p w14:paraId="2AC57CE9" w14:textId="77777777" w:rsidR="00E771D6" w:rsidRPr="00E771D6" w:rsidRDefault="00E771D6" w:rsidP="00C63147">
      <w:pPr>
        <w:spacing w:after="120"/>
        <w:textAlignment w:val="baseline"/>
        <w:rPr>
          <w:lang w:val="en-IN" w:bidi="te-IN"/>
        </w:rPr>
      </w:pPr>
      <w:r w:rsidRPr="00E771D6">
        <w:rPr>
          <w:b/>
          <w:bCs/>
          <w:lang w:val="en-GB" w:bidi="te-IN"/>
        </w:rPr>
        <w:t>ASA Context Mode</w:t>
      </w:r>
      <w:r w:rsidRPr="00E771D6">
        <w:rPr>
          <w:lang w:val="en-IN" w:bidi="te-IN"/>
        </w:rPr>
        <w:t> </w:t>
      </w:r>
    </w:p>
    <w:p w14:paraId="7555C94A" w14:textId="77777777" w:rsidR="00E771D6" w:rsidRPr="00E771D6" w:rsidRDefault="00E771D6" w:rsidP="00C63147">
      <w:pPr>
        <w:spacing w:after="120"/>
        <w:textAlignment w:val="baseline"/>
        <w:rPr>
          <w:lang w:val="en-IN" w:bidi="te-IN"/>
        </w:rPr>
      </w:pPr>
      <w:r w:rsidRPr="00E771D6">
        <w:rPr>
          <w:lang w:val="en-GB" w:bidi="te-IN"/>
        </w:rPr>
        <w:t>      This command is specific to FTD deployments and won’t be available for configuration on ASA platforms.</w:t>
      </w:r>
      <w:r w:rsidRPr="00E771D6">
        <w:rPr>
          <w:lang w:val="en-IN" w:bidi="te-IN"/>
        </w:rPr>
        <w:t> </w:t>
      </w:r>
    </w:p>
    <w:p w14:paraId="77180322" w14:textId="77777777" w:rsidR="00E771D6" w:rsidRPr="00E771D6" w:rsidRDefault="00E771D6" w:rsidP="00C63147">
      <w:pPr>
        <w:spacing w:after="120"/>
        <w:textAlignment w:val="baseline"/>
        <w:rPr>
          <w:lang w:val="en-IN" w:bidi="te-IN"/>
        </w:rPr>
      </w:pPr>
      <w:r w:rsidRPr="00E771D6">
        <w:rPr>
          <w:b/>
          <w:bCs/>
          <w:lang w:val="en-GB" w:bidi="te-IN"/>
        </w:rPr>
        <w:lastRenderedPageBreak/>
        <w:t> </w:t>
      </w:r>
      <w:r w:rsidRPr="00E771D6">
        <w:rPr>
          <w:lang w:val="en-IN" w:bidi="te-IN"/>
        </w:rPr>
        <w:t> </w:t>
      </w:r>
    </w:p>
    <w:p w14:paraId="6F3D14E0" w14:textId="77777777" w:rsidR="00E771D6" w:rsidRPr="00E771D6" w:rsidRDefault="00E771D6" w:rsidP="00C63147">
      <w:pPr>
        <w:spacing w:after="120"/>
        <w:textAlignment w:val="baseline"/>
        <w:rPr>
          <w:lang w:val="en-IN" w:bidi="te-IN"/>
        </w:rPr>
      </w:pPr>
      <w:r w:rsidRPr="00E771D6">
        <w:rPr>
          <w:b/>
          <w:bCs/>
          <w:lang w:val="en-GB" w:bidi="te-IN"/>
        </w:rPr>
        <w:t>FTD Deployment Mode</w:t>
      </w:r>
      <w:r w:rsidRPr="00E771D6">
        <w:rPr>
          <w:lang w:val="en-IN" w:bidi="te-IN"/>
        </w:rPr>
        <w:t> </w:t>
      </w:r>
    </w:p>
    <w:p w14:paraId="1556DA60" w14:textId="77777777" w:rsidR="00E771D6" w:rsidRPr="00E771D6" w:rsidRDefault="00E771D6" w:rsidP="00C63147">
      <w:pPr>
        <w:spacing w:after="120"/>
        <w:textAlignment w:val="baseline"/>
        <w:rPr>
          <w:lang w:val="en-IN" w:bidi="te-IN"/>
        </w:rPr>
      </w:pPr>
      <w:r w:rsidRPr="00E771D6">
        <w:rPr>
          <w:lang w:val="en-GB" w:bidi="te-IN"/>
        </w:rPr>
        <w:t>      Routed mode in Standalone, Failover, Cluster and MI deployments.</w:t>
      </w:r>
      <w:r w:rsidRPr="00E771D6">
        <w:rPr>
          <w:lang w:val="en-IN" w:bidi="te-IN"/>
        </w:rPr>
        <w:t> </w:t>
      </w:r>
    </w:p>
    <w:p w14:paraId="4004583C" w14:textId="77777777" w:rsidR="00E771D6" w:rsidRPr="00E771D6" w:rsidRDefault="00E771D6" w:rsidP="00C63147">
      <w:pPr>
        <w:spacing w:after="120"/>
        <w:textAlignment w:val="baseline"/>
        <w:rPr>
          <w:lang w:val="en-IN" w:bidi="te-IN"/>
        </w:rPr>
      </w:pPr>
      <w:r w:rsidRPr="00E771D6">
        <w:rPr>
          <w:lang w:val="en-IN" w:bidi="te-IN"/>
        </w:rPr>
        <w:t> </w:t>
      </w:r>
    </w:p>
    <w:p w14:paraId="01B9DAF4" w14:textId="77777777" w:rsidR="00E771D6" w:rsidRPr="00E771D6" w:rsidRDefault="00E771D6" w:rsidP="00C63147">
      <w:pPr>
        <w:spacing w:after="120"/>
        <w:textAlignment w:val="baseline"/>
        <w:rPr>
          <w:lang w:val="en-IN" w:bidi="te-IN"/>
        </w:rPr>
      </w:pPr>
      <w:r w:rsidRPr="00E771D6">
        <w:rPr>
          <w:b/>
          <w:bCs/>
          <w:lang w:val="en-GB" w:bidi="te-IN"/>
        </w:rPr>
        <w:t>Usage Guidelines</w:t>
      </w:r>
      <w:r w:rsidRPr="00E771D6">
        <w:rPr>
          <w:lang w:val="en-IN" w:bidi="te-IN"/>
        </w:rPr>
        <w:t> </w:t>
      </w:r>
    </w:p>
    <w:p w14:paraId="52117E5C" w14:textId="77777777" w:rsidR="00E771D6" w:rsidRPr="00E771D6" w:rsidRDefault="00E771D6" w:rsidP="00C63147">
      <w:pPr>
        <w:spacing w:after="120"/>
        <w:textAlignment w:val="baseline"/>
        <w:rPr>
          <w:lang w:val="en-IN" w:bidi="te-IN"/>
        </w:rPr>
      </w:pPr>
      <w:r w:rsidRPr="00E771D6">
        <w:rPr>
          <w:b/>
          <w:bCs/>
          <w:lang w:val="en-GB" w:bidi="te-IN"/>
        </w:rPr>
        <w:t xml:space="preserve">       </w:t>
      </w:r>
      <w:r w:rsidRPr="00E771D6">
        <w:rPr>
          <w:lang w:val="en-GB" w:bidi="te-IN"/>
        </w:rPr>
        <w:t>To clear the runtime zero-trust sessions across cluster nodes for all users and applications:</w:t>
      </w:r>
      <w:r w:rsidRPr="00E771D6">
        <w:rPr>
          <w:lang w:val="en-IN" w:bidi="te-IN"/>
        </w:rPr>
        <w:t> </w:t>
      </w:r>
    </w:p>
    <w:p w14:paraId="0429605A" w14:textId="6C1C317D" w:rsidR="00E771D6" w:rsidRPr="00E771D6" w:rsidRDefault="00E771D6" w:rsidP="00390ACC">
      <w:pPr>
        <w:pStyle w:val="Code"/>
        <w:rPr>
          <w:lang w:val="en-IN"/>
        </w:rPr>
      </w:pPr>
      <w:r w:rsidRPr="00E771D6">
        <w:t>    cluster exec clear zero-trust sessions</w:t>
      </w:r>
      <w:r w:rsidRPr="00E771D6">
        <w:rPr>
          <w:lang w:val="en-IN"/>
        </w:rPr>
        <w:t> </w:t>
      </w:r>
    </w:p>
    <w:p w14:paraId="42620768" w14:textId="77777777" w:rsidR="00E771D6" w:rsidRPr="00E771D6" w:rsidRDefault="00E771D6" w:rsidP="00C63147">
      <w:pPr>
        <w:spacing w:after="120"/>
        <w:textAlignment w:val="baseline"/>
        <w:rPr>
          <w:lang w:val="en-IN" w:bidi="te-IN"/>
        </w:rPr>
      </w:pPr>
      <w:r w:rsidRPr="00E771D6">
        <w:rPr>
          <w:b/>
          <w:bCs/>
          <w:lang w:val="en-GB" w:bidi="te-IN"/>
        </w:rPr>
        <w:t xml:space="preserve">       </w:t>
      </w:r>
      <w:r w:rsidRPr="00E771D6">
        <w:rPr>
          <w:lang w:val="en-GB" w:bidi="te-IN"/>
        </w:rPr>
        <w:t>To clear the runtime zero-trust sessions across cluster nodes for a specific user:</w:t>
      </w:r>
      <w:r w:rsidRPr="00E771D6">
        <w:rPr>
          <w:lang w:val="en-IN" w:bidi="te-IN"/>
        </w:rPr>
        <w:t> </w:t>
      </w:r>
    </w:p>
    <w:p w14:paraId="45C2E8CA" w14:textId="10A38073" w:rsidR="00E771D6" w:rsidRPr="003E6553" w:rsidRDefault="00E771D6" w:rsidP="00390ACC">
      <w:pPr>
        <w:pStyle w:val="Code"/>
      </w:pPr>
      <w:r w:rsidRPr="003E6553">
        <w:t>    cluster exec clear zero-trust sessions user &lt;username&gt; </w:t>
      </w:r>
    </w:p>
    <w:p w14:paraId="61695636" w14:textId="77777777" w:rsidR="00E771D6" w:rsidRPr="00E771D6" w:rsidRDefault="00E771D6" w:rsidP="00C63147">
      <w:pPr>
        <w:spacing w:after="120"/>
        <w:textAlignment w:val="baseline"/>
        <w:rPr>
          <w:lang w:val="en-IN" w:bidi="te-IN"/>
        </w:rPr>
      </w:pPr>
      <w:r w:rsidRPr="00E771D6">
        <w:rPr>
          <w:b/>
          <w:bCs/>
          <w:lang w:val="en-GB" w:bidi="te-IN"/>
        </w:rPr>
        <w:t xml:space="preserve">       </w:t>
      </w:r>
      <w:r w:rsidRPr="00E771D6">
        <w:rPr>
          <w:lang w:val="en-GB" w:bidi="te-IN"/>
        </w:rPr>
        <w:t>To clear the runtime zero-trust sessions across cluster nodes for a specific application:</w:t>
      </w:r>
      <w:r w:rsidRPr="00E771D6">
        <w:rPr>
          <w:lang w:val="en-IN" w:bidi="te-IN"/>
        </w:rPr>
        <w:t> </w:t>
      </w:r>
    </w:p>
    <w:p w14:paraId="211D44BD" w14:textId="6B837A57" w:rsidR="00E771D6" w:rsidRPr="00390ACC" w:rsidRDefault="00E771D6" w:rsidP="00390ACC">
      <w:pPr>
        <w:pStyle w:val="Code"/>
      </w:pPr>
      <w:r w:rsidRPr="00E771D6">
        <w:t>    cluster exec clear zero-trust sessions application &lt;app_name&gt;</w:t>
      </w:r>
      <w:r w:rsidRPr="00390ACC">
        <w:t> </w:t>
      </w:r>
    </w:p>
    <w:p w14:paraId="7AE2C872" w14:textId="77777777" w:rsidR="00E771D6" w:rsidRPr="00E771D6" w:rsidRDefault="00E771D6" w:rsidP="00C63147">
      <w:pPr>
        <w:spacing w:after="120"/>
        <w:textAlignment w:val="baseline"/>
        <w:rPr>
          <w:lang w:val="en-IN" w:bidi="te-IN"/>
        </w:rPr>
      </w:pPr>
      <w:r w:rsidRPr="00E771D6">
        <w:rPr>
          <w:b/>
          <w:bCs/>
          <w:lang w:val="en-GB" w:bidi="te-IN"/>
        </w:rPr>
        <w:t xml:space="preserve">       </w:t>
      </w:r>
      <w:r w:rsidRPr="00E771D6">
        <w:rPr>
          <w:lang w:val="en-GB" w:bidi="te-IN"/>
        </w:rPr>
        <w:t>To clear the runtime zero-trust sessions across cluster nodes for a specific user and application:</w:t>
      </w:r>
      <w:r w:rsidRPr="00E771D6">
        <w:rPr>
          <w:lang w:val="en-IN" w:bidi="te-IN"/>
        </w:rPr>
        <w:t> </w:t>
      </w:r>
    </w:p>
    <w:p w14:paraId="6930A9AF" w14:textId="505E1BE0" w:rsidR="00E771D6" w:rsidRPr="00390ACC" w:rsidRDefault="00E771D6" w:rsidP="00390ACC">
      <w:pPr>
        <w:pStyle w:val="Code"/>
      </w:pPr>
      <w:r w:rsidRPr="00E771D6">
        <w:t>    cluster exec clear zero-trust sessions user &lt;username&gt; application &lt;app_name&gt;</w:t>
      </w:r>
      <w:r w:rsidRPr="00390ACC">
        <w:t> </w:t>
      </w:r>
    </w:p>
    <w:p w14:paraId="0AEA8A8D" w14:textId="77777777" w:rsidR="00E771D6" w:rsidRPr="00E771D6" w:rsidRDefault="00E771D6" w:rsidP="00C63147">
      <w:pPr>
        <w:spacing w:after="120"/>
        <w:textAlignment w:val="baseline"/>
        <w:rPr>
          <w:lang w:val="en-IN" w:bidi="te-IN"/>
        </w:rPr>
      </w:pPr>
      <w:r w:rsidRPr="00E771D6">
        <w:rPr>
          <w:lang w:val="en-GB" w:bidi="te-IN"/>
        </w:rPr>
        <w:t>       To clear the runtime zero-trust statistics across cluster nodes:</w:t>
      </w:r>
      <w:r w:rsidRPr="00E771D6">
        <w:rPr>
          <w:lang w:val="en-IN" w:bidi="te-IN"/>
        </w:rPr>
        <w:t> </w:t>
      </w:r>
    </w:p>
    <w:p w14:paraId="62D1ECE2" w14:textId="77777777" w:rsidR="00E771D6" w:rsidRPr="00E771D6" w:rsidRDefault="00E771D6" w:rsidP="007608A8">
      <w:pPr>
        <w:rPr>
          <w:lang w:val="en-IN"/>
        </w:rPr>
      </w:pPr>
      <w:r w:rsidRPr="00E771D6">
        <w:t>                   cluster exec clear zero-trust statistics</w:t>
      </w:r>
      <w:r w:rsidRPr="00E771D6">
        <w:rPr>
          <w:lang w:val="en-IN"/>
        </w:rPr>
        <w:t> </w:t>
      </w:r>
    </w:p>
    <w:p w14:paraId="2A7973A4" w14:textId="77777777" w:rsidR="00E771D6" w:rsidRPr="00E771D6" w:rsidRDefault="00E771D6" w:rsidP="00C63147">
      <w:pPr>
        <w:spacing w:after="120"/>
        <w:textAlignment w:val="baseline"/>
        <w:rPr>
          <w:lang w:val="en-IN" w:bidi="te-IN"/>
        </w:rPr>
      </w:pPr>
      <w:r w:rsidRPr="00E771D6">
        <w:rPr>
          <w:lang w:val="en-IN" w:bidi="te-IN"/>
        </w:rPr>
        <w:t> </w:t>
      </w:r>
    </w:p>
    <w:p w14:paraId="105636BE" w14:textId="77777777" w:rsidR="00E771D6" w:rsidRPr="00E771D6" w:rsidRDefault="00E771D6" w:rsidP="00C63147">
      <w:pPr>
        <w:spacing w:after="120"/>
        <w:textAlignment w:val="baseline"/>
        <w:rPr>
          <w:lang w:val="en-IN" w:bidi="te-IN"/>
        </w:rPr>
      </w:pPr>
      <w:r w:rsidRPr="00E771D6">
        <w:rPr>
          <w:b/>
          <w:bCs/>
          <w:lang w:val="en-GB" w:bidi="te-IN"/>
        </w:rPr>
        <w:t>Example</w:t>
      </w:r>
      <w:r w:rsidRPr="00E771D6">
        <w:rPr>
          <w:lang w:val="en-IN" w:bidi="te-IN"/>
        </w:rPr>
        <w:t> </w:t>
      </w:r>
    </w:p>
    <w:p w14:paraId="567EDA88" w14:textId="77777777" w:rsidR="00E771D6" w:rsidRPr="003E6553" w:rsidRDefault="00E771D6" w:rsidP="00390ACC">
      <w:pPr>
        <w:pStyle w:val="Code"/>
      </w:pPr>
      <w:r w:rsidRPr="003E6553">
        <w:t>(config)# cluster exec clear zero-trust sessions </w:t>
      </w:r>
    </w:p>
    <w:p w14:paraId="5B92867F" w14:textId="77777777" w:rsidR="00E771D6" w:rsidRPr="003E6553" w:rsidRDefault="00E771D6" w:rsidP="00390ACC">
      <w:pPr>
        <w:pStyle w:val="Code"/>
      </w:pPr>
      <w:r w:rsidRPr="003E6553">
        <w:t>16 zero-trust authorization sessions removed. </w:t>
      </w:r>
    </w:p>
    <w:p w14:paraId="1F3E8FFA" w14:textId="77777777" w:rsidR="00E771D6" w:rsidRPr="003E6553" w:rsidRDefault="00E771D6" w:rsidP="00390ACC">
      <w:pPr>
        <w:pStyle w:val="Code"/>
      </w:pPr>
      <w:r w:rsidRPr="003E6553">
        <w:t>(config)# cluster exec clear zero-trust sessions user ladygaga@cisco.com </w:t>
      </w:r>
    </w:p>
    <w:p w14:paraId="3E263B7E" w14:textId="77777777" w:rsidR="00E771D6" w:rsidRPr="003E6553" w:rsidRDefault="00E771D6" w:rsidP="00390ACC">
      <w:pPr>
        <w:pStyle w:val="Code"/>
      </w:pPr>
      <w:r w:rsidRPr="003E6553">
        <w:t>2 zero-trust authorization sessions removed. </w:t>
      </w:r>
    </w:p>
    <w:p w14:paraId="5BC52A29" w14:textId="77777777" w:rsidR="00E771D6" w:rsidRPr="003E6553" w:rsidRDefault="00E771D6" w:rsidP="00390ACC">
      <w:pPr>
        <w:pStyle w:val="Code"/>
      </w:pPr>
      <w:r w:rsidRPr="003E6553">
        <w:t>(config)# cluster exec clear zero-trust sessions application wiki.cisco.com </w:t>
      </w:r>
    </w:p>
    <w:p w14:paraId="35EF5B7C" w14:textId="77777777" w:rsidR="00E771D6" w:rsidRPr="003E6553" w:rsidRDefault="00E771D6" w:rsidP="00390ACC">
      <w:pPr>
        <w:pStyle w:val="Code"/>
      </w:pPr>
      <w:r w:rsidRPr="003E6553">
        <w:t>1 zero-trust authorization session removed. </w:t>
      </w:r>
    </w:p>
    <w:p w14:paraId="3A956FCD" w14:textId="77777777" w:rsidR="00E771D6" w:rsidRPr="003E6553" w:rsidRDefault="00E771D6" w:rsidP="00390ACC">
      <w:pPr>
        <w:pStyle w:val="Code"/>
      </w:pPr>
      <w:r w:rsidRPr="003E6553">
        <w:t>(config)# cluster exec clear zero-trust statistics </w:t>
      </w:r>
    </w:p>
    <w:p w14:paraId="11EED774" w14:textId="77777777" w:rsidR="00E771D6" w:rsidRPr="00E771D6" w:rsidRDefault="00E771D6" w:rsidP="005D7591">
      <w:pPr>
        <w:pStyle w:val="Heading3"/>
        <w:rPr>
          <w:lang w:val="en-IN" w:bidi="te-IN"/>
        </w:rPr>
      </w:pPr>
      <w:bookmarkStart w:id="317" w:name="_Toc118293473"/>
      <w:bookmarkStart w:id="318" w:name="_Toc142917880"/>
      <w:r w:rsidRPr="00E771D6">
        <w:rPr>
          <w:lang w:val="en-IN" w:bidi="te-IN"/>
        </w:rPr>
        <w:t>Show Snort Statistics</w:t>
      </w:r>
      <w:bookmarkEnd w:id="317"/>
      <w:bookmarkEnd w:id="318"/>
      <w:r w:rsidRPr="00E771D6">
        <w:rPr>
          <w:lang w:val="en-IN" w:bidi="te-IN"/>
        </w:rPr>
        <w:t> </w:t>
      </w:r>
    </w:p>
    <w:p w14:paraId="12CC37AA" w14:textId="77777777" w:rsidR="00E771D6" w:rsidRPr="00E771D6" w:rsidRDefault="00E771D6" w:rsidP="00C63147">
      <w:pPr>
        <w:spacing w:after="120"/>
        <w:textAlignment w:val="baseline"/>
        <w:rPr>
          <w:lang w:val="en-IN" w:bidi="te-IN"/>
        </w:rPr>
      </w:pPr>
      <w:r w:rsidRPr="00E771D6">
        <w:rPr>
          <w:lang w:val="en-IN" w:bidi="te-IN"/>
        </w:rPr>
        <w:t>Existing “show snort statistics” command is enhanced to display Snort related zero-trust specific counters on the Lina side. </w:t>
      </w:r>
    </w:p>
    <w:p w14:paraId="3F8022EA" w14:textId="77777777" w:rsidR="00E771D6" w:rsidRPr="00E771D6" w:rsidRDefault="00E771D6" w:rsidP="00C63147">
      <w:pPr>
        <w:spacing w:after="120"/>
        <w:textAlignment w:val="baseline"/>
        <w:rPr>
          <w:lang w:val="en-IN" w:bidi="te-IN"/>
        </w:rPr>
      </w:pPr>
      <w:r w:rsidRPr="00E771D6">
        <w:rPr>
          <w:lang w:val="en-IN" w:bidi="te-IN"/>
        </w:rPr>
        <w:t> </w:t>
      </w:r>
    </w:p>
    <w:p w14:paraId="31C840A7" w14:textId="77777777" w:rsidR="00E771D6" w:rsidRPr="00E771D6" w:rsidRDefault="00E771D6" w:rsidP="00C63147">
      <w:pPr>
        <w:spacing w:after="120"/>
        <w:textAlignment w:val="baseline"/>
        <w:rPr>
          <w:lang w:val="en-IN" w:bidi="te-IN"/>
        </w:rPr>
      </w:pPr>
      <w:r w:rsidRPr="00E771D6">
        <w:rPr>
          <w:b/>
          <w:bCs/>
          <w:lang w:val="en-IN" w:bidi="te-IN"/>
        </w:rPr>
        <w:t>Syntax Description</w:t>
      </w:r>
      <w:r w:rsidRPr="00E771D6">
        <w:rPr>
          <w:lang w:val="en-IN" w:bidi="te-IN"/>
        </w:rPr>
        <w:t> </w:t>
      </w:r>
    </w:p>
    <w:p w14:paraId="6A6511BE" w14:textId="77777777" w:rsidR="00E771D6" w:rsidRPr="00E771D6" w:rsidRDefault="00E771D6" w:rsidP="00390ACC">
      <w:pPr>
        <w:pStyle w:val="Code"/>
      </w:pPr>
      <w:r w:rsidRPr="00E771D6">
        <w:t>show snort statistics </w:t>
      </w:r>
    </w:p>
    <w:p w14:paraId="4266A660" w14:textId="77777777" w:rsidR="00E771D6" w:rsidRPr="00390ACC" w:rsidRDefault="00E771D6" w:rsidP="00390ACC">
      <w:pPr>
        <w:pStyle w:val="Code"/>
      </w:pPr>
      <w:r w:rsidRPr="00390ACC">
        <w:t> </w:t>
      </w:r>
    </w:p>
    <w:p w14:paraId="7709907B" w14:textId="77777777" w:rsidR="00E771D6" w:rsidRPr="00E771D6" w:rsidRDefault="00E771D6" w:rsidP="00C63147">
      <w:pPr>
        <w:spacing w:after="120"/>
        <w:textAlignment w:val="baseline"/>
        <w:rPr>
          <w:lang w:val="en-IN" w:bidi="te-IN"/>
        </w:rPr>
      </w:pPr>
      <w:r w:rsidRPr="00E771D6">
        <w:rPr>
          <w:b/>
          <w:bCs/>
          <w:lang w:val="en-IN" w:bidi="te-IN"/>
        </w:rPr>
        <w:t>Command Default</w:t>
      </w:r>
      <w:r w:rsidRPr="00E771D6">
        <w:rPr>
          <w:lang w:val="en-IN" w:bidi="te-IN"/>
        </w:rPr>
        <w:t> </w:t>
      </w:r>
    </w:p>
    <w:p w14:paraId="44F8B632" w14:textId="77777777" w:rsidR="00E771D6" w:rsidRPr="00E771D6" w:rsidRDefault="00E771D6" w:rsidP="0021320B">
      <w:pPr>
        <w:spacing w:after="120"/>
        <w:ind w:firstLine="432"/>
        <w:textAlignment w:val="baseline"/>
        <w:rPr>
          <w:lang w:val="en-IN" w:bidi="te-IN"/>
        </w:rPr>
      </w:pPr>
      <w:r w:rsidRPr="00E771D6">
        <w:rPr>
          <w:lang w:val="en-IN" w:bidi="te-IN"/>
        </w:rPr>
        <w:t>None. </w:t>
      </w:r>
    </w:p>
    <w:p w14:paraId="14726B37" w14:textId="77777777" w:rsidR="00E771D6" w:rsidRPr="00E771D6" w:rsidRDefault="00E771D6" w:rsidP="00C63147">
      <w:pPr>
        <w:spacing w:after="120"/>
        <w:textAlignment w:val="baseline"/>
        <w:rPr>
          <w:lang w:val="en-IN" w:bidi="te-IN"/>
        </w:rPr>
      </w:pPr>
      <w:r w:rsidRPr="00E771D6">
        <w:rPr>
          <w:lang w:val="en-IN" w:bidi="te-IN"/>
        </w:rPr>
        <w:t> </w:t>
      </w:r>
    </w:p>
    <w:p w14:paraId="0487E8A9" w14:textId="77777777" w:rsidR="00E771D6" w:rsidRPr="00E771D6" w:rsidRDefault="00E771D6" w:rsidP="00C63147">
      <w:pPr>
        <w:spacing w:after="120"/>
        <w:textAlignment w:val="baseline"/>
        <w:rPr>
          <w:lang w:val="en-IN" w:bidi="te-IN"/>
        </w:rPr>
      </w:pPr>
      <w:r w:rsidRPr="00E771D6">
        <w:rPr>
          <w:b/>
          <w:bCs/>
          <w:lang w:val="en-IN" w:bidi="te-IN"/>
        </w:rPr>
        <w:t>ASA Context Mode</w:t>
      </w:r>
      <w:r w:rsidRPr="00E771D6">
        <w:rPr>
          <w:lang w:val="en-IN" w:bidi="te-IN"/>
        </w:rPr>
        <w:t> </w:t>
      </w:r>
    </w:p>
    <w:p w14:paraId="6CF56067" w14:textId="77777777" w:rsidR="00E771D6" w:rsidRPr="00E771D6" w:rsidRDefault="00E771D6" w:rsidP="0021320B">
      <w:pPr>
        <w:spacing w:after="120"/>
        <w:ind w:firstLine="432"/>
        <w:textAlignment w:val="baseline"/>
        <w:rPr>
          <w:lang w:val="en-IN" w:bidi="te-IN"/>
        </w:rPr>
      </w:pPr>
      <w:r w:rsidRPr="00E771D6">
        <w:rPr>
          <w:lang w:val="en-IN" w:bidi="te-IN"/>
        </w:rPr>
        <w:t>These commands are specific to FTD deployments and won’t be available for configuration on ASA platforms. </w:t>
      </w:r>
    </w:p>
    <w:p w14:paraId="1C80346C" w14:textId="77777777" w:rsidR="00E771D6" w:rsidRPr="00E771D6" w:rsidRDefault="00E771D6" w:rsidP="00C63147">
      <w:pPr>
        <w:spacing w:after="120"/>
        <w:textAlignment w:val="baseline"/>
        <w:rPr>
          <w:lang w:val="en-IN" w:bidi="te-IN"/>
        </w:rPr>
      </w:pPr>
      <w:r w:rsidRPr="00E771D6">
        <w:rPr>
          <w:lang w:val="en-IN" w:bidi="te-IN"/>
        </w:rPr>
        <w:lastRenderedPageBreak/>
        <w:t> </w:t>
      </w:r>
    </w:p>
    <w:p w14:paraId="7D67E760" w14:textId="77777777" w:rsidR="00E771D6" w:rsidRPr="00E771D6" w:rsidRDefault="00E771D6" w:rsidP="00C63147">
      <w:pPr>
        <w:spacing w:after="120"/>
        <w:textAlignment w:val="baseline"/>
        <w:rPr>
          <w:lang w:val="en-IN" w:bidi="te-IN"/>
        </w:rPr>
      </w:pPr>
      <w:r w:rsidRPr="00E771D6">
        <w:rPr>
          <w:b/>
          <w:bCs/>
          <w:lang w:val="en-IN" w:bidi="te-IN"/>
        </w:rPr>
        <w:t>FTD Deployment Mode</w:t>
      </w:r>
      <w:r w:rsidRPr="00E771D6">
        <w:rPr>
          <w:lang w:val="en-IN" w:bidi="te-IN"/>
        </w:rPr>
        <w:t> </w:t>
      </w:r>
    </w:p>
    <w:p w14:paraId="16244D68" w14:textId="77777777" w:rsidR="00E771D6" w:rsidRPr="00E771D6" w:rsidRDefault="00E771D6" w:rsidP="0021320B">
      <w:pPr>
        <w:spacing w:after="120"/>
        <w:ind w:firstLine="432"/>
        <w:textAlignment w:val="baseline"/>
        <w:rPr>
          <w:lang w:val="en-IN" w:bidi="te-IN"/>
        </w:rPr>
      </w:pPr>
      <w:r w:rsidRPr="00E771D6">
        <w:rPr>
          <w:lang w:val="en-IN" w:bidi="te-IN"/>
        </w:rPr>
        <w:t>Standalone, Failover, Cluster and MI modes. </w:t>
      </w:r>
    </w:p>
    <w:p w14:paraId="09BA4841" w14:textId="77777777" w:rsidR="00E771D6" w:rsidRPr="00E771D6" w:rsidRDefault="00E771D6" w:rsidP="00C63147">
      <w:pPr>
        <w:spacing w:after="120"/>
        <w:textAlignment w:val="baseline"/>
        <w:rPr>
          <w:lang w:val="en-IN" w:bidi="te-IN"/>
        </w:rPr>
      </w:pPr>
      <w:r w:rsidRPr="00E771D6">
        <w:rPr>
          <w:lang w:val="en-IN" w:bidi="te-IN"/>
        </w:rPr>
        <w:t> </w:t>
      </w:r>
    </w:p>
    <w:p w14:paraId="4A72A54D" w14:textId="77777777" w:rsidR="00E771D6" w:rsidRPr="00E771D6" w:rsidRDefault="00E771D6" w:rsidP="00C63147">
      <w:pPr>
        <w:spacing w:after="120"/>
        <w:textAlignment w:val="baseline"/>
        <w:rPr>
          <w:lang w:val="en-IN" w:bidi="te-IN"/>
        </w:rPr>
      </w:pPr>
      <w:r w:rsidRPr="00E771D6">
        <w:rPr>
          <w:b/>
          <w:bCs/>
          <w:lang w:val="en-IN" w:bidi="te-IN"/>
        </w:rPr>
        <w:t>Usage Guidelines</w:t>
      </w:r>
      <w:r w:rsidRPr="00E771D6">
        <w:rPr>
          <w:lang w:val="en-IN" w:bidi="te-IN"/>
        </w:rPr>
        <w:t> </w:t>
      </w:r>
    </w:p>
    <w:p w14:paraId="2B3C63F3" w14:textId="77777777" w:rsidR="00E771D6" w:rsidRPr="00E771D6" w:rsidRDefault="00E771D6" w:rsidP="0021320B">
      <w:pPr>
        <w:spacing w:after="120"/>
        <w:ind w:firstLine="432"/>
        <w:textAlignment w:val="baseline"/>
        <w:rPr>
          <w:lang w:val="en-IN" w:bidi="te-IN"/>
        </w:rPr>
      </w:pPr>
      <w:r w:rsidRPr="00E771D6">
        <w:rPr>
          <w:lang w:val="en-IN" w:bidi="te-IN"/>
        </w:rPr>
        <w:t>To display zero-trust specific counters in Lina: </w:t>
      </w:r>
    </w:p>
    <w:p w14:paraId="46D3271C" w14:textId="77777777" w:rsidR="00E771D6" w:rsidRPr="00E771D6" w:rsidRDefault="00E771D6" w:rsidP="007608A8">
      <w:r w:rsidRPr="00E771D6">
        <w:t>show snort statistics </w:t>
      </w:r>
    </w:p>
    <w:p w14:paraId="2D90421A" w14:textId="77777777" w:rsidR="00E771D6" w:rsidRPr="00E771D6" w:rsidRDefault="00E771D6" w:rsidP="00C63147">
      <w:pPr>
        <w:spacing w:after="120"/>
        <w:textAlignment w:val="baseline"/>
        <w:rPr>
          <w:lang w:val="en-IN" w:bidi="te-IN"/>
        </w:rPr>
      </w:pPr>
      <w:r w:rsidRPr="00E771D6">
        <w:rPr>
          <w:lang w:val="en-IN" w:bidi="te-IN"/>
        </w:rPr>
        <w:t> </w:t>
      </w:r>
    </w:p>
    <w:p w14:paraId="1244ACA0" w14:textId="77777777" w:rsidR="00E771D6" w:rsidRPr="00E771D6" w:rsidRDefault="00E771D6" w:rsidP="00C63147">
      <w:pPr>
        <w:spacing w:after="120"/>
        <w:textAlignment w:val="baseline"/>
        <w:rPr>
          <w:lang w:val="en-IN" w:bidi="te-IN"/>
        </w:rPr>
      </w:pPr>
      <w:r w:rsidRPr="00E771D6">
        <w:rPr>
          <w:b/>
          <w:bCs/>
          <w:lang w:val="en-IN" w:bidi="te-IN"/>
        </w:rPr>
        <w:t>Example</w:t>
      </w:r>
      <w:r w:rsidRPr="00E771D6">
        <w:rPr>
          <w:lang w:val="en-IN" w:bidi="te-IN"/>
        </w:rPr>
        <w:t> </w:t>
      </w:r>
    </w:p>
    <w:p w14:paraId="489004AB" w14:textId="6207E25F" w:rsidR="00E771D6" w:rsidRPr="00E771D6" w:rsidRDefault="00E771D6" w:rsidP="00390ACC">
      <w:pPr>
        <w:pStyle w:val="Code"/>
      </w:pPr>
      <w:r w:rsidRPr="00E771D6">
        <w:t>&gt; show snort statistics  </w:t>
      </w:r>
    </w:p>
    <w:p w14:paraId="580FEFC2" w14:textId="77777777" w:rsidR="00E771D6" w:rsidRPr="00E771D6" w:rsidRDefault="00E771D6" w:rsidP="00390ACC">
      <w:pPr>
        <w:pStyle w:val="Code"/>
      </w:pPr>
      <w:r w:rsidRPr="00E771D6">
        <w:t>Packet Counters: </w:t>
      </w:r>
    </w:p>
    <w:p w14:paraId="766DC4EF" w14:textId="77777777" w:rsidR="00E771D6" w:rsidRPr="00E771D6" w:rsidRDefault="00E771D6" w:rsidP="00390ACC">
      <w:pPr>
        <w:pStyle w:val="Code"/>
      </w:pPr>
      <w:r w:rsidRPr="00E771D6">
        <w:t>  Passed Packets                                                  79434 </w:t>
      </w:r>
    </w:p>
    <w:p w14:paraId="6C28EE65" w14:textId="77777777" w:rsidR="00E771D6" w:rsidRPr="00E771D6" w:rsidRDefault="00E771D6" w:rsidP="00390ACC">
      <w:pPr>
        <w:pStyle w:val="Code"/>
      </w:pPr>
      <w:r w:rsidRPr="00E771D6">
        <w:t>  Blocked Packets                                                  2208 </w:t>
      </w:r>
    </w:p>
    <w:p w14:paraId="794E9658" w14:textId="77777777" w:rsidR="00E771D6" w:rsidRPr="00E771D6" w:rsidRDefault="00E771D6" w:rsidP="00390ACC">
      <w:pPr>
        <w:pStyle w:val="Code"/>
      </w:pPr>
      <w:r w:rsidRPr="00E771D6">
        <w:t>  Injected Packets                                                         0 </w:t>
      </w:r>
    </w:p>
    <w:p w14:paraId="56EA9F56" w14:textId="77777777" w:rsidR="00E771D6" w:rsidRPr="00E771D6" w:rsidRDefault="00E771D6" w:rsidP="00390ACC">
      <w:pPr>
        <w:pStyle w:val="Code"/>
      </w:pPr>
      <w:r w:rsidRPr="00E771D6">
        <w:t>  Packets bypassed (Snort Down)                                0 </w:t>
      </w:r>
    </w:p>
    <w:p w14:paraId="01EF7957" w14:textId="77777777" w:rsidR="00E771D6" w:rsidRPr="00E771D6" w:rsidRDefault="00E771D6" w:rsidP="00390ACC">
      <w:pPr>
        <w:pStyle w:val="Code"/>
      </w:pPr>
      <w:r w:rsidRPr="00E771D6">
        <w:t>  Packets bypassed (Snort Busy)                                  0 </w:t>
      </w:r>
    </w:p>
    <w:p w14:paraId="5B0EC2F0" w14:textId="77777777" w:rsidR="00E771D6" w:rsidRPr="00E771D6" w:rsidRDefault="00E771D6" w:rsidP="00390ACC">
      <w:pPr>
        <w:pStyle w:val="Code"/>
      </w:pPr>
      <w:r w:rsidRPr="00E771D6">
        <w:t> </w:t>
      </w:r>
    </w:p>
    <w:p w14:paraId="60596434" w14:textId="77777777" w:rsidR="00E771D6" w:rsidRPr="00E771D6" w:rsidRDefault="00E771D6" w:rsidP="00390ACC">
      <w:pPr>
        <w:pStyle w:val="Code"/>
      </w:pPr>
      <w:r w:rsidRPr="00E771D6">
        <w:t>Flow Counters: </w:t>
      </w:r>
    </w:p>
    <w:p w14:paraId="606608C3" w14:textId="77777777" w:rsidR="00E771D6" w:rsidRPr="00E771D6" w:rsidRDefault="00E771D6" w:rsidP="00390ACC">
      <w:pPr>
        <w:pStyle w:val="Code"/>
      </w:pPr>
      <w:r w:rsidRPr="00E771D6">
        <w:t>  Fast-Forwarded Flows                                              86 </w:t>
      </w:r>
    </w:p>
    <w:p w14:paraId="456B13EE" w14:textId="77777777" w:rsidR="00E771D6" w:rsidRPr="00E771D6" w:rsidRDefault="00E771D6" w:rsidP="00390ACC">
      <w:pPr>
        <w:pStyle w:val="Code"/>
      </w:pPr>
      <w:r w:rsidRPr="00E771D6">
        <w:t>  Blacklisted Flows                                                     35 </w:t>
      </w:r>
    </w:p>
    <w:p w14:paraId="37E86B4D" w14:textId="77777777" w:rsidR="00E771D6" w:rsidRPr="00E771D6" w:rsidRDefault="00E771D6" w:rsidP="00390ACC">
      <w:pPr>
        <w:pStyle w:val="Code"/>
      </w:pPr>
      <w:r w:rsidRPr="00E771D6">
        <w:t> </w:t>
      </w:r>
    </w:p>
    <w:p w14:paraId="6A693AA4" w14:textId="77777777" w:rsidR="00E771D6" w:rsidRPr="00E771D6" w:rsidRDefault="00E771D6" w:rsidP="00390ACC">
      <w:pPr>
        <w:pStyle w:val="Code"/>
      </w:pPr>
      <w:r w:rsidRPr="00E771D6">
        <w:t>Miscellaneous Counters: </w:t>
      </w:r>
    </w:p>
    <w:p w14:paraId="61FBA554" w14:textId="77777777" w:rsidR="00E771D6" w:rsidRPr="00E771D6" w:rsidRDefault="00E771D6" w:rsidP="00390ACC">
      <w:pPr>
        <w:pStyle w:val="Code"/>
      </w:pPr>
      <w:r w:rsidRPr="00E771D6">
        <w:t>  Start-of-Flow events                                                 68 </w:t>
      </w:r>
    </w:p>
    <w:p w14:paraId="0E027C1B" w14:textId="77777777" w:rsidR="00E771D6" w:rsidRPr="00E771D6" w:rsidRDefault="00E771D6" w:rsidP="00390ACC">
      <w:pPr>
        <w:pStyle w:val="Code"/>
      </w:pPr>
      <w:r w:rsidRPr="00E771D6">
        <w:t>  End-of-Flow events                                                  68 </w:t>
      </w:r>
    </w:p>
    <w:p w14:paraId="105FE390" w14:textId="77777777" w:rsidR="00E771D6" w:rsidRPr="00E771D6" w:rsidRDefault="00E771D6" w:rsidP="00390ACC">
      <w:pPr>
        <w:pStyle w:val="Code"/>
      </w:pPr>
      <w:r w:rsidRPr="00E771D6">
        <w:t>  Denied flow events                                                     0 </w:t>
      </w:r>
    </w:p>
    <w:p w14:paraId="49A9D74A" w14:textId="77777777" w:rsidR="00E771D6" w:rsidRPr="00E771D6" w:rsidRDefault="00E771D6" w:rsidP="00390ACC">
      <w:pPr>
        <w:pStyle w:val="Code"/>
      </w:pPr>
      <w:r w:rsidRPr="00E771D6">
        <w:t>  Frames forwarded to Snort before drop                      0 </w:t>
      </w:r>
    </w:p>
    <w:p w14:paraId="13B512C5" w14:textId="77777777" w:rsidR="00E771D6" w:rsidRPr="00E771D6" w:rsidRDefault="00E771D6" w:rsidP="00390ACC">
      <w:pPr>
        <w:pStyle w:val="Code"/>
      </w:pPr>
      <w:r w:rsidRPr="00E771D6">
        <w:t>  Inject packets dropped                                                0 </w:t>
      </w:r>
    </w:p>
    <w:p w14:paraId="249DBDB9" w14:textId="77777777" w:rsidR="00E771D6" w:rsidRPr="00E771D6" w:rsidRDefault="00E771D6" w:rsidP="00390ACC">
      <w:pPr>
        <w:pStyle w:val="Code"/>
      </w:pPr>
      <w:r w:rsidRPr="00E771D6">
        <w:t>  TCP Ack bypass Packets                                            0 </w:t>
      </w:r>
    </w:p>
    <w:p w14:paraId="528437D9" w14:textId="77777777" w:rsidR="00E771D6" w:rsidRPr="00E771D6" w:rsidRDefault="00E771D6" w:rsidP="00390ACC">
      <w:pPr>
        <w:pStyle w:val="Code"/>
      </w:pPr>
      <w:r w:rsidRPr="00E771D6">
        <w:t>  TCP Meta-Ack Packets                                               0 </w:t>
      </w:r>
    </w:p>
    <w:p w14:paraId="355F7146" w14:textId="77777777" w:rsidR="00E771D6" w:rsidRPr="00E771D6" w:rsidRDefault="00E771D6" w:rsidP="00390ACC">
      <w:pPr>
        <w:pStyle w:val="Code"/>
      </w:pPr>
      <w:r w:rsidRPr="00E771D6">
        <w:t>  Portscan Events                                                           0 </w:t>
      </w:r>
    </w:p>
    <w:p w14:paraId="2989646C" w14:textId="2422B151" w:rsidR="00E771D6" w:rsidRPr="00E771D6" w:rsidRDefault="00E771D6" w:rsidP="00390ACC">
      <w:pPr>
        <w:pStyle w:val="Code"/>
      </w:pPr>
      <w:r w:rsidRPr="00E771D6">
        <w:t xml:space="preserve">  Zero-trust </w:t>
      </w:r>
      <w:r w:rsidR="000C4B2F">
        <w:t>token</w:t>
      </w:r>
      <w:r w:rsidRPr="00E771D6">
        <w:t xml:space="preserve"> messages                                     27 </w:t>
      </w:r>
    </w:p>
    <w:p w14:paraId="16DE3C7C" w14:textId="77777777" w:rsidR="00E771D6" w:rsidRPr="00E771D6" w:rsidRDefault="00E771D6" w:rsidP="00390ACC">
      <w:pPr>
        <w:pStyle w:val="Code"/>
      </w:pPr>
      <w:r w:rsidRPr="00E771D6">
        <w:t>  Packet decode optimized                                             0 </w:t>
      </w:r>
    </w:p>
    <w:p w14:paraId="63A9B95A" w14:textId="5E607135" w:rsidR="00E771D6" w:rsidRPr="00E771D6" w:rsidRDefault="00E771D6" w:rsidP="00390ACC">
      <w:pPr>
        <w:pStyle w:val="Code"/>
      </w:pPr>
      <w:r w:rsidRPr="00E771D6">
        <w:t>  Packet decode legacy                                           79424 </w:t>
      </w:r>
    </w:p>
    <w:p w14:paraId="01389CC6" w14:textId="77777777" w:rsidR="00E771D6" w:rsidRPr="00E771D6" w:rsidRDefault="00E771D6" w:rsidP="005D7591">
      <w:pPr>
        <w:pStyle w:val="Heading3"/>
        <w:rPr>
          <w:lang w:val="en-IN" w:bidi="te-IN"/>
        </w:rPr>
      </w:pPr>
      <w:bookmarkStart w:id="319" w:name="_Toc118293474"/>
      <w:bookmarkStart w:id="320" w:name="_Toc142917881"/>
      <w:r w:rsidRPr="00E771D6">
        <w:rPr>
          <w:lang w:val="en-IN" w:bidi="te-IN"/>
        </w:rPr>
        <w:t>Show Snort Counters</w:t>
      </w:r>
      <w:bookmarkEnd w:id="319"/>
      <w:bookmarkEnd w:id="320"/>
      <w:r w:rsidRPr="00E771D6">
        <w:rPr>
          <w:lang w:val="en-IN" w:bidi="te-IN"/>
        </w:rPr>
        <w:t> </w:t>
      </w:r>
    </w:p>
    <w:p w14:paraId="73E2FAB2" w14:textId="77777777" w:rsidR="00E771D6" w:rsidRPr="00E771D6" w:rsidRDefault="00E771D6" w:rsidP="0021320B">
      <w:pPr>
        <w:spacing w:after="120"/>
        <w:textAlignment w:val="baseline"/>
        <w:rPr>
          <w:lang w:val="en-IN" w:bidi="te-IN"/>
        </w:rPr>
      </w:pPr>
      <w:r w:rsidRPr="00E771D6">
        <w:rPr>
          <w:lang w:val="en-IN" w:bidi="te-IN"/>
        </w:rPr>
        <w:t>Existing “show snort counters” command is enhanced to display zero-trust specific counters on the Snort side. </w:t>
      </w:r>
    </w:p>
    <w:p w14:paraId="65B8634B" w14:textId="77777777" w:rsidR="00E771D6" w:rsidRPr="00E771D6" w:rsidRDefault="00E771D6" w:rsidP="0021320B">
      <w:pPr>
        <w:spacing w:after="120"/>
        <w:textAlignment w:val="baseline"/>
        <w:rPr>
          <w:lang w:val="en-IN" w:bidi="te-IN"/>
        </w:rPr>
      </w:pPr>
      <w:r w:rsidRPr="00E771D6">
        <w:rPr>
          <w:lang w:val="en-IN" w:bidi="te-IN"/>
        </w:rPr>
        <w:t> </w:t>
      </w:r>
    </w:p>
    <w:p w14:paraId="6DC61786" w14:textId="77777777" w:rsidR="00E771D6" w:rsidRPr="00E771D6" w:rsidRDefault="00E771D6" w:rsidP="0021320B">
      <w:pPr>
        <w:spacing w:after="120"/>
        <w:textAlignment w:val="baseline"/>
        <w:rPr>
          <w:lang w:val="en-IN" w:bidi="te-IN"/>
        </w:rPr>
      </w:pPr>
      <w:r w:rsidRPr="00E771D6">
        <w:rPr>
          <w:b/>
          <w:bCs/>
          <w:lang w:val="en-IN" w:bidi="te-IN"/>
        </w:rPr>
        <w:t>Syntax Description</w:t>
      </w:r>
      <w:r w:rsidRPr="00E771D6">
        <w:rPr>
          <w:lang w:val="en-IN" w:bidi="te-IN"/>
        </w:rPr>
        <w:t> </w:t>
      </w:r>
    </w:p>
    <w:p w14:paraId="6381635E" w14:textId="77777777" w:rsidR="00E771D6" w:rsidRPr="00E771D6" w:rsidRDefault="00E771D6" w:rsidP="00390ACC">
      <w:pPr>
        <w:pStyle w:val="Code"/>
      </w:pPr>
      <w:r w:rsidRPr="00E771D6">
        <w:t>show snort counters </w:t>
      </w:r>
    </w:p>
    <w:p w14:paraId="75CDF85E" w14:textId="77777777" w:rsidR="00E771D6" w:rsidRPr="00E771D6" w:rsidRDefault="00E771D6" w:rsidP="0021320B">
      <w:pPr>
        <w:spacing w:after="120"/>
        <w:textAlignment w:val="baseline"/>
        <w:rPr>
          <w:lang w:val="en-IN" w:bidi="te-IN"/>
        </w:rPr>
      </w:pPr>
      <w:r w:rsidRPr="00E771D6">
        <w:rPr>
          <w:lang w:val="en-IN" w:bidi="te-IN"/>
        </w:rPr>
        <w:t> </w:t>
      </w:r>
    </w:p>
    <w:p w14:paraId="79BE2B93" w14:textId="77777777" w:rsidR="00E771D6" w:rsidRPr="00E771D6" w:rsidRDefault="00E771D6" w:rsidP="0021320B">
      <w:pPr>
        <w:spacing w:after="120"/>
        <w:textAlignment w:val="baseline"/>
        <w:rPr>
          <w:lang w:val="en-IN" w:bidi="te-IN"/>
        </w:rPr>
      </w:pPr>
      <w:r w:rsidRPr="00E771D6">
        <w:rPr>
          <w:b/>
          <w:bCs/>
          <w:lang w:val="en-IN" w:bidi="te-IN"/>
        </w:rPr>
        <w:t>Command Default</w:t>
      </w:r>
      <w:r w:rsidRPr="00E771D6">
        <w:rPr>
          <w:lang w:val="en-IN" w:bidi="te-IN"/>
        </w:rPr>
        <w:t> </w:t>
      </w:r>
    </w:p>
    <w:p w14:paraId="0F9AA94E" w14:textId="77777777" w:rsidR="00E771D6" w:rsidRPr="00E771D6" w:rsidRDefault="00E771D6" w:rsidP="00DF2B1A">
      <w:pPr>
        <w:spacing w:after="120"/>
        <w:ind w:firstLine="432"/>
        <w:textAlignment w:val="baseline"/>
        <w:rPr>
          <w:lang w:val="en-IN" w:bidi="te-IN"/>
        </w:rPr>
      </w:pPr>
      <w:r w:rsidRPr="00E771D6">
        <w:rPr>
          <w:lang w:val="en-IN" w:bidi="te-IN"/>
        </w:rPr>
        <w:lastRenderedPageBreak/>
        <w:t>None. </w:t>
      </w:r>
    </w:p>
    <w:p w14:paraId="3B5DD566" w14:textId="77777777" w:rsidR="00E771D6" w:rsidRPr="00E771D6" w:rsidRDefault="00E771D6" w:rsidP="0021320B">
      <w:pPr>
        <w:spacing w:after="120"/>
        <w:textAlignment w:val="baseline"/>
        <w:rPr>
          <w:lang w:val="en-IN" w:bidi="te-IN"/>
        </w:rPr>
      </w:pPr>
      <w:r w:rsidRPr="00E771D6">
        <w:rPr>
          <w:lang w:val="en-IN" w:bidi="te-IN"/>
        </w:rPr>
        <w:t> </w:t>
      </w:r>
    </w:p>
    <w:p w14:paraId="19D08F83" w14:textId="77777777" w:rsidR="00E771D6" w:rsidRPr="00E771D6" w:rsidRDefault="00E771D6" w:rsidP="0021320B">
      <w:pPr>
        <w:spacing w:after="120"/>
        <w:textAlignment w:val="baseline"/>
        <w:rPr>
          <w:lang w:val="en-IN" w:bidi="te-IN"/>
        </w:rPr>
      </w:pPr>
      <w:r w:rsidRPr="00E771D6">
        <w:rPr>
          <w:b/>
          <w:bCs/>
          <w:lang w:val="en-IN" w:bidi="te-IN"/>
        </w:rPr>
        <w:t>ASA Context Mode</w:t>
      </w:r>
      <w:r w:rsidRPr="00E771D6">
        <w:rPr>
          <w:lang w:val="en-IN" w:bidi="te-IN"/>
        </w:rPr>
        <w:t> </w:t>
      </w:r>
    </w:p>
    <w:p w14:paraId="711E45D1" w14:textId="77777777" w:rsidR="00E771D6" w:rsidRPr="00E771D6" w:rsidRDefault="00E771D6" w:rsidP="00DF2B1A">
      <w:pPr>
        <w:spacing w:after="120"/>
        <w:ind w:firstLine="432"/>
        <w:textAlignment w:val="baseline"/>
        <w:rPr>
          <w:lang w:val="en-IN" w:bidi="te-IN"/>
        </w:rPr>
      </w:pPr>
      <w:r w:rsidRPr="00E771D6">
        <w:rPr>
          <w:lang w:val="en-IN" w:bidi="te-IN"/>
        </w:rPr>
        <w:t>These commands are specific to FTD deployments and won’t be available for configuration on ASA platforms. </w:t>
      </w:r>
    </w:p>
    <w:p w14:paraId="316949BB" w14:textId="77777777" w:rsidR="00E771D6" w:rsidRPr="00E771D6" w:rsidRDefault="00E771D6" w:rsidP="0021320B">
      <w:pPr>
        <w:spacing w:after="120"/>
        <w:textAlignment w:val="baseline"/>
        <w:rPr>
          <w:lang w:val="en-IN" w:bidi="te-IN"/>
        </w:rPr>
      </w:pPr>
      <w:r w:rsidRPr="00E771D6">
        <w:rPr>
          <w:lang w:val="en-IN" w:bidi="te-IN"/>
        </w:rPr>
        <w:t> </w:t>
      </w:r>
    </w:p>
    <w:p w14:paraId="2F3E4681" w14:textId="77777777" w:rsidR="00E771D6" w:rsidRPr="00E771D6" w:rsidRDefault="00E771D6" w:rsidP="0021320B">
      <w:pPr>
        <w:spacing w:after="120"/>
        <w:textAlignment w:val="baseline"/>
        <w:rPr>
          <w:lang w:val="en-IN" w:bidi="te-IN"/>
        </w:rPr>
      </w:pPr>
      <w:r w:rsidRPr="00E771D6">
        <w:rPr>
          <w:b/>
          <w:bCs/>
          <w:lang w:val="en-IN" w:bidi="te-IN"/>
        </w:rPr>
        <w:t>FTD Deployment Mode</w:t>
      </w:r>
      <w:r w:rsidRPr="00E771D6">
        <w:rPr>
          <w:lang w:val="en-IN" w:bidi="te-IN"/>
        </w:rPr>
        <w:t> </w:t>
      </w:r>
    </w:p>
    <w:p w14:paraId="032385DA" w14:textId="77777777" w:rsidR="00E771D6" w:rsidRPr="00E771D6" w:rsidRDefault="00E771D6" w:rsidP="00DF2B1A">
      <w:pPr>
        <w:spacing w:after="120"/>
        <w:ind w:firstLine="432"/>
        <w:textAlignment w:val="baseline"/>
        <w:rPr>
          <w:lang w:val="en-IN" w:bidi="te-IN"/>
        </w:rPr>
      </w:pPr>
      <w:r w:rsidRPr="00E771D6">
        <w:rPr>
          <w:lang w:val="en-IN" w:bidi="te-IN"/>
        </w:rPr>
        <w:t>Standalone, Failover, Cluster and MI modes. </w:t>
      </w:r>
    </w:p>
    <w:p w14:paraId="04D2BE83" w14:textId="77777777" w:rsidR="00E771D6" w:rsidRPr="00E771D6" w:rsidRDefault="00E771D6" w:rsidP="0021320B">
      <w:pPr>
        <w:spacing w:after="120"/>
        <w:textAlignment w:val="baseline"/>
        <w:rPr>
          <w:lang w:val="en-IN" w:bidi="te-IN"/>
        </w:rPr>
      </w:pPr>
      <w:r w:rsidRPr="00E771D6">
        <w:rPr>
          <w:lang w:val="en-IN" w:bidi="te-IN"/>
        </w:rPr>
        <w:t> </w:t>
      </w:r>
    </w:p>
    <w:p w14:paraId="23E3518E" w14:textId="77777777" w:rsidR="00E771D6" w:rsidRPr="00E771D6" w:rsidRDefault="00E771D6" w:rsidP="0021320B">
      <w:pPr>
        <w:spacing w:after="120"/>
        <w:textAlignment w:val="baseline"/>
        <w:rPr>
          <w:lang w:val="en-IN" w:bidi="te-IN"/>
        </w:rPr>
      </w:pPr>
      <w:r w:rsidRPr="00E771D6">
        <w:rPr>
          <w:b/>
          <w:bCs/>
          <w:lang w:val="en-IN" w:bidi="te-IN"/>
        </w:rPr>
        <w:t>Usage Guidelines</w:t>
      </w:r>
      <w:r w:rsidRPr="00E771D6">
        <w:rPr>
          <w:lang w:val="en-IN" w:bidi="te-IN"/>
        </w:rPr>
        <w:t> </w:t>
      </w:r>
    </w:p>
    <w:p w14:paraId="62BC7444" w14:textId="77777777" w:rsidR="00E771D6" w:rsidRPr="00E771D6" w:rsidRDefault="00E771D6" w:rsidP="00DF2B1A">
      <w:pPr>
        <w:spacing w:after="120"/>
        <w:ind w:firstLine="432"/>
        <w:textAlignment w:val="baseline"/>
        <w:rPr>
          <w:lang w:val="en-IN" w:bidi="te-IN"/>
        </w:rPr>
      </w:pPr>
      <w:r w:rsidRPr="00E771D6">
        <w:rPr>
          <w:lang w:val="en-IN" w:bidi="te-IN"/>
        </w:rPr>
        <w:t>To display zero-trust specific counters in Snort: </w:t>
      </w:r>
    </w:p>
    <w:p w14:paraId="72C52E6D" w14:textId="77777777" w:rsidR="00E771D6" w:rsidRPr="00E771D6" w:rsidRDefault="00E771D6" w:rsidP="00390ACC">
      <w:pPr>
        <w:pStyle w:val="Code"/>
      </w:pPr>
      <w:r w:rsidRPr="00E771D6">
        <w:t>show snort counters </w:t>
      </w:r>
    </w:p>
    <w:p w14:paraId="11930C54" w14:textId="77777777" w:rsidR="00E771D6" w:rsidRPr="00E771D6" w:rsidRDefault="00E771D6" w:rsidP="0021320B">
      <w:pPr>
        <w:spacing w:after="120"/>
        <w:textAlignment w:val="baseline"/>
        <w:rPr>
          <w:lang w:val="en-IN" w:bidi="te-IN"/>
        </w:rPr>
      </w:pPr>
      <w:r w:rsidRPr="00E771D6">
        <w:rPr>
          <w:lang w:val="en-IN" w:bidi="te-IN"/>
        </w:rPr>
        <w:t> </w:t>
      </w:r>
    </w:p>
    <w:p w14:paraId="514CA863" w14:textId="77777777" w:rsidR="00E771D6" w:rsidRPr="00E771D6" w:rsidRDefault="00E771D6" w:rsidP="0021320B">
      <w:pPr>
        <w:spacing w:after="120"/>
        <w:textAlignment w:val="baseline"/>
        <w:rPr>
          <w:lang w:val="en-IN" w:bidi="te-IN"/>
        </w:rPr>
      </w:pPr>
      <w:r w:rsidRPr="00E771D6">
        <w:rPr>
          <w:b/>
          <w:bCs/>
          <w:lang w:val="en-IN" w:bidi="te-IN"/>
        </w:rPr>
        <w:t>Example</w:t>
      </w:r>
      <w:r w:rsidRPr="00E771D6">
        <w:rPr>
          <w:lang w:val="en-IN" w:bidi="te-IN"/>
        </w:rPr>
        <w:t> </w:t>
      </w:r>
    </w:p>
    <w:p w14:paraId="04E4CED0" w14:textId="5DB5B2A4" w:rsidR="00E771D6" w:rsidRPr="00E771D6" w:rsidRDefault="00040B4C" w:rsidP="00390ACC">
      <w:pPr>
        <w:pStyle w:val="Code"/>
      </w:pPr>
      <w:r>
        <w:t xml:space="preserve">       </w:t>
      </w:r>
      <w:r w:rsidR="00E771D6" w:rsidRPr="00E771D6">
        <w:t>&gt; show snort counters </w:t>
      </w:r>
    </w:p>
    <w:p w14:paraId="58DEA3CE" w14:textId="77777777" w:rsidR="00E771D6" w:rsidRPr="00E771D6" w:rsidRDefault="00E771D6" w:rsidP="00390ACC">
      <w:pPr>
        <w:pStyle w:val="Code"/>
      </w:pPr>
      <w:r w:rsidRPr="00E771D6">
        <w:t>&lt;snip&gt; </w:t>
      </w:r>
    </w:p>
    <w:p w14:paraId="703EF00C" w14:textId="77777777" w:rsidR="00E771D6" w:rsidRPr="00E771D6" w:rsidRDefault="00E771D6" w:rsidP="00390ACC">
      <w:pPr>
        <w:pStyle w:val="Code"/>
      </w:pPr>
      <w:r w:rsidRPr="00E771D6">
        <w:t>-------------------------------------------------- </w:t>
      </w:r>
    </w:p>
    <w:p w14:paraId="398BF0E0" w14:textId="77777777" w:rsidR="00E771D6" w:rsidRPr="00E771D6" w:rsidRDefault="00E771D6" w:rsidP="00390ACC">
      <w:pPr>
        <w:pStyle w:val="Code"/>
      </w:pPr>
      <w:r w:rsidRPr="00E771D6">
        <w:t>Module Statistics </w:t>
      </w:r>
    </w:p>
    <w:p w14:paraId="48A4863C" w14:textId="77777777" w:rsidR="00E771D6" w:rsidRPr="00E771D6" w:rsidRDefault="00E771D6" w:rsidP="00390ACC">
      <w:pPr>
        <w:pStyle w:val="Code"/>
      </w:pPr>
      <w:r w:rsidRPr="00E771D6">
        <w:t>-------------------------------------------------- </w:t>
      </w:r>
    </w:p>
    <w:p w14:paraId="6ABE82DC" w14:textId="77777777" w:rsidR="00E771D6" w:rsidRPr="00E771D6" w:rsidRDefault="00E771D6" w:rsidP="00390ACC">
      <w:pPr>
        <w:pStyle w:val="Code"/>
      </w:pPr>
      <w:r w:rsidRPr="00E771D6">
        <w:t>&lt;snip&gt; </w:t>
      </w:r>
    </w:p>
    <w:p w14:paraId="29AF34AC" w14:textId="77777777" w:rsidR="00E771D6" w:rsidRPr="00E771D6" w:rsidRDefault="00E771D6" w:rsidP="00390ACC">
      <w:pPr>
        <w:pStyle w:val="Code"/>
      </w:pPr>
      <w:r w:rsidRPr="00E771D6">
        <w:t>zero-trust </w:t>
      </w:r>
    </w:p>
    <w:p w14:paraId="418482E6" w14:textId="77777777" w:rsidR="00E771D6" w:rsidRPr="00E771D6" w:rsidRDefault="00E771D6" w:rsidP="00390ACC">
      <w:pPr>
        <w:pStyle w:val="Code"/>
      </w:pPr>
      <w:r w:rsidRPr="00E771D6">
        <w:t>           http_header_events: 79413 </w:t>
      </w:r>
    </w:p>
    <w:p w14:paraId="139E9849" w14:textId="77777777" w:rsidR="00E771D6" w:rsidRPr="00E771D6" w:rsidRDefault="00E771D6" w:rsidP="00390ACC">
      <w:pPr>
        <w:pStyle w:val="Code"/>
      </w:pPr>
      <w:r w:rsidRPr="00E771D6">
        <w:t>                         ztna_flows: 79413 </w:t>
      </w:r>
    </w:p>
    <w:p w14:paraId="4644DD1E" w14:textId="77777777" w:rsidR="00E771D6" w:rsidRPr="00E771D6" w:rsidRDefault="00E771D6" w:rsidP="00390ACC">
      <w:pPr>
        <w:pStyle w:val="Code"/>
      </w:pPr>
      <w:r w:rsidRPr="00E771D6">
        <w:t>               cookies_matched: 74018 </w:t>
      </w:r>
    </w:p>
    <w:p w14:paraId="5AE3B55E" w14:textId="77777777" w:rsidR="00E771D6" w:rsidRPr="00E771D6" w:rsidRDefault="00E771D6" w:rsidP="00390ACC">
      <w:pPr>
        <w:pStyle w:val="Code"/>
      </w:pPr>
      <w:r w:rsidRPr="00E771D6">
        <w:t>        cookies_not_matched: 3 </w:t>
      </w:r>
    </w:p>
    <w:p w14:paraId="6CB1BF72" w14:textId="77777777" w:rsidR="00E771D6" w:rsidRPr="00E771D6" w:rsidRDefault="00E771D6" w:rsidP="00390ACC">
      <w:pPr>
        <w:pStyle w:val="Code"/>
      </w:pPr>
      <w:r w:rsidRPr="00E771D6">
        <w:t>        http_sessions_blocked: 456 </w:t>
      </w:r>
    </w:p>
    <w:p w14:paraId="7A0A729E" w14:textId="77777777" w:rsidR="00E771D6" w:rsidRPr="00E771D6" w:rsidRDefault="00E771D6" w:rsidP="00390ACC">
      <w:pPr>
        <w:pStyle w:val="Code"/>
      </w:pPr>
      <w:r w:rsidRPr="00E771D6">
        <w:t>                         ztna_events: 3 </w:t>
      </w:r>
    </w:p>
    <w:p w14:paraId="7DDC217D" w14:textId="77777777" w:rsidR="00E771D6" w:rsidRPr="00E771D6" w:rsidRDefault="00E771D6" w:rsidP="00390ACC">
      <w:pPr>
        <w:pStyle w:val="Code"/>
      </w:pPr>
      <w:r w:rsidRPr="00E771D6">
        <w:t>                    invalid_cookie: 0 </w:t>
      </w:r>
    </w:p>
    <w:p w14:paraId="00FDAFA0" w14:textId="77777777" w:rsidR="00E771D6" w:rsidRPr="00E771D6" w:rsidRDefault="00E771D6" w:rsidP="00390ACC">
      <w:pPr>
        <w:pStyle w:val="Code"/>
      </w:pPr>
      <w:r w:rsidRPr="00E771D6">
        <w:t>                           no_cookie: 0 </w:t>
      </w:r>
    </w:p>
    <w:p w14:paraId="1F47404E" w14:textId="77777777" w:rsidR="00E771D6" w:rsidRPr="00E771D6" w:rsidRDefault="00E771D6" w:rsidP="00390ACC">
      <w:pPr>
        <w:pStyle w:val="Code"/>
      </w:pPr>
      <w:r w:rsidRPr="00E771D6">
        <w:t>-------------------------------------------------- </w:t>
      </w:r>
    </w:p>
    <w:p w14:paraId="0B7AA624" w14:textId="77777777" w:rsidR="00E771D6" w:rsidRPr="00E771D6" w:rsidRDefault="00E771D6" w:rsidP="00390ACC">
      <w:pPr>
        <w:pStyle w:val="Code"/>
      </w:pPr>
      <w:r w:rsidRPr="00E771D6">
        <w:t>         &lt;snip&gt; </w:t>
      </w:r>
    </w:p>
    <w:p w14:paraId="7B445BB9" w14:textId="77777777" w:rsidR="00E771D6" w:rsidRPr="00E771D6" w:rsidRDefault="00E771D6" w:rsidP="005D7591">
      <w:pPr>
        <w:pStyle w:val="Heading3"/>
        <w:rPr>
          <w:lang w:val="en-IN" w:bidi="te-IN"/>
        </w:rPr>
      </w:pPr>
      <w:bookmarkStart w:id="321" w:name="_Toc118293475"/>
      <w:bookmarkStart w:id="322" w:name="_Toc142917882"/>
      <w:r w:rsidRPr="00E771D6">
        <w:rPr>
          <w:lang w:val="en-IN" w:bidi="te-IN"/>
        </w:rPr>
        <w:t>Show Counters</w:t>
      </w:r>
      <w:bookmarkEnd w:id="321"/>
      <w:bookmarkEnd w:id="322"/>
      <w:r w:rsidRPr="00E771D6">
        <w:rPr>
          <w:lang w:val="en-IN" w:bidi="te-IN"/>
        </w:rPr>
        <w:t> </w:t>
      </w:r>
    </w:p>
    <w:p w14:paraId="29732334" w14:textId="74B7F008" w:rsidR="00E771D6" w:rsidRPr="00E771D6" w:rsidRDefault="00E771D6" w:rsidP="00DF2B1A">
      <w:pPr>
        <w:spacing w:after="120"/>
        <w:textAlignment w:val="baseline"/>
        <w:rPr>
          <w:lang w:val="en-IN" w:bidi="te-IN"/>
        </w:rPr>
      </w:pPr>
      <w:r w:rsidRPr="00E771D6">
        <w:rPr>
          <w:lang w:val="en-IN" w:bidi="te-IN"/>
        </w:rPr>
        <w:t>Existing “show counters” command is enhanced to display zero-trust specific counters on the Lina side. </w:t>
      </w:r>
    </w:p>
    <w:p w14:paraId="2A88CEC1" w14:textId="5C68A00C" w:rsidR="00E771D6" w:rsidRPr="00E771D6" w:rsidRDefault="00E771D6" w:rsidP="00DF2B1A">
      <w:pPr>
        <w:spacing w:after="120"/>
        <w:textAlignment w:val="baseline"/>
        <w:rPr>
          <w:lang w:val="en-IN" w:bidi="te-IN"/>
        </w:rPr>
      </w:pPr>
      <w:r w:rsidRPr="00E771D6">
        <w:rPr>
          <w:lang w:val="en-IN" w:bidi="te-IN"/>
        </w:rPr>
        <w:t>[TBD]</w:t>
      </w:r>
    </w:p>
    <w:p w14:paraId="5D709296" w14:textId="77777777" w:rsidR="00E771D6" w:rsidRPr="00E771D6" w:rsidRDefault="00E771D6" w:rsidP="005D7591">
      <w:pPr>
        <w:pStyle w:val="Heading2"/>
        <w:rPr>
          <w:lang w:val="en-IN" w:bidi="te-IN"/>
        </w:rPr>
      </w:pPr>
      <w:bookmarkStart w:id="323" w:name="_Toc118293476"/>
      <w:bookmarkStart w:id="324" w:name="_Toc142917883"/>
      <w:r w:rsidRPr="00E771D6">
        <w:rPr>
          <w:lang w:val="en-IN" w:bidi="te-IN"/>
        </w:rPr>
        <w:t>Debug Commands</w:t>
      </w:r>
      <w:bookmarkEnd w:id="323"/>
      <w:bookmarkEnd w:id="324"/>
      <w:r w:rsidRPr="00E771D6">
        <w:rPr>
          <w:lang w:val="en-IN" w:bidi="te-IN"/>
        </w:rPr>
        <w:t> </w:t>
      </w:r>
    </w:p>
    <w:p w14:paraId="42B4617A" w14:textId="77777777" w:rsidR="00E771D6" w:rsidRPr="00E771D6" w:rsidRDefault="00E771D6" w:rsidP="00F70BA5">
      <w:pPr>
        <w:spacing w:after="120"/>
        <w:textAlignment w:val="baseline"/>
        <w:rPr>
          <w:lang w:val="en-IN" w:bidi="te-IN"/>
        </w:rPr>
      </w:pPr>
      <w:r w:rsidRPr="00E771D6">
        <w:rPr>
          <w:lang w:val="en-IN" w:bidi="te-IN"/>
        </w:rPr>
        <w:t>Following debug commands can be used to troubleshoot issues related to zero-trust configuration, application authentication/authorization, and application traffic inspection functionality. </w:t>
      </w:r>
    </w:p>
    <w:p w14:paraId="1D0C6F1F" w14:textId="77777777" w:rsidR="00E771D6" w:rsidRPr="00E771D6" w:rsidRDefault="00E771D6" w:rsidP="005D7591">
      <w:pPr>
        <w:pStyle w:val="Heading3"/>
        <w:rPr>
          <w:lang w:val="en-IN" w:bidi="te-IN"/>
        </w:rPr>
      </w:pPr>
      <w:bookmarkStart w:id="325" w:name="_Toc118293477"/>
      <w:bookmarkStart w:id="326" w:name="_Toc142917884"/>
      <w:r w:rsidRPr="00E771D6">
        <w:rPr>
          <w:lang w:val="en-IN" w:bidi="te-IN"/>
        </w:rPr>
        <w:lastRenderedPageBreak/>
        <w:t>Connection Based Debugs</w:t>
      </w:r>
      <w:bookmarkEnd w:id="325"/>
      <w:bookmarkEnd w:id="326"/>
      <w:r w:rsidRPr="00E771D6">
        <w:rPr>
          <w:lang w:val="en-IN" w:bidi="te-IN"/>
        </w:rPr>
        <w:t> </w:t>
      </w:r>
    </w:p>
    <w:p w14:paraId="010FBE06" w14:textId="77777777" w:rsidR="00E771D6" w:rsidRPr="00E771D6" w:rsidRDefault="00E771D6" w:rsidP="0037266C">
      <w:pPr>
        <w:spacing w:after="120"/>
        <w:textAlignment w:val="baseline"/>
        <w:rPr>
          <w:lang w:val="en-IN" w:bidi="te-IN"/>
        </w:rPr>
      </w:pPr>
      <w:r w:rsidRPr="00E771D6">
        <w:rPr>
          <w:lang w:val="en-IN" w:bidi="te-IN"/>
        </w:rPr>
        <w:t>A new “zero-trust” module will be added to the “connection based debugging” infrastructure to support debugging and troubleshooting of zero trust functionality. This can be used to troubleshoot issue related to run time authentication, authorization, and inspection of application traffic and zero trust functionality. </w:t>
      </w:r>
    </w:p>
    <w:p w14:paraId="53F9A3C7" w14:textId="77777777" w:rsidR="00E771D6" w:rsidRPr="00E771D6" w:rsidRDefault="00E771D6" w:rsidP="0037266C">
      <w:pPr>
        <w:spacing w:after="120"/>
        <w:textAlignment w:val="baseline"/>
        <w:rPr>
          <w:lang w:val="en-IN" w:bidi="te-IN"/>
        </w:rPr>
      </w:pPr>
      <w:r w:rsidRPr="00E771D6">
        <w:rPr>
          <w:lang w:val="en-IN" w:bidi="te-IN"/>
        </w:rPr>
        <w:t> </w:t>
      </w:r>
    </w:p>
    <w:p w14:paraId="2B0CDA98" w14:textId="77777777" w:rsidR="00E771D6" w:rsidRPr="00E771D6" w:rsidRDefault="00E771D6" w:rsidP="0037266C">
      <w:pPr>
        <w:spacing w:after="120"/>
        <w:textAlignment w:val="baseline"/>
        <w:rPr>
          <w:lang w:val="en-IN" w:bidi="te-IN"/>
        </w:rPr>
      </w:pPr>
      <w:r w:rsidRPr="00E771D6">
        <w:rPr>
          <w:b/>
          <w:bCs/>
          <w:lang w:val="en-IN" w:bidi="te-IN"/>
        </w:rPr>
        <w:t>Syntax Description</w:t>
      </w:r>
      <w:r w:rsidRPr="00E771D6">
        <w:rPr>
          <w:lang w:val="en-IN" w:bidi="te-IN"/>
        </w:rPr>
        <w:t> </w:t>
      </w:r>
    </w:p>
    <w:p w14:paraId="272ABB3B" w14:textId="77777777" w:rsidR="00E771D6" w:rsidRPr="00E771D6" w:rsidRDefault="00E771D6" w:rsidP="00390ACC">
      <w:pPr>
        <w:pStyle w:val="Code"/>
      </w:pPr>
      <w:r w:rsidRPr="00E771D6">
        <w:t>[no] debug packet-module </w:t>
      </w:r>
    </w:p>
    <w:p w14:paraId="2D5DA140" w14:textId="77777777" w:rsidR="00E771D6" w:rsidRPr="00E771D6" w:rsidRDefault="00E771D6" w:rsidP="00390ACC">
      <w:pPr>
        <w:pStyle w:val="Code"/>
      </w:pPr>
      <w:r w:rsidRPr="00E771D6">
        <w:t>zero-trust Zero-trust information </w:t>
      </w:r>
    </w:p>
    <w:p w14:paraId="7BFFCD6B" w14:textId="77777777" w:rsidR="00E771D6" w:rsidRPr="00E771D6" w:rsidRDefault="00E771D6" w:rsidP="0037266C">
      <w:pPr>
        <w:spacing w:after="120"/>
        <w:textAlignment w:val="baseline"/>
        <w:rPr>
          <w:lang w:val="en-IN" w:bidi="te-IN"/>
        </w:rPr>
      </w:pPr>
      <w:r w:rsidRPr="00E771D6">
        <w:rPr>
          <w:lang w:val="en-IN" w:bidi="te-IN"/>
        </w:rPr>
        <w:t> </w:t>
      </w:r>
    </w:p>
    <w:p w14:paraId="1F78726A" w14:textId="77777777" w:rsidR="00E771D6" w:rsidRPr="00E771D6" w:rsidRDefault="00E771D6" w:rsidP="0037266C">
      <w:pPr>
        <w:spacing w:after="120"/>
        <w:textAlignment w:val="baseline"/>
        <w:rPr>
          <w:lang w:val="en-IN" w:bidi="te-IN"/>
        </w:rPr>
      </w:pPr>
      <w:r w:rsidRPr="00E771D6">
        <w:rPr>
          <w:b/>
          <w:bCs/>
          <w:lang w:val="en-IN" w:bidi="te-IN"/>
        </w:rPr>
        <w:t>Command Default</w:t>
      </w:r>
      <w:r w:rsidRPr="00E771D6">
        <w:rPr>
          <w:lang w:val="en-IN" w:bidi="te-IN"/>
        </w:rPr>
        <w:t> </w:t>
      </w:r>
    </w:p>
    <w:p w14:paraId="6ACA1FC0" w14:textId="77777777" w:rsidR="00E771D6" w:rsidRPr="00E771D6" w:rsidRDefault="00E771D6" w:rsidP="0037266C">
      <w:pPr>
        <w:spacing w:after="120"/>
        <w:ind w:firstLine="432"/>
        <w:textAlignment w:val="baseline"/>
        <w:rPr>
          <w:lang w:val="en-IN" w:bidi="te-IN"/>
        </w:rPr>
      </w:pPr>
      <w:r w:rsidRPr="00E771D6">
        <w:rPr>
          <w:lang w:val="en-IN" w:bidi="te-IN"/>
        </w:rPr>
        <w:t>None. </w:t>
      </w:r>
    </w:p>
    <w:p w14:paraId="67310162" w14:textId="77777777" w:rsidR="00E771D6" w:rsidRPr="00E771D6" w:rsidRDefault="00E771D6" w:rsidP="0037266C">
      <w:pPr>
        <w:spacing w:after="120"/>
        <w:textAlignment w:val="baseline"/>
        <w:rPr>
          <w:lang w:val="en-IN" w:bidi="te-IN"/>
        </w:rPr>
      </w:pPr>
      <w:r w:rsidRPr="00E771D6">
        <w:rPr>
          <w:lang w:val="en-IN" w:bidi="te-IN"/>
        </w:rPr>
        <w:t> </w:t>
      </w:r>
    </w:p>
    <w:p w14:paraId="5E0EF786" w14:textId="77777777" w:rsidR="00E771D6" w:rsidRPr="00E771D6" w:rsidRDefault="00E771D6" w:rsidP="0037266C">
      <w:pPr>
        <w:spacing w:after="120"/>
        <w:textAlignment w:val="baseline"/>
        <w:rPr>
          <w:lang w:val="en-IN" w:bidi="te-IN"/>
        </w:rPr>
      </w:pPr>
      <w:r w:rsidRPr="00E771D6">
        <w:rPr>
          <w:b/>
          <w:bCs/>
          <w:lang w:val="en-IN" w:bidi="te-IN"/>
        </w:rPr>
        <w:t>ASA Context Mode</w:t>
      </w:r>
      <w:r w:rsidRPr="00E771D6">
        <w:rPr>
          <w:lang w:val="en-IN" w:bidi="te-IN"/>
        </w:rPr>
        <w:t> </w:t>
      </w:r>
    </w:p>
    <w:p w14:paraId="7F3AB13C" w14:textId="77777777" w:rsidR="00E771D6" w:rsidRPr="00E771D6" w:rsidRDefault="00E771D6" w:rsidP="0037266C">
      <w:pPr>
        <w:spacing w:after="120"/>
        <w:ind w:firstLine="432"/>
        <w:textAlignment w:val="baseline"/>
        <w:rPr>
          <w:lang w:val="en-IN" w:bidi="te-IN"/>
        </w:rPr>
      </w:pPr>
      <w:r w:rsidRPr="00E771D6">
        <w:rPr>
          <w:lang w:val="en-IN" w:bidi="te-IN"/>
        </w:rPr>
        <w:t>These commands are specific to FTD deployments and won’t be available for configuration on ASA platforms. </w:t>
      </w:r>
    </w:p>
    <w:p w14:paraId="09AE37AC" w14:textId="77777777" w:rsidR="00E771D6" w:rsidRPr="00E771D6" w:rsidRDefault="00E771D6" w:rsidP="0037266C">
      <w:pPr>
        <w:spacing w:after="120"/>
        <w:textAlignment w:val="baseline"/>
        <w:rPr>
          <w:lang w:val="en-IN" w:bidi="te-IN"/>
        </w:rPr>
      </w:pPr>
      <w:r w:rsidRPr="00E771D6">
        <w:rPr>
          <w:lang w:val="en-IN" w:bidi="te-IN"/>
        </w:rPr>
        <w:t> </w:t>
      </w:r>
    </w:p>
    <w:p w14:paraId="7B9A721C" w14:textId="77777777" w:rsidR="00E771D6" w:rsidRPr="00E771D6" w:rsidRDefault="00E771D6" w:rsidP="0037266C">
      <w:pPr>
        <w:spacing w:after="120"/>
        <w:textAlignment w:val="baseline"/>
        <w:rPr>
          <w:lang w:val="en-IN" w:bidi="te-IN"/>
        </w:rPr>
      </w:pPr>
      <w:r w:rsidRPr="00E771D6">
        <w:rPr>
          <w:b/>
          <w:bCs/>
          <w:lang w:val="en-IN" w:bidi="te-IN"/>
        </w:rPr>
        <w:t>FTD Deployment Mode</w:t>
      </w:r>
      <w:r w:rsidRPr="00E771D6">
        <w:rPr>
          <w:lang w:val="en-IN" w:bidi="te-IN"/>
        </w:rPr>
        <w:t> </w:t>
      </w:r>
    </w:p>
    <w:p w14:paraId="6F1897F3" w14:textId="77777777" w:rsidR="00E771D6" w:rsidRPr="00E771D6" w:rsidRDefault="00E771D6" w:rsidP="0037266C">
      <w:pPr>
        <w:spacing w:after="120"/>
        <w:ind w:firstLine="432"/>
        <w:textAlignment w:val="baseline"/>
        <w:rPr>
          <w:lang w:val="en-IN" w:bidi="te-IN"/>
        </w:rPr>
      </w:pPr>
      <w:r w:rsidRPr="00E771D6">
        <w:rPr>
          <w:lang w:val="en-IN" w:bidi="te-IN"/>
        </w:rPr>
        <w:t>Standalone, Failover, Cluster and MI modes. </w:t>
      </w:r>
    </w:p>
    <w:p w14:paraId="1D8A482E" w14:textId="77777777" w:rsidR="00E771D6" w:rsidRPr="00E771D6" w:rsidRDefault="00E771D6" w:rsidP="0037266C">
      <w:pPr>
        <w:spacing w:after="120"/>
        <w:textAlignment w:val="baseline"/>
        <w:rPr>
          <w:lang w:val="en-IN" w:bidi="te-IN"/>
        </w:rPr>
      </w:pPr>
      <w:r w:rsidRPr="00E771D6">
        <w:rPr>
          <w:lang w:val="en-IN" w:bidi="te-IN"/>
        </w:rPr>
        <w:t> </w:t>
      </w:r>
    </w:p>
    <w:p w14:paraId="5CFFCCC6" w14:textId="77777777" w:rsidR="00E771D6" w:rsidRPr="00E771D6" w:rsidRDefault="00E771D6" w:rsidP="0037266C">
      <w:pPr>
        <w:spacing w:after="120"/>
        <w:textAlignment w:val="baseline"/>
        <w:rPr>
          <w:lang w:val="en-IN" w:bidi="te-IN"/>
        </w:rPr>
      </w:pPr>
      <w:r w:rsidRPr="00E771D6">
        <w:rPr>
          <w:b/>
          <w:bCs/>
          <w:lang w:val="en-IN" w:bidi="te-IN"/>
        </w:rPr>
        <w:t>Usage Guidelines</w:t>
      </w:r>
      <w:r w:rsidRPr="00E771D6">
        <w:rPr>
          <w:lang w:val="en-IN" w:bidi="te-IN"/>
        </w:rPr>
        <w:t> </w:t>
      </w:r>
    </w:p>
    <w:p w14:paraId="5C5FAD62" w14:textId="77777777" w:rsidR="00E771D6" w:rsidRPr="00E771D6" w:rsidRDefault="00E771D6" w:rsidP="0037266C">
      <w:pPr>
        <w:spacing w:after="120"/>
        <w:ind w:firstLine="432"/>
        <w:textAlignment w:val="baseline"/>
        <w:rPr>
          <w:lang w:val="en-IN" w:bidi="te-IN"/>
        </w:rPr>
      </w:pPr>
      <w:r w:rsidRPr="00E771D6">
        <w:rPr>
          <w:lang w:val="en-IN" w:bidi="te-IN"/>
        </w:rPr>
        <w:t>To enable “zero-trust” module debugs at informational level: </w:t>
      </w:r>
    </w:p>
    <w:p w14:paraId="5D8B6031" w14:textId="77777777" w:rsidR="00E771D6" w:rsidRPr="00E771D6" w:rsidRDefault="00E771D6" w:rsidP="00390ACC">
      <w:pPr>
        <w:pStyle w:val="Code"/>
      </w:pPr>
      <w:r w:rsidRPr="00E771D6">
        <w:t>debug packet-module zero-trust 6 </w:t>
      </w:r>
    </w:p>
    <w:p w14:paraId="46F61E9A" w14:textId="77777777" w:rsidR="00E771D6" w:rsidRPr="00E771D6" w:rsidRDefault="00E771D6" w:rsidP="0037266C">
      <w:pPr>
        <w:spacing w:after="120"/>
        <w:textAlignment w:val="baseline"/>
        <w:rPr>
          <w:lang w:val="en-IN" w:bidi="te-IN"/>
        </w:rPr>
      </w:pPr>
      <w:r w:rsidRPr="00E771D6">
        <w:rPr>
          <w:lang w:val="en-IN" w:bidi="te-IN"/>
        </w:rPr>
        <w:t> </w:t>
      </w:r>
    </w:p>
    <w:p w14:paraId="6B00DBE0" w14:textId="77777777" w:rsidR="00E771D6" w:rsidRPr="00E771D6" w:rsidRDefault="00E771D6" w:rsidP="0037266C">
      <w:pPr>
        <w:spacing w:after="120"/>
        <w:ind w:firstLine="432"/>
        <w:textAlignment w:val="baseline"/>
        <w:rPr>
          <w:lang w:val="en-IN" w:bidi="te-IN"/>
        </w:rPr>
      </w:pPr>
      <w:r w:rsidRPr="00E771D6">
        <w:rPr>
          <w:lang w:val="en-IN" w:bidi="te-IN"/>
        </w:rPr>
        <w:t>To filter “zero-trust” module debugs in output: </w:t>
      </w:r>
    </w:p>
    <w:p w14:paraId="1B0009BA" w14:textId="77777777" w:rsidR="00E771D6" w:rsidRPr="00E771D6" w:rsidRDefault="00E771D6" w:rsidP="00390ACC">
      <w:pPr>
        <w:pStyle w:val="Code"/>
      </w:pPr>
      <w:r w:rsidRPr="00E771D6">
        <w:t>show packet debugs module zero-trust </w:t>
      </w:r>
    </w:p>
    <w:p w14:paraId="6B81E708" w14:textId="77777777" w:rsidR="00E771D6" w:rsidRPr="00E771D6" w:rsidRDefault="00E771D6" w:rsidP="0037266C">
      <w:pPr>
        <w:spacing w:after="120"/>
        <w:textAlignment w:val="baseline"/>
        <w:rPr>
          <w:lang w:val="en-IN" w:bidi="te-IN"/>
        </w:rPr>
      </w:pPr>
      <w:r w:rsidRPr="00E771D6">
        <w:rPr>
          <w:lang w:val="en-IN" w:bidi="te-IN"/>
        </w:rPr>
        <w:t> </w:t>
      </w:r>
    </w:p>
    <w:p w14:paraId="7188FC2A" w14:textId="77777777" w:rsidR="00E771D6" w:rsidRPr="00E771D6" w:rsidRDefault="00E771D6" w:rsidP="0037266C">
      <w:pPr>
        <w:spacing w:after="120"/>
        <w:textAlignment w:val="baseline"/>
        <w:rPr>
          <w:lang w:val="en-IN" w:bidi="te-IN"/>
        </w:rPr>
      </w:pPr>
      <w:r w:rsidRPr="00E771D6">
        <w:rPr>
          <w:b/>
          <w:bCs/>
          <w:lang w:val="en-IN" w:bidi="te-IN"/>
        </w:rPr>
        <w:t>Example</w:t>
      </w:r>
      <w:r w:rsidRPr="00E771D6">
        <w:rPr>
          <w:lang w:val="en-IN" w:bidi="te-IN"/>
        </w:rPr>
        <w:t> </w:t>
      </w:r>
    </w:p>
    <w:p w14:paraId="2F3EC494" w14:textId="77777777" w:rsidR="00E771D6" w:rsidRPr="00E771D6" w:rsidRDefault="00E771D6" w:rsidP="00390ACC">
      <w:pPr>
        <w:pStyle w:val="Code"/>
      </w:pPr>
      <w:r w:rsidRPr="00E771D6">
        <w:t>&gt; debug packet-condition match tcp host 1.1.1.1 host 2.1.1.1 </w:t>
      </w:r>
    </w:p>
    <w:p w14:paraId="16083C35" w14:textId="77777777" w:rsidR="00E771D6" w:rsidRPr="00E771D6" w:rsidRDefault="00E771D6" w:rsidP="00390ACC">
      <w:pPr>
        <w:pStyle w:val="Code"/>
      </w:pPr>
      <w:r w:rsidRPr="00E771D6">
        <w:t>&gt; debug packet-module zero-trust 6 </w:t>
      </w:r>
    </w:p>
    <w:p w14:paraId="54FA79F2" w14:textId="77777777" w:rsidR="00E771D6" w:rsidRPr="00E771D6" w:rsidRDefault="00E771D6" w:rsidP="00390ACC">
      <w:pPr>
        <w:pStyle w:val="Code"/>
      </w:pPr>
      <w:r w:rsidRPr="00E771D6">
        <w:t>&gt; </w:t>
      </w:r>
    </w:p>
    <w:p w14:paraId="282517B3" w14:textId="77777777" w:rsidR="00E771D6" w:rsidRPr="00E771D6" w:rsidRDefault="00E771D6" w:rsidP="00390ACC">
      <w:pPr>
        <w:pStyle w:val="Code"/>
      </w:pPr>
      <w:r w:rsidRPr="00E771D6">
        <w:t>&gt; show packet-config </w:t>
      </w:r>
    </w:p>
    <w:p w14:paraId="320AFF40" w14:textId="77777777" w:rsidR="00E771D6" w:rsidRPr="00E771D6" w:rsidRDefault="00E771D6" w:rsidP="00390ACC">
      <w:pPr>
        <w:pStyle w:val="Code"/>
      </w:pPr>
      <w:r w:rsidRPr="00E771D6">
        <w:t>Debugging is OFF </w:t>
      </w:r>
    </w:p>
    <w:p w14:paraId="6AEF1031" w14:textId="77777777" w:rsidR="00E771D6" w:rsidRPr="00E771D6" w:rsidRDefault="00E771D6" w:rsidP="007608A8">
      <w:r w:rsidRPr="00E771D6">
        <w:t> </w:t>
      </w:r>
    </w:p>
    <w:p w14:paraId="704D0EC0" w14:textId="77777777" w:rsidR="00E771D6" w:rsidRPr="00E771D6" w:rsidRDefault="00E771D6" w:rsidP="007608A8">
      <w:r w:rsidRPr="00E771D6">
        <w:t>Conditional debug filters: </w:t>
      </w:r>
    </w:p>
    <w:p w14:paraId="573BCBC4" w14:textId="77777777" w:rsidR="00E771D6" w:rsidRPr="00E771D6" w:rsidRDefault="00E771D6" w:rsidP="00390ACC">
      <w:pPr>
        <w:pStyle w:val="Code"/>
      </w:pPr>
      <w:r w:rsidRPr="00E771D6">
        <w:t>debug packet-condition position 1 </w:t>
      </w:r>
    </w:p>
    <w:p w14:paraId="2C050D53" w14:textId="77777777" w:rsidR="00E771D6" w:rsidRPr="00E771D6" w:rsidRDefault="00E771D6" w:rsidP="00390ACC">
      <w:pPr>
        <w:pStyle w:val="Code"/>
      </w:pPr>
      <w:r w:rsidRPr="00E771D6">
        <w:t>match tcp host 1.1.1.1 host 2.1.1.1 </w:t>
      </w:r>
    </w:p>
    <w:p w14:paraId="58DCEAF0" w14:textId="77777777" w:rsidR="00E771D6" w:rsidRPr="00E771D6" w:rsidRDefault="00E771D6" w:rsidP="007608A8">
      <w:r w:rsidRPr="00E771D6">
        <w:t> </w:t>
      </w:r>
    </w:p>
    <w:p w14:paraId="2E2DE576" w14:textId="77777777" w:rsidR="00E771D6" w:rsidRPr="00E771D6" w:rsidRDefault="00E771D6" w:rsidP="007608A8">
      <w:r w:rsidRPr="00E771D6">
        <w:t>Conditional debug features: </w:t>
      </w:r>
    </w:p>
    <w:p w14:paraId="31C8A567" w14:textId="77777777" w:rsidR="00E771D6" w:rsidRPr="00E771D6" w:rsidRDefault="00E771D6" w:rsidP="00390ACC">
      <w:pPr>
        <w:pStyle w:val="Code"/>
      </w:pPr>
      <w:r w:rsidRPr="00E771D6">
        <w:t>debug packet-module zero-trust 6 </w:t>
      </w:r>
    </w:p>
    <w:p w14:paraId="797E2978" w14:textId="77777777" w:rsidR="00E771D6" w:rsidRPr="00E771D6" w:rsidRDefault="00E771D6" w:rsidP="005D7591">
      <w:pPr>
        <w:pStyle w:val="Heading3"/>
        <w:rPr>
          <w:lang w:val="en-IN" w:bidi="te-IN"/>
        </w:rPr>
      </w:pPr>
      <w:bookmarkStart w:id="327" w:name="_Toc118293478"/>
      <w:bookmarkStart w:id="328" w:name="_Toc142917885"/>
      <w:r w:rsidRPr="00E771D6">
        <w:rPr>
          <w:lang w:val="en-IN" w:bidi="te-IN"/>
        </w:rPr>
        <w:lastRenderedPageBreak/>
        <w:t>Non-connection/Config Based Debugs</w:t>
      </w:r>
      <w:bookmarkEnd w:id="327"/>
      <w:bookmarkEnd w:id="328"/>
      <w:r w:rsidRPr="00E771D6">
        <w:rPr>
          <w:lang w:val="en-IN" w:bidi="te-IN"/>
        </w:rPr>
        <w:t> </w:t>
      </w:r>
    </w:p>
    <w:p w14:paraId="7809E49D" w14:textId="77777777" w:rsidR="00E771D6" w:rsidRPr="00E771D6" w:rsidRDefault="00E771D6" w:rsidP="002A0C5C">
      <w:pPr>
        <w:spacing w:after="120"/>
        <w:textAlignment w:val="baseline"/>
        <w:rPr>
          <w:lang w:val="en-IN" w:bidi="te-IN"/>
        </w:rPr>
      </w:pPr>
      <w:r w:rsidRPr="00E771D6">
        <w:rPr>
          <w:lang w:val="en-IN" w:bidi="te-IN"/>
        </w:rPr>
        <w:t>Following debug command can be used to troubleshoot issues related to zero-trust configuration handling. </w:t>
      </w:r>
    </w:p>
    <w:p w14:paraId="2E945D56" w14:textId="77777777" w:rsidR="00E771D6" w:rsidRPr="00E771D6" w:rsidRDefault="00E771D6" w:rsidP="002A0C5C">
      <w:pPr>
        <w:spacing w:after="120"/>
        <w:textAlignment w:val="baseline"/>
        <w:rPr>
          <w:lang w:val="en-IN" w:bidi="te-IN"/>
        </w:rPr>
      </w:pPr>
      <w:r w:rsidRPr="00E771D6">
        <w:rPr>
          <w:lang w:val="en-IN" w:bidi="te-IN"/>
        </w:rPr>
        <w:t> </w:t>
      </w:r>
    </w:p>
    <w:p w14:paraId="0CCD814A" w14:textId="77777777" w:rsidR="00E771D6" w:rsidRPr="00E771D6" w:rsidRDefault="00E771D6" w:rsidP="002A0C5C">
      <w:pPr>
        <w:spacing w:after="120"/>
        <w:textAlignment w:val="baseline"/>
        <w:rPr>
          <w:lang w:val="en-IN" w:bidi="te-IN"/>
        </w:rPr>
      </w:pPr>
      <w:r w:rsidRPr="00E771D6">
        <w:rPr>
          <w:b/>
          <w:bCs/>
          <w:lang w:val="en-IN" w:bidi="te-IN"/>
        </w:rPr>
        <w:t>Syntax Description</w:t>
      </w:r>
      <w:r w:rsidRPr="00E771D6">
        <w:rPr>
          <w:lang w:val="en-IN" w:bidi="te-IN"/>
        </w:rPr>
        <w:t> </w:t>
      </w:r>
    </w:p>
    <w:p w14:paraId="42E5AD94" w14:textId="77777777" w:rsidR="00E771D6" w:rsidRPr="00E771D6" w:rsidRDefault="00E771D6" w:rsidP="00390ACC">
      <w:pPr>
        <w:pStyle w:val="Code"/>
      </w:pPr>
      <w:r w:rsidRPr="00E771D6">
        <w:t>[no] debug zero-trust &lt;1-255&gt; </w:t>
      </w:r>
    </w:p>
    <w:p w14:paraId="0040DB5D" w14:textId="77777777" w:rsidR="00E771D6" w:rsidRPr="00E771D6" w:rsidRDefault="00E771D6" w:rsidP="002A0C5C">
      <w:pPr>
        <w:spacing w:after="120"/>
        <w:textAlignment w:val="baseline"/>
        <w:rPr>
          <w:lang w:val="en-IN" w:bidi="te-IN"/>
        </w:rPr>
      </w:pPr>
      <w:r w:rsidRPr="00E771D6">
        <w:rPr>
          <w:lang w:val="en-IN" w:bidi="te-IN"/>
        </w:rPr>
        <w:t> </w:t>
      </w:r>
    </w:p>
    <w:p w14:paraId="532C3508" w14:textId="77777777" w:rsidR="00E771D6" w:rsidRPr="00E771D6" w:rsidRDefault="00E771D6" w:rsidP="002A0C5C">
      <w:pPr>
        <w:spacing w:after="120"/>
        <w:textAlignment w:val="baseline"/>
        <w:rPr>
          <w:lang w:val="en-IN" w:bidi="te-IN"/>
        </w:rPr>
      </w:pPr>
      <w:r w:rsidRPr="00E771D6">
        <w:rPr>
          <w:b/>
          <w:bCs/>
          <w:lang w:val="en-IN" w:bidi="te-IN"/>
        </w:rPr>
        <w:t>Command Default</w:t>
      </w:r>
      <w:r w:rsidRPr="00E771D6">
        <w:rPr>
          <w:lang w:val="en-IN" w:bidi="te-IN"/>
        </w:rPr>
        <w:t> </w:t>
      </w:r>
    </w:p>
    <w:p w14:paraId="61FB613A" w14:textId="77777777" w:rsidR="00E771D6" w:rsidRPr="00E771D6" w:rsidRDefault="00E771D6" w:rsidP="002A0C5C">
      <w:pPr>
        <w:spacing w:after="120"/>
        <w:ind w:firstLine="432"/>
        <w:textAlignment w:val="baseline"/>
        <w:rPr>
          <w:lang w:val="en-IN" w:bidi="te-IN"/>
        </w:rPr>
      </w:pPr>
      <w:r w:rsidRPr="00E771D6">
        <w:rPr>
          <w:lang w:val="en-IN" w:bidi="te-IN"/>
        </w:rPr>
        <w:t>None. </w:t>
      </w:r>
    </w:p>
    <w:p w14:paraId="03CDD6D3" w14:textId="77777777" w:rsidR="00E771D6" w:rsidRPr="00E771D6" w:rsidRDefault="00E771D6" w:rsidP="002A0C5C">
      <w:pPr>
        <w:spacing w:after="120"/>
        <w:textAlignment w:val="baseline"/>
        <w:rPr>
          <w:lang w:val="en-IN" w:bidi="te-IN"/>
        </w:rPr>
      </w:pPr>
      <w:r w:rsidRPr="00E771D6">
        <w:rPr>
          <w:lang w:val="en-IN" w:bidi="te-IN"/>
        </w:rPr>
        <w:t> </w:t>
      </w:r>
    </w:p>
    <w:p w14:paraId="0AB70D96" w14:textId="77777777" w:rsidR="00E771D6" w:rsidRPr="00E771D6" w:rsidRDefault="00E771D6" w:rsidP="002A0C5C">
      <w:pPr>
        <w:spacing w:after="120"/>
        <w:textAlignment w:val="baseline"/>
        <w:rPr>
          <w:lang w:val="en-IN" w:bidi="te-IN"/>
        </w:rPr>
      </w:pPr>
      <w:r w:rsidRPr="00E771D6">
        <w:rPr>
          <w:b/>
          <w:bCs/>
          <w:lang w:val="en-IN" w:bidi="te-IN"/>
        </w:rPr>
        <w:t>ASA Context Mode</w:t>
      </w:r>
      <w:r w:rsidRPr="00E771D6">
        <w:rPr>
          <w:lang w:val="en-IN" w:bidi="te-IN"/>
        </w:rPr>
        <w:t> </w:t>
      </w:r>
    </w:p>
    <w:p w14:paraId="2B90D80F" w14:textId="77777777" w:rsidR="00E771D6" w:rsidRPr="00E771D6" w:rsidRDefault="00E771D6" w:rsidP="002A0C5C">
      <w:pPr>
        <w:spacing w:after="120"/>
        <w:ind w:firstLine="432"/>
        <w:textAlignment w:val="baseline"/>
        <w:rPr>
          <w:lang w:val="en-IN" w:bidi="te-IN"/>
        </w:rPr>
      </w:pPr>
      <w:r w:rsidRPr="00E771D6">
        <w:rPr>
          <w:lang w:val="en-IN" w:bidi="te-IN"/>
        </w:rPr>
        <w:t>These commands are specific to FTD deployments and won’t be available for configuration on ASA platforms. </w:t>
      </w:r>
    </w:p>
    <w:p w14:paraId="6EBD8380" w14:textId="77777777" w:rsidR="00E771D6" w:rsidRPr="00E771D6" w:rsidRDefault="00E771D6" w:rsidP="002A0C5C">
      <w:pPr>
        <w:spacing w:after="120"/>
        <w:textAlignment w:val="baseline"/>
        <w:rPr>
          <w:lang w:val="en-IN" w:bidi="te-IN"/>
        </w:rPr>
      </w:pPr>
      <w:r w:rsidRPr="00E771D6">
        <w:rPr>
          <w:lang w:val="en-IN" w:bidi="te-IN"/>
        </w:rPr>
        <w:t> </w:t>
      </w:r>
    </w:p>
    <w:p w14:paraId="776AAD59" w14:textId="77777777" w:rsidR="00E771D6" w:rsidRPr="00E771D6" w:rsidRDefault="00E771D6" w:rsidP="002A0C5C">
      <w:pPr>
        <w:spacing w:after="120"/>
        <w:textAlignment w:val="baseline"/>
        <w:rPr>
          <w:lang w:val="en-IN" w:bidi="te-IN"/>
        </w:rPr>
      </w:pPr>
      <w:r w:rsidRPr="00E771D6">
        <w:rPr>
          <w:b/>
          <w:bCs/>
          <w:lang w:val="en-IN" w:bidi="te-IN"/>
        </w:rPr>
        <w:t>FTD Deployment Mode</w:t>
      </w:r>
      <w:r w:rsidRPr="00E771D6">
        <w:rPr>
          <w:lang w:val="en-IN" w:bidi="te-IN"/>
        </w:rPr>
        <w:t> </w:t>
      </w:r>
    </w:p>
    <w:p w14:paraId="5289263E" w14:textId="77777777" w:rsidR="00E771D6" w:rsidRPr="00E771D6" w:rsidRDefault="00E771D6" w:rsidP="002A0C5C">
      <w:pPr>
        <w:spacing w:after="120"/>
        <w:ind w:firstLine="432"/>
        <w:textAlignment w:val="baseline"/>
        <w:rPr>
          <w:lang w:val="en-IN" w:bidi="te-IN"/>
        </w:rPr>
      </w:pPr>
      <w:r w:rsidRPr="00E771D6">
        <w:rPr>
          <w:lang w:val="en-IN" w:bidi="te-IN"/>
        </w:rPr>
        <w:t>Standalone, Failover, Cluster and MI modes. </w:t>
      </w:r>
    </w:p>
    <w:p w14:paraId="728CFC8D" w14:textId="77777777" w:rsidR="00E771D6" w:rsidRPr="00E771D6" w:rsidRDefault="00E771D6" w:rsidP="002A0C5C">
      <w:pPr>
        <w:spacing w:after="120"/>
        <w:textAlignment w:val="baseline"/>
        <w:rPr>
          <w:lang w:val="en-IN" w:bidi="te-IN"/>
        </w:rPr>
      </w:pPr>
      <w:r w:rsidRPr="00E771D6">
        <w:rPr>
          <w:lang w:val="en-IN" w:bidi="te-IN"/>
        </w:rPr>
        <w:t> </w:t>
      </w:r>
    </w:p>
    <w:p w14:paraId="25C199DF" w14:textId="77777777" w:rsidR="00E771D6" w:rsidRPr="00E771D6" w:rsidRDefault="00E771D6" w:rsidP="002A0C5C">
      <w:pPr>
        <w:spacing w:after="120"/>
        <w:textAlignment w:val="baseline"/>
        <w:rPr>
          <w:lang w:val="en-IN" w:bidi="te-IN"/>
        </w:rPr>
      </w:pPr>
      <w:r w:rsidRPr="00E771D6">
        <w:rPr>
          <w:b/>
          <w:bCs/>
          <w:lang w:val="en-IN" w:bidi="te-IN"/>
        </w:rPr>
        <w:t>Usage Guidelines</w:t>
      </w:r>
      <w:r w:rsidRPr="00E771D6">
        <w:rPr>
          <w:lang w:val="en-IN" w:bidi="te-IN"/>
        </w:rPr>
        <w:t> </w:t>
      </w:r>
    </w:p>
    <w:p w14:paraId="0F38C22D" w14:textId="77777777" w:rsidR="00E771D6" w:rsidRPr="00E771D6" w:rsidRDefault="00E771D6" w:rsidP="002A0C5C">
      <w:pPr>
        <w:spacing w:after="120"/>
        <w:ind w:firstLine="432"/>
        <w:textAlignment w:val="baseline"/>
        <w:rPr>
          <w:lang w:val="en-IN" w:bidi="te-IN"/>
        </w:rPr>
      </w:pPr>
      <w:r w:rsidRPr="00E771D6">
        <w:rPr>
          <w:lang w:val="en-IN" w:bidi="te-IN"/>
        </w:rPr>
        <w:t>To enable “zero-trust” module debugs at level 5: </w:t>
      </w:r>
    </w:p>
    <w:p w14:paraId="0F7DFABD" w14:textId="77777777" w:rsidR="00E771D6" w:rsidRPr="0076487B" w:rsidRDefault="00E771D6" w:rsidP="00390ACC">
      <w:pPr>
        <w:pStyle w:val="Code"/>
      </w:pPr>
      <w:r w:rsidRPr="0076487B">
        <w:t>debug zero-trust 5 </w:t>
      </w:r>
    </w:p>
    <w:p w14:paraId="6F08D596" w14:textId="77777777" w:rsidR="00E771D6" w:rsidRPr="00E771D6" w:rsidRDefault="00E771D6" w:rsidP="002A0C5C">
      <w:pPr>
        <w:spacing w:after="120"/>
        <w:textAlignment w:val="baseline"/>
        <w:rPr>
          <w:lang w:val="en-IN" w:bidi="te-IN"/>
        </w:rPr>
      </w:pPr>
      <w:r w:rsidRPr="00E771D6">
        <w:rPr>
          <w:lang w:val="en-IN" w:bidi="te-IN"/>
        </w:rPr>
        <w:t> </w:t>
      </w:r>
    </w:p>
    <w:p w14:paraId="40F6CCC9" w14:textId="77777777" w:rsidR="00E771D6" w:rsidRPr="00E771D6" w:rsidRDefault="00E771D6" w:rsidP="002A0C5C">
      <w:pPr>
        <w:spacing w:after="120"/>
        <w:ind w:firstLine="432"/>
        <w:textAlignment w:val="baseline"/>
        <w:rPr>
          <w:lang w:val="en-IN" w:bidi="te-IN"/>
        </w:rPr>
      </w:pPr>
      <w:r w:rsidRPr="00E771D6">
        <w:rPr>
          <w:lang w:val="en-IN" w:bidi="te-IN"/>
        </w:rPr>
        <w:t>To disable “zero-trust” module debugs at level 5: </w:t>
      </w:r>
    </w:p>
    <w:p w14:paraId="571B0712" w14:textId="77777777" w:rsidR="00E771D6" w:rsidRPr="00E771D6" w:rsidRDefault="00E771D6" w:rsidP="00390ACC">
      <w:pPr>
        <w:pStyle w:val="Code"/>
      </w:pPr>
      <w:r w:rsidRPr="00E771D6">
        <w:t>no debug zero-trust </w:t>
      </w:r>
    </w:p>
    <w:p w14:paraId="42EB2564" w14:textId="47B97A9C" w:rsidR="00E771D6" w:rsidRPr="00E771D6" w:rsidRDefault="00E771D6" w:rsidP="002A0C5C">
      <w:pPr>
        <w:spacing w:after="120"/>
        <w:textAlignment w:val="baseline"/>
        <w:rPr>
          <w:lang w:val="en-IN" w:bidi="te-IN"/>
        </w:rPr>
      </w:pPr>
    </w:p>
    <w:p w14:paraId="52063DBA" w14:textId="77777777" w:rsidR="00E771D6" w:rsidRPr="00E771D6" w:rsidRDefault="00E771D6" w:rsidP="002A0C5C">
      <w:pPr>
        <w:spacing w:after="120"/>
        <w:textAlignment w:val="baseline"/>
        <w:rPr>
          <w:lang w:val="en-IN" w:bidi="te-IN"/>
        </w:rPr>
      </w:pPr>
      <w:r w:rsidRPr="00E771D6">
        <w:rPr>
          <w:b/>
          <w:bCs/>
          <w:lang w:val="en-IN" w:bidi="te-IN"/>
        </w:rPr>
        <w:t>Example</w:t>
      </w:r>
      <w:r w:rsidRPr="00E771D6">
        <w:rPr>
          <w:lang w:val="en-IN" w:bidi="te-IN"/>
        </w:rPr>
        <w:t> </w:t>
      </w:r>
    </w:p>
    <w:p w14:paraId="547ADE96" w14:textId="77777777" w:rsidR="00E771D6" w:rsidRPr="00E771D6" w:rsidRDefault="00E771D6" w:rsidP="00390ACC">
      <w:pPr>
        <w:pStyle w:val="Code"/>
      </w:pPr>
      <w:r w:rsidRPr="00E771D6">
        <w:t>(config)# debug zero-trust 5 </w:t>
      </w:r>
    </w:p>
    <w:p w14:paraId="08BA0E6A" w14:textId="0E3FC3A2" w:rsidR="00E771D6" w:rsidRPr="00E771D6" w:rsidRDefault="00E771D6" w:rsidP="00390ACC">
      <w:pPr>
        <w:pStyle w:val="Code"/>
      </w:pPr>
      <w:r w:rsidRPr="00E771D6">
        <w:t>debug zero-trust enabled at level 5 </w:t>
      </w:r>
    </w:p>
    <w:p w14:paraId="64C7BDE4" w14:textId="77777777" w:rsidR="00E771D6" w:rsidRPr="00E771D6" w:rsidRDefault="00E771D6" w:rsidP="00390ACC">
      <w:pPr>
        <w:pStyle w:val="Code"/>
      </w:pPr>
      <w:r w:rsidRPr="00E771D6">
        <w:t>(config)# </w:t>
      </w:r>
    </w:p>
    <w:p w14:paraId="5DCCB54F" w14:textId="77777777" w:rsidR="00E771D6" w:rsidRPr="00E771D6" w:rsidRDefault="00E771D6" w:rsidP="00390ACC">
      <w:pPr>
        <w:pStyle w:val="Code"/>
      </w:pPr>
      <w:r w:rsidRPr="00E771D6">
        <w:t>(config)# show debug </w:t>
      </w:r>
    </w:p>
    <w:p w14:paraId="11547D9B" w14:textId="77777777" w:rsidR="00E771D6" w:rsidRPr="00E771D6" w:rsidRDefault="00E771D6" w:rsidP="00390ACC">
      <w:pPr>
        <w:pStyle w:val="Code"/>
      </w:pPr>
      <w:r w:rsidRPr="00E771D6">
        <w:t>debug zero-trust enabled at level 5 </w:t>
      </w:r>
    </w:p>
    <w:p w14:paraId="716357FB" w14:textId="77777777" w:rsidR="00E771D6" w:rsidRPr="00E771D6" w:rsidRDefault="00E771D6" w:rsidP="00390ACC">
      <w:pPr>
        <w:pStyle w:val="Code"/>
      </w:pPr>
      <w:r w:rsidRPr="00E771D6">
        <w:t>(config)# </w:t>
      </w:r>
    </w:p>
    <w:p w14:paraId="0B332CA0" w14:textId="77777777" w:rsidR="00E771D6" w:rsidRPr="00E771D6" w:rsidRDefault="00E771D6" w:rsidP="00390ACC">
      <w:pPr>
        <w:pStyle w:val="Code"/>
      </w:pPr>
      <w:r w:rsidRPr="00E771D6">
        <w:t>(config)# no debug zero-trust </w:t>
      </w:r>
    </w:p>
    <w:p w14:paraId="4543B417" w14:textId="77777777" w:rsidR="00E771D6" w:rsidRPr="00E771D6" w:rsidRDefault="00E771D6" w:rsidP="005D7591">
      <w:pPr>
        <w:pStyle w:val="Heading3"/>
        <w:rPr>
          <w:lang w:val="en-IN" w:bidi="te-IN"/>
        </w:rPr>
      </w:pPr>
      <w:bookmarkStart w:id="329" w:name="_Toc118293479"/>
      <w:bookmarkStart w:id="330" w:name="_Toc142917886"/>
      <w:r w:rsidRPr="00E771D6">
        <w:rPr>
          <w:lang w:val="en-IN" w:bidi="te-IN"/>
        </w:rPr>
        <w:t>Debug Menu Commands</w:t>
      </w:r>
      <w:bookmarkEnd w:id="329"/>
      <w:bookmarkEnd w:id="330"/>
      <w:r w:rsidRPr="00E771D6">
        <w:rPr>
          <w:lang w:val="en-IN" w:bidi="te-IN"/>
        </w:rPr>
        <w:t> </w:t>
      </w:r>
    </w:p>
    <w:p w14:paraId="5160B883" w14:textId="77777777" w:rsidR="00E771D6" w:rsidRPr="00E771D6" w:rsidRDefault="00E771D6" w:rsidP="00C50E2D">
      <w:pPr>
        <w:spacing w:after="120"/>
        <w:textAlignment w:val="baseline"/>
        <w:rPr>
          <w:lang w:val="en-IN" w:bidi="te-IN"/>
        </w:rPr>
      </w:pPr>
      <w:r w:rsidRPr="00E771D6">
        <w:rPr>
          <w:lang w:val="en-IN" w:bidi="te-IN"/>
        </w:rPr>
        <w:t>Following debug menu command can be used to modify/fine-tune zero-trust functionality. </w:t>
      </w:r>
    </w:p>
    <w:p w14:paraId="0693517C" w14:textId="77777777" w:rsidR="00E771D6" w:rsidRPr="00E771D6" w:rsidRDefault="00E771D6" w:rsidP="00C50E2D">
      <w:pPr>
        <w:spacing w:after="120"/>
        <w:textAlignment w:val="baseline"/>
        <w:rPr>
          <w:lang w:val="en-IN" w:bidi="te-IN"/>
        </w:rPr>
      </w:pPr>
      <w:r w:rsidRPr="00E771D6">
        <w:rPr>
          <w:lang w:val="en-IN" w:bidi="te-IN"/>
        </w:rPr>
        <w:t> </w:t>
      </w:r>
    </w:p>
    <w:p w14:paraId="5CA9B7FE" w14:textId="77777777" w:rsidR="00E771D6" w:rsidRPr="00E771D6" w:rsidRDefault="00E771D6" w:rsidP="00C50E2D">
      <w:pPr>
        <w:spacing w:after="120"/>
        <w:textAlignment w:val="baseline"/>
        <w:rPr>
          <w:lang w:val="en-IN" w:bidi="te-IN"/>
        </w:rPr>
      </w:pPr>
      <w:r w:rsidRPr="00E771D6">
        <w:rPr>
          <w:b/>
          <w:bCs/>
          <w:lang w:val="en-IN" w:bidi="te-IN"/>
        </w:rPr>
        <w:t>Syntax Description</w:t>
      </w:r>
      <w:r w:rsidRPr="00E771D6">
        <w:rPr>
          <w:lang w:val="en-IN" w:bidi="te-IN"/>
        </w:rPr>
        <w:t> </w:t>
      </w:r>
    </w:p>
    <w:p w14:paraId="76048315" w14:textId="77777777" w:rsidR="00E771D6" w:rsidRPr="0076487B" w:rsidRDefault="00E771D6" w:rsidP="00390ACC">
      <w:pPr>
        <w:pStyle w:val="Code"/>
      </w:pPr>
      <w:r w:rsidRPr="0076487B">
        <w:t>[no] debug menu zero-trust </w:t>
      </w:r>
    </w:p>
    <w:p w14:paraId="2625A77B" w14:textId="77777777" w:rsidR="00E771D6" w:rsidRPr="0076487B" w:rsidRDefault="00E771D6" w:rsidP="007608A8">
      <w:r w:rsidRPr="0076487B">
        <w:lastRenderedPageBreak/>
        <w:t> </w:t>
      </w:r>
    </w:p>
    <w:p w14:paraId="0D96CE10" w14:textId="77777777" w:rsidR="00E771D6" w:rsidRPr="00E771D6" w:rsidRDefault="00E771D6" w:rsidP="00C50E2D">
      <w:pPr>
        <w:spacing w:after="120"/>
        <w:textAlignment w:val="baseline"/>
        <w:rPr>
          <w:lang w:val="en-IN" w:bidi="te-IN"/>
        </w:rPr>
      </w:pPr>
      <w:r w:rsidRPr="00E771D6">
        <w:rPr>
          <w:b/>
          <w:bCs/>
          <w:lang w:val="en-IN" w:bidi="te-IN"/>
        </w:rPr>
        <w:t>Command Default</w:t>
      </w:r>
      <w:r w:rsidRPr="00E771D6">
        <w:rPr>
          <w:lang w:val="en-IN" w:bidi="te-IN"/>
        </w:rPr>
        <w:t> </w:t>
      </w:r>
    </w:p>
    <w:p w14:paraId="6D6BEE03" w14:textId="77777777" w:rsidR="00E771D6" w:rsidRPr="00E771D6" w:rsidRDefault="00E771D6" w:rsidP="00C50E2D">
      <w:pPr>
        <w:spacing w:after="120"/>
        <w:ind w:firstLine="432"/>
        <w:textAlignment w:val="baseline"/>
        <w:rPr>
          <w:lang w:val="en-IN" w:bidi="te-IN"/>
        </w:rPr>
      </w:pPr>
      <w:r w:rsidRPr="00E771D6">
        <w:rPr>
          <w:lang w:val="en-IN" w:bidi="te-IN"/>
        </w:rPr>
        <w:t>None. </w:t>
      </w:r>
    </w:p>
    <w:p w14:paraId="6096DDC0" w14:textId="77777777" w:rsidR="00E771D6" w:rsidRPr="00E771D6" w:rsidRDefault="00E771D6" w:rsidP="00C50E2D">
      <w:pPr>
        <w:spacing w:after="120"/>
        <w:textAlignment w:val="baseline"/>
        <w:rPr>
          <w:lang w:val="en-IN" w:bidi="te-IN"/>
        </w:rPr>
      </w:pPr>
      <w:r w:rsidRPr="00E771D6">
        <w:rPr>
          <w:lang w:val="en-IN" w:bidi="te-IN"/>
        </w:rPr>
        <w:t> </w:t>
      </w:r>
    </w:p>
    <w:p w14:paraId="16C607E9" w14:textId="77777777" w:rsidR="00E771D6" w:rsidRPr="00E771D6" w:rsidRDefault="00E771D6" w:rsidP="00C50E2D">
      <w:pPr>
        <w:spacing w:after="120"/>
        <w:textAlignment w:val="baseline"/>
        <w:rPr>
          <w:lang w:val="en-IN" w:bidi="te-IN"/>
        </w:rPr>
      </w:pPr>
      <w:r w:rsidRPr="00E771D6">
        <w:rPr>
          <w:b/>
          <w:bCs/>
          <w:lang w:val="en-IN" w:bidi="te-IN"/>
        </w:rPr>
        <w:t>ASA Context Mode</w:t>
      </w:r>
      <w:r w:rsidRPr="00E771D6">
        <w:rPr>
          <w:lang w:val="en-IN" w:bidi="te-IN"/>
        </w:rPr>
        <w:t> </w:t>
      </w:r>
    </w:p>
    <w:p w14:paraId="462A4478" w14:textId="77777777" w:rsidR="00E771D6" w:rsidRPr="00E771D6" w:rsidRDefault="00E771D6" w:rsidP="00C50E2D">
      <w:pPr>
        <w:spacing w:after="120"/>
        <w:ind w:firstLine="432"/>
        <w:textAlignment w:val="baseline"/>
        <w:rPr>
          <w:lang w:val="en-IN" w:bidi="te-IN"/>
        </w:rPr>
      </w:pPr>
      <w:r w:rsidRPr="00E771D6">
        <w:rPr>
          <w:lang w:val="en-IN" w:bidi="te-IN"/>
        </w:rPr>
        <w:t>These commands are specific to FTD deployments and won’t be available for configuration on ASA platforms. </w:t>
      </w:r>
    </w:p>
    <w:p w14:paraId="5E918CBA" w14:textId="77777777" w:rsidR="00E771D6" w:rsidRPr="00E771D6" w:rsidRDefault="00E771D6" w:rsidP="00C50E2D">
      <w:pPr>
        <w:spacing w:after="120"/>
        <w:textAlignment w:val="baseline"/>
        <w:rPr>
          <w:lang w:val="en-IN" w:bidi="te-IN"/>
        </w:rPr>
      </w:pPr>
      <w:r w:rsidRPr="00E771D6">
        <w:rPr>
          <w:lang w:val="en-IN" w:bidi="te-IN"/>
        </w:rPr>
        <w:t> </w:t>
      </w:r>
    </w:p>
    <w:p w14:paraId="10D0B34F" w14:textId="77777777" w:rsidR="00E771D6" w:rsidRPr="00E771D6" w:rsidRDefault="00E771D6" w:rsidP="00C50E2D">
      <w:pPr>
        <w:spacing w:after="120"/>
        <w:textAlignment w:val="baseline"/>
        <w:rPr>
          <w:lang w:val="en-IN" w:bidi="te-IN"/>
        </w:rPr>
      </w:pPr>
      <w:r w:rsidRPr="00E771D6">
        <w:rPr>
          <w:b/>
          <w:bCs/>
          <w:lang w:val="en-IN" w:bidi="te-IN"/>
        </w:rPr>
        <w:t>FTD Deployment Mode</w:t>
      </w:r>
      <w:r w:rsidRPr="00E771D6">
        <w:rPr>
          <w:lang w:val="en-IN" w:bidi="te-IN"/>
        </w:rPr>
        <w:t> </w:t>
      </w:r>
    </w:p>
    <w:p w14:paraId="317B9B37" w14:textId="77777777" w:rsidR="00E771D6" w:rsidRPr="00E771D6" w:rsidRDefault="00E771D6" w:rsidP="00C50E2D">
      <w:pPr>
        <w:spacing w:after="120"/>
        <w:ind w:firstLine="432"/>
        <w:textAlignment w:val="baseline"/>
        <w:rPr>
          <w:lang w:val="en-IN" w:bidi="te-IN"/>
        </w:rPr>
      </w:pPr>
      <w:r w:rsidRPr="00E771D6">
        <w:rPr>
          <w:lang w:val="en-IN" w:bidi="te-IN"/>
        </w:rPr>
        <w:t>Standalone, Failover, Cluster and MI modes. </w:t>
      </w:r>
    </w:p>
    <w:p w14:paraId="6DFE6BB0" w14:textId="77777777" w:rsidR="00E771D6" w:rsidRPr="00E771D6" w:rsidRDefault="00E771D6" w:rsidP="00C50E2D">
      <w:pPr>
        <w:spacing w:after="120"/>
        <w:textAlignment w:val="baseline"/>
        <w:rPr>
          <w:lang w:val="en-IN" w:bidi="te-IN"/>
        </w:rPr>
      </w:pPr>
      <w:r w:rsidRPr="00E771D6">
        <w:rPr>
          <w:lang w:val="en-IN" w:bidi="te-IN"/>
        </w:rPr>
        <w:t> </w:t>
      </w:r>
    </w:p>
    <w:p w14:paraId="54762F8E" w14:textId="77777777" w:rsidR="00E771D6" w:rsidRPr="00E771D6" w:rsidRDefault="00E771D6" w:rsidP="00C50E2D">
      <w:pPr>
        <w:spacing w:after="120"/>
        <w:textAlignment w:val="baseline"/>
        <w:rPr>
          <w:lang w:val="en-IN" w:bidi="te-IN"/>
        </w:rPr>
      </w:pPr>
      <w:r w:rsidRPr="00E771D6">
        <w:rPr>
          <w:b/>
          <w:bCs/>
          <w:lang w:val="en-IN" w:bidi="te-IN"/>
        </w:rPr>
        <w:t>Usage Guidelines</w:t>
      </w:r>
      <w:r w:rsidRPr="00E771D6">
        <w:rPr>
          <w:lang w:val="en-IN" w:bidi="te-IN"/>
        </w:rPr>
        <w:t> </w:t>
      </w:r>
    </w:p>
    <w:p w14:paraId="550B34B9" w14:textId="77777777" w:rsidR="00E771D6" w:rsidRPr="00E771D6" w:rsidRDefault="00E771D6" w:rsidP="00C50E2D">
      <w:pPr>
        <w:spacing w:after="120"/>
        <w:ind w:firstLine="432"/>
        <w:textAlignment w:val="baseline"/>
        <w:rPr>
          <w:lang w:val="en-IN" w:bidi="te-IN"/>
        </w:rPr>
      </w:pPr>
      <w:r w:rsidRPr="00E771D6">
        <w:rPr>
          <w:lang w:val="en-IN" w:bidi="te-IN"/>
        </w:rPr>
        <w:t>To enable “zero-trust” feature: </w:t>
      </w:r>
    </w:p>
    <w:p w14:paraId="29F28AC1" w14:textId="77777777" w:rsidR="00E771D6" w:rsidRPr="00E771D6" w:rsidRDefault="00E771D6" w:rsidP="00390ACC">
      <w:pPr>
        <w:pStyle w:val="Code"/>
      </w:pPr>
      <w:r w:rsidRPr="00E771D6">
        <w:t>debug menu zero-trust 1 </w:t>
      </w:r>
    </w:p>
    <w:p w14:paraId="58C1D704" w14:textId="77777777" w:rsidR="00E771D6" w:rsidRPr="00E771D6" w:rsidRDefault="00E771D6" w:rsidP="00C50E2D">
      <w:pPr>
        <w:spacing w:after="120"/>
        <w:textAlignment w:val="baseline"/>
        <w:rPr>
          <w:lang w:val="en-IN" w:bidi="te-IN"/>
        </w:rPr>
      </w:pPr>
      <w:r w:rsidRPr="00E771D6">
        <w:rPr>
          <w:lang w:val="en-IN" w:bidi="te-IN"/>
        </w:rPr>
        <w:t> </w:t>
      </w:r>
    </w:p>
    <w:p w14:paraId="1F62AA8B" w14:textId="77777777" w:rsidR="00E771D6" w:rsidRPr="00E771D6" w:rsidRDefault="00E771D6" w:rsidP="00C50E2D">
      <w:pPr>
        <w:spacing w:after="120"/>
        <w:ind w:firstLine="432"/>
        <w:textAlignment w:val="baseline"/>
        <w:rPr>
          <w:lang w:val="en-IN" w:bidi="te-IN"/>
        </w:rPr>
      </w:pPr>
      <w:r w:rsidRPr="00E771D6">
        <w:rPr>
          <w:lang w:val="en-IN" w:bidi="te-IN"/>
        </w:rPr>
        <w:t>To disable “zero-trust” feature: </w:t>
      </w:r>
    </w:p>
    <w:p w14:paraId="2735542A" w14:textId="77777777" w:rsidR="00E771D6" w:rsidRPr="0076487B" w:rsidRDefault="00E771D6" w:rsidP="00390ACC">
      <w:pPr>
        <w:pStyle w:val="Code"/>
      </w:pPr>
      <w:r w:rsidRPr="0076487B">
        <w:t>debug menu zero-trust 2 </w:t>
      </w:r>
    </w:p>
    <w:p w14:paraId="43EA958A" w14:textId="77777777" w:rsidR="00E771D6" w:rsidRPr="00E771D6" w:rsidRDefault="00E771D6" w:rsidP="00C50E2D">
      <w:pPr>
        <w:spacing w:after="120"/>
        <w:textAlignment w:val="baseline"/>
        <w:rPr>
          <w:lang w:val="en-IN" w:bidi="te-IN"/>
        </w:rPr>
      </w:pPr>
      <w:r w:rsidRPr="00E771D6">
        <w:rPr>
          <w:lang w:val="en-IN" w:bidi="te-IN"/>
        </w:rPr>
        <w:t> </w:t>
      </w:r>
    </w:p>
    <w:p w14:paraId="1977B783" w14:textId="77777777" w:rsidR="00E771D6" w:rsidRPr="00E771D6" w:rsidRDefault="00E771D6" w:rsidP="00C50E2D">
      <w:pPr>
        <w:spacing w:after="120"/>
        <w:ind w:firstLine="432"/>
        <w:textAlignment w:val="baseline"/>
        <w:rPr>
          <w:lang w:val="en-IN" w:bidi="te-IN"/>
        </w:rPr>
      </w:pPr>
      <w:r w:rsidRPr="00E771D6">
        <w:rPr>
          <w:lang w:val="en-IN" w:bidi="te-IN"/>
        </w:rPr>
        <w:t>To view “zero-trust” feature status: </w:t>
      </w:r>
    </w:p>
    <w:p w14:paraId="20C7D10B" w14:textId="77777777" w:rsidR="00E771D6" w:rsidRPr="00E771D6" w:rsidRDefault="00E771D6" w:rsidP="00390ACC">
      <w:pPr>
        <w:pStyle w:val="Code"/>
      </w:pPr>
      <w:r w:rsidRPr="00E771D6">
        <w:t>debug menu zero-trust 3 </w:t>
      </w:r>
    </w:p>
    <w:p w14:paraId="2CAB4C2B" w14:textId="77777777" w:rsidR="00E771D6" w:rsidRPr="00E771D6" w:rsidRDefault="00E771D6" w:rsidP="00C50E2D">
      <w:pPr>
        <w:spacing w:after="120"/>
        <w:textAlignment w:val="baseline"/>
        <w:rPr>
          <w:lang w:val="en-IN" w:bidi="te-IN"/>
        </w:rPr>
      </w:pPr>
      <w:r w:rsidRPr="00E771D6">
        <w:rPr>
          <w:lang w:val="en-IN" w:bidi="te-IN"/>
        </w:rPr>
        <w:t> </w:t>
      </w:r>
    </w:p>
    <w:p w14:paraId="4295D7CD" w14:textId="77777777" w:rsidR="00E771D6" w:rsidRPr="00E771D6" w:rsidRDefault="00E771D6" w:rsidP="00C50E2D">
      <w:pPr>
        <w:spacing w:after="120"/>
        <w:textAlignment w:val="baseline"/>
        <w:rPr>
          <w:lang w:val="en-IN" w:bidi="te-IN"/>
        </w:rPr>
      </w:pPr>
      <w:r w:rsidRPr="00E771D6">
        <w:rPr>
          <w:b/>
          <w:bCs/>
          <w:lang w:val="en-IN" w:bidi="te-IN"/>
        </w:rPr>
        <w:t>Example</w:t>
      </w:r>
      <w:r w:rsidRPr="00E771D6">
        <w:rPr>
          <w:lang w:val="en-IN" w:bidi="te-IN"/>
        </w:rPr>
        <w:t> </w:t>
      </w:r>
    </w:p>
    <w:p w14:paraId="0984A692" w14:textId="77777777" w:rsidR="00E771D6" w:rsidRPr="00E771D6" w:rsidRDefault="00E771D6" w:rsidP="00390ACC">
      <w:pPr>
        <w:pStyle w:val="Code"/>
      </w:pPr>
      <w:r w:rsidRPr="00E771D6">
        <w:t>(config)# debug menu zero-trust 1 </w:t>
      </w:r>
    </w:p>
    <w:p w14:paraId="40F6F360" w14:textId="77777777" w:rsidR="00E771D6" w:rsidRPr="00E771D6" w:rsidRDefault="00E771D6" w:rsidP="00390ACC">
      <w:pPr>
        <w:pStyle w:val="Code"/>
      </w:pPr>
      <w:r w:rsidRPr="00E771D6">
        <w:t>(config)# </w:t>
      </w:r>
    </w:p>
    <w:p w14:paraId="5CE37686" w14:textId="77777777" w:rsidR="00E771D6" w:rsidRPr="00E771D6" w:rsidRDefault="00E771D6" w:rsidP="00390ACC">
      <w:pPr>
        <w:pStyle w:val="Code"/>
      </w:pPr>
      <w:r w:rsidRPr="00E771D6">
        <w:t>(config)# debug menu zero-trust 3 </w:t>
      </w:r>
    </w:p>
    <w:p w14:paraId="1D46EBEB" w14:textId="77777777" w:rsidR="00E771D6" w:rsidRPr="00E771D6" w:rsidRDefault="00E771D6" w:rsidP="007608A8">
      <w:r w:rsidRPr="00E771D6">
        <w:t>Zero-trust feature is enabled </w:t>
      </w:r>
    </w:p>
    <w:p w14:paraId="44D545CD" w14:textId="77777777" w:rsidR="00E771D6" w:rsidRPr="00E771D6" w:rsidRDefault="00E771D6" w:rsidP="00390ACC">
      <w:pPr>
        <w:pStyle w:val="Code"/>
      </w:pPr>
      <w:r w:rsidRPr="00E771D6">
        <w:t>(config)# </w:t>
      </w:r>
    </w:p>
    <w:p w14:paraId="44E3A27D" w14:textId="77777777" w:rsidR="00E771D6" w:rsidRPr="00E771D6" w:rsidRDefault="00E771D6" w:rsidP="00390ACC">
      <w:pPr>
        <w:pStyle w:val="Code"/>
      </w:pPr>
      <w:r w:rsidRPr="00E771D6">
        <w:t>(config)# debug menu zero-trust 2 </w:t>
      </w:r>
    </w:p>
    <w:p w14:paraId="6BDD6728" w14:textId="77777777" w:rsidR="00E771D6" w:rsidRPr="00E771D6" w:rsidRDefault="00E771D6" w:rsidP="00390ACC">
      <w:pPr>
        <w:pStyle w:val="Code"/>
      </w:pPr>
      <w:r w:rsidRPr="00E771D6">
        <w:t>(config)# </w:t>
      </w:r>
    </w:p>
    <w:p w14:paraId="27CB49E4" w14:textId="77777777" w:rsidR="00E771D6" w:rsidRPr="00E771D6" w:rsidRDefault="00E771D6" w:rsidP="00390ACC">
      <w:pPr>
        <w:pStyle w:val="Code"/>
      </w:pPr>
      <w:r w:rsidRPr="00E771D6">
        <w:t>(config)# debug menu zero-trust 3 </w:t>
      </w:r>
    </w:p>
    <w:p w14:paraId="49C627F0" w14:textId="79D44C69" w:rsidR="000177E4" w:rsidRDefault="00E771D6" w:rsidP="007608A8">
      <w:r w:rsidRPr="00E771D6">
        <w:t>Zero-trust feature is not enabled </w:t>
      </w:r>
    </w:p>
    <w:p w14:paraId="53F23BD7" w14:textId="77777777" w:rsidR="00BE60A7" w:rsidRDefault="00BE60A7" w:rsidP="007608A8"/>
    <w:p w14:paraId="70AFE03F" w14:textId="77777777" w:rsidR="00BE60A7" w:rsidRDefault="00BE60A7" w:rsidP="007608A8"/>
    <w:p w14:paraId="17402C9C" w14:textId="77777777" w:rsidR="00BE60A7" w:rsidRDefault="00BE60A7" w:rsidP="007608A8"/>
    <w:p w14:paraId="53B3C548" w14:textId="77777777" w:rsidR="00BE60A7" w:rsidRDefault="00BE60A7" w:rsidP="007608A8"/>
    <w:p w14:paraId="08F49244" w14:textId="5BD03F44" w:rsidR="0059654C" w:rsidRPr="0059654C" w:rsidRDefault="00866CB8" w:rsidP="0059654C">
      <w:pPr>
        <w:pStyle w:val="Heading4"/>
        <w:numPr>
          <w:ilvl w:val="0"/>
          <w:numId w:val="0"/>
        </w:numPr>
        <w:shd w:val="clear" w:color="auto" w:fill="FFFFFF"/>
        <w:spacing w:before="300" w:after="0"/>
        <w:ind w:left="921" w:hanging="864"/>
        <w:rPr>
          <w:rFonts w:ascii="Segoe UI" w:hAnsi="Segoe UI" w:cs="Segoe UI"/>
          <w:color w:val="172B4D"/>
          <w:spacing w:val="-1"/>
          <w:sz w:val="32"/>
          <w:szCs w:val="32"/>
        </w:rPr>
      </w:pPr>
      <w:r w:rsidRPr="0059654C">
        <w:rPr>
          <w:sz w:val="32"/>
          <w:szCs w:val="32"/>
        </w:rPr>
        <w:t xml:space="preserve">7.5.4 </w:t>
      </w:r>
      <w:r w:rsidR="0059654C" w:rsidRPr="0059654C">
        <w:rPr>
          <w:sz w:val="32"/>
          <w:szCs w:val="32"/>
        </w:rPr>
        <w:t xml:space="preserve">Packet Tracer </w:t>
      </w:r>
      <w:r w:rsidR="0059654C" w:rsidRPr="0059654C">
        <w:rPr>
          <w:rFonts w:ascii="Segoe UI" w:hAnsi="Segoe UI" w:cs="Segoe UI"/>
          <w:spacing w:val="-1"/>
          <w:sz w:val="32"/>
          <w:szCs w:val="32"/>
        </w:rPr>
        <w:t>Enhancement for zero-trust flow</w:t>
      </w:r>
    </w:p>
    <w:p w14:paraId="00215012" w14:textId="299BE6FD" w:rsidR="00BE60A7" w:rsidRDefault="00BE60A7" w:rsidP="007608A8"/>
    <w:p w14:paraId="48058117" w14:textId="20F62A71" w:rsidR="00BE60A7" w:rsidRDefault="0041694C" w:rsidP="007608A8">
      <w:r w:rsidRPr="0041694C">
        <w:t>A new snort zero-trust phase will be present in the packet tracer and packet capture which will help to debug zero-trust flows.</w:t>
      </w:r>
    </w:p>
    <w:p w14:paraId="038C618B" w14:textId="77777777" w:rsidR="0041694C" w:rsidRDefault="0041694C" w:rsidP="0041694C">
      <w:pPr>
        <w:pStyle w:val="Code"/>
      </w:pPr>
    </w:p>
    <w:p w14:paraId="09A3AEF1" w14:textId="77777777" w:rsidR="0041694C" w:rsidRPr="0041694C" w:rsidRDefault="0041694C" w:rsidP="0041694C">
      <w:pPr>
        <w:pStyle w:val="Code"/>
      </w:pPr>
      <w:r w:rsidRPr="0041694C">
        <w:lastRenderedPageBreak/>
        <w:t>----------------------------------------------------------</w:t>
      </w:r>
    </w:p>
    <w:p w14:paraId="677B121D" w14:textId="77777777" w:rsidR="0041694C" w:rsidRPr="0041694C" w:rsidRDefault="0041694C" w:rsidP="0041694C">
      <w:pPr>
        <w:pStyle w:val="Code"/>
      </w:pPr>
      <w:r w:rsidRPr="0041694C">
        <w:t>For SYN Packet</w:t>
      </w:r>
    </w:p>
    <w:p w14:paraId="7772D612" w14:textId="77777777" w:rsidR="0041694C" w:rsidRPr="0041694C" w:rsidRDefault="0041694C" w:rsidP="0041694C">
      <w:pPr>
        <w:pStyle w:val="Code"/>
      </w:pPr>
      <w:r w:rsidRPr="0041694C">
        <w:t>----------------------------------------------------------</w:t>
      </w:r>
    </w:p>
    <w:p w14:paraId="0B8B7431" w14:textId="77777777" w:rsidR="0041694C" w:rsidRPr="0041694C" w:rsidRDefault="0041694C" w:rsidP="0041694C">
      <w:pPr>
        <w:pStyle w:val="Code"/>
      </w:pPr>
      <w:r w:rsidRPr="0041694C">
        <w:t>Phase: 18</w:t>
      </w:r>
    </w:p>
    <w:p w14:paraId="7FF534D1" w14:textId="77777777" w:rsidR="0041694C" w:rsidRPr="0041694C" w:rsidRDefault="0041694C" w:rsidP="0041694C">
      <w:pPr>
        <w:pStyle w:val="Code"/>
      </w:pPr>
      <w:r w:rsidRPr="0041694C">
        <w:t>Type: EXTERNAL-INSPECT</w:t>
      </w:r>
    </w:p>
    <w:p w14:paraId="7CF83EE4" w14:textId="77777777" w:rsidR="0041694C" w:rsidRPr="0041694C" w:rsidRDefault="0041694C" w:rsidP="0041694C">
      <w:pPr>
        <w:pStyle w:val="Code"/>
      </w:pPr>
      <w:r w:rsidRPr="0041694C">
        <w:t>Subtype:</w:t>
      </w:r>
    </w:p>
    <w:p w14:paraId="5A91B287" w14:textId="77777777" w:rsidR="0041694C" w:rsidRPr="0041694C" w:rsidRDefault="0041694C" w:rsidP="0041694C">
      <w:pPr>
        <w:pStyle w:val="Code"/>
      </w:pPr>
      <w:r w:rsidRPr="0041694C">
        <w:t>Result: ALLOW</w:t>
      </w:r>
    </w:p>
    <w:p w14:paraId="227ACF12" w14:textId="77777777" w:rsidR="0041694C" w:rsidRPr="0041694C" w:rsidRDefault="0041694C" w:rsidP="0041694C">
      <w:pPr>
        <w:pStyle w:val="Code"/>
      </w:pPr>
      <w:r w:rsidRPr="0041694C">
        <w:t>Elapsed time: 57405 ns</w:t>
      </w:r>
    </w:p>
    <w:p w14:paraId="5C6699D6" w14:textId="77777777" w:rsidR="0041694C" w:rsidRPr="0041694C" w:rsidRDefault="0041694C" w:rsidP="0041694C">
      <w:pPr>
        <w:pStyle w:val="Code"/>
      </w:pPr>
      <w:r w:rsidRPr="0041694C">
        <w:t>Config:</w:t>
      </w:r>
    </w:p>
    <w:p w14:paraId="67289EB3" w14:textId="77777777" w:rsidR="0041694C" w:rsidRPr="0041694C" w:rsidRDefault="0041694C" w:rsidP="0041694C">
      <w:pPr>
        <w:pStyle w:val="Code"/>
      </w:pPr>
      <w:r w:rsidRPr="0041694C">
        <w:t>Additional Information:</w:t>
      </w:r>
    </w:p>
    <w:p w14:paraId="1C5D31D0" w14:textId="77777777" w:rsidR="0041694C" w:rsidRPr="0041694C" w:rsidRDefault="0041694C" w:rsidP="0041694C">
      <w:pPr>
        <w:pStyle w:val="Code"/>
      </w:pPr>
      <w:r w:rsidRPr="0041694C">
        <w:t>Application: 'SNORT Inspect'</w:t>
      </w:r>
    </w:p>
    <w:p w14:paraId="3E4CCAE9" w14:textId="77777777" w:rsidR="0041694C" w:rsidRPr="0041694C" w:rsidRDefault="0041694C" w:rsidP="0041694C">
      <w:pPr>
        <w:pStyle w:val="Code"/>
      </w:pPr>
      <w:r w:rsidRPr="0041694C">
        <w:t>  </w:t>
      </w:r>
    </w:p>
    <w:p w14:paraId="23111806" w14:textId="77777777" w:rsidR="0041694C" w:rsidRPr="0041694C" w:rsidRDefault="0041694C" w:rsidP="0041694C">
      <w:pPr>
        <w:pStyle w:val="Code"/>
      </w:pPr>
      <w:r w:rsidRPr="0041694C">
        <w:t>Phase: 19</w:t>
      </w:r>
    </w:p>
    <w:p w14:paraId="61D36DAD" w14:textId="77777777" w:rsidR="0041694C" w:rsidRPr="0041694C" w:rsidRDefault="0041694C" w:rsidP="0041694C">
      <w:pPr>
        <w:pStyle w:val="Code"/>
      </w:pPr>
      <w:r w:rsidRPr="0041694C">
        <w:t>Type: SNORT</w:t>
      </w:r>
    </w:p>
    <w:p w14:paraId="07237B57" w14:textId="77777777" w:rsidR="0041694C" w:rsidRPr="0041694C" w:rsidRDefault="0041694C" w:rsidP="0041694C">
      <w:pPr>
        <w:pStyle w:val="Code"/>
      </w:pPr>
      <w:r w:rsidRPr="0041694C">
        <w:t>Subtype: zero-trust</w:t>
      </w:r>
    </w:p>
    <w:p w14:paraId="773F64E3" w14:textId="77777777" w:rsidR="0041694C" w:rsidRPr="0041694C" w:rsidRDefault="0041694C" w:rsidP="0041694C">
      <w:pPr>
        <w:pStyle w:val="Code"/>
      </w:pPr>
      <w:r w:rsidRPr="0041694C">
        <w:t>Result: ALLOW</w:t>
      </w:r>
    </w:p>
    <w:p w14:paraId="560E3FB7" w14:textId="77777777" w:rsidR="0041694C" w:rsidRPr="0041694C" w:rsidRDefault="0041694C" w:rsidP="0041694C">
      <w:pPr>
        <w:pStyle w:val="Code"/>
      </w:pPr>
      <w:r w:rsidRPr="0041694C">
        <w:t>Elapsed time: 71107 ns</w:t>
      </w:r>
    </w:p>
    <w:p w14:paraId="7BAF34DB" w14:textId="77777777" w:rsidR="0041694C" w:rsidRPr="0041694C" w:rsidRDefault="0041694C" w:rsidP="0041694C">
      <w:pPr>
        <w:pStyle w:val="Code"/>
      </w:pPr>
      <w:r w:rsidRPr="0041694C">
        <w:t>Config:</w:t>
      </w:r>
    </w:p>
    <w:p w14:paraId="0B8BAC8C" w14:textId="77777777" w:rsidR="0041694C" w:rsidRPr="0041694C" w:rsidRDefault="0041694C" w:rsidP="0041694C">
      <w:pPr>
        <w:pStyle w:val="Code"/>
      </w:pPr>
      <w:r w:rsidRPr="0041694C">
        <w:t>Rule Id : 268434437</w:t>
      </w:r>
    </w:p>
    <w:p w14:paraId="08673B6C" w14:textId="77777777" w:rsidR="0041694C" w:rsidRPr="0041694C" w:rsidRDefault="0041694C" w:rsidP="0041694C">
      <w:pPr>
        <w:pStyle w:val="Code"/>
      </w:pPr>
      <w:r w:rsidRPr="0041694C">
        <w:t>Additional Information:</w:t>
      </w:r>
    </w:p>
    <w:p w14:paraId="7B5F596D" w14:textId="77777777" w:rsidR="0041694C" w:rsidRPr="0041694C" w:rsidRDefault="0041694C" w:rsidP="0041694C">
      <w:pPr>
        <w:pStyle w:val="Code"/>
      </w:pPr>
      <w:r w:rsidRPr="0041694C">
        <w:t>Enforcing Rule : Rule matched; allowing flow</w:t>
      </w:r>
    </w:p>
    <w:p w14:paraId="13F69779" w14:textId="77777777" w:rsidR="0041694C" w:rsidRPr="0041694C" w:rsidRDefault="0041694C" w:rsidP="0041694C">
      <w:pPr>
        <w:pStyle w:val="Code"/>
      </w:pPr>
      <w:r w:rsidRPr="0041694C">
        <w:t>  </w:t>
      </w:r>
    </w:p>
    <w:p w14:paraId="761DAD95" w14:textId="77777777" w:rsidR="0041694C" w:rsidRPr="0041694C" w:rsidRDefault="0041694C" w:rsidP="0041694C">
      <w:pPr>
        <w:pStyle w:val="Code"/>
      </w:pPr>
      <w:r w:rsidRPr="0041694C">
        <w:t>Phase: 20</w:t>
      </w:r>
    </w:p>
    <w:p w14:paraId="6B9928E8" w14:textId="77777777" w:rsidR="0041694C" w:rsidRPr="0041694C" w:rsidRDefault="0041694C" w:rsidP="0041694C">
      <w:pPr>
        <w:pStyle w:val="Code"/>
      </w:pPr>
      <w:r w:rsidRPr="0041694C">
        <w:t>Type: SNORT</w:t>
      </w:r>
    </w:p>
    <w:p w14:paraId="6DC34F2E" w14:textId="77777777" w:rsidR="0041694C" w:rsidRPr="0041694C" w:rsidRDefault="0041694C" w:rsidP="0041694C">
      <w:pPr>
        <w:pStyle w:val="Code"/>
      </w:pPr>
      <w:r w:rsidRPr="0041694C">
        <w:t>Subtype: appid</w:t>
      </w:r>
    </w:p>
    <w:p w14:paraId="78C17E23" w14:textId="77777777" w:rsidR="0041694C" w:rsidRPr="0041694C" w:rsidRDefault="0041694C" w:rsidP="0041694C">
      <w:pPr>
        <w:pStyle w:val="Code"/>
      </w:pPr>
      <w:r w:rsidRPr="0041694C">
        <w:t>Result: ALLOW</w:t>
      </w:r>
    </w:p>
    <w:p w14:paraId="3210EA3E" w14:textId="77777777" w:rsidR="0041694C" w:rsidRPr="0041694C" w:rsidRDefault="0041694C" w:rsidP="0041694C">
      <w:pPr>
        <w:pStyle w:val="Code"/>
      </w:pPr>
      <w:r w:rsidRPr="0041694C">
        <w:t>Elapsed time: 46529 ns</w:t>
      </w:r>
    </w:p>
    <w:p w14:paraId="4DF72B28" w14:textId="77777777" w:rsidR="0041694C" w:rsidRPr="0041694C" w:rsidRDefault="0041694C" w:rsidP="0041694C">
      <w:pPr>
        <w:pStyle w:val="Code"/>
      </w:pPr>
      <w:r w:rsidRPr="0041694C">
        <w:t>Config:</w:t>
      </w:r>
    </w:p>
    <w:p w14:paraId="1E3F872F" w14:textId="77777777" w:rsidR="0041694C" w:rsidRPr="0041694C" w:rsidRDefault="0041694C" w:rsidP="0041694C">
      <w:pPr>
        <w:pStyle w:val="Code"/>
      </w:pPr>
      <w:r w:rsidRPr="0041694C">
        <w:t>Additional Information:</w:t>
      </w:r>
    </w:p>
    <w:p w14:paraId="0631CDE6" w14:textId="77777777" w:rsidR="0041694C" w:rsidRPr="0041694C" w:rsidRDefault="0041694C" w:rsidP="0041694C">
      <w:pPr>
        <w:pStyle w:val="Code"/>
      </w:pPr>
      <w:r w:rsidRPr="0041694C">
        <w:t>service: (0), client: (0), payload: (0), misc: (0)</w:t>
      </w:r>
    </w:p>
    <w:p w14:paraId="3FB4B065" w14:textId="542167B8" w:rsidR="0041694C" w:rsidRPr="0041694C" w:rsidRDefault="0041694C" w:rsidP="0041694C">
      <w:pPr>
        <w:pStyle w:val="Code"/>
      </w:pPr>
    </w:p>
    <w:p w14:paraId="11DFE33E" w14:textId="77777777" w:rsidR="0041694C" w:rsidRPr="0041694C" w:rsidRDefault="0041694C" w:rsidP="0041694C">
      <w:pPr>
        <w:pStyle w:val="Code"/>
      </w:pPr>
      <w:r w:rsidRPr="0041694C">
        <w:t>------------------------------------------------------------</w:t>
      </w:r>
    </w:p>
    <w:p w14:paraId="551D7F1D" w14:textId="77777777" w:rsidR="0041694C" w:rsidRPr="0041694C" w:rsidRDefault="0041694C" w:rsidP="0041694C">
      <w:pPr>
        <w:pStyle w:val="Code"/>
      </w:pPr>
      <w:r w:rsidRPr="0041694C">
        <w:t>For Application Packet</w:t>
      </w:r>
    </w:p>
    <w:p w14:paraId="67A26136" w14:textId="77777777" w:rsidR="0041694C" w:rsidRPr="0041694C" w:rsidRDefault="0041694C" w:rsidP="0041694C">
      <w:pPr>
        <w:pStyle w:val="Code"/>
      </w:pPr>
      <w:r w:rsidRPr="0041694C">
        <w:t>------------------------------------------------------------</w:t>
      </w:r>
    </w:p>
    <w:p w14:paraId="5B78411D" w14:textId="77777777" w:rsidR="0041694C" w:rsidRPr="0041694C" w:rsidRDefault="0041694C" w:rsidP="0041694C">
      <w:pPr>
        <w:pStyle w:val="Code"/>
      </w:pPr>
      <w:r w:rsidRPr="0041694C">
        <w:t>Phase: 4</w:t>
      </w:r>
    </w:p>
    <w:p w14:paraId="2F66CFFA" w14:textId="77777777" w:rsidR="0041694C" w:rsidRPr="0041694C" w:rsidRDefault="0041694C" w:rsidP="0041694C">
      <w:pPr>
        <w:pStyle w:val="Code"/>
      </w:pPr>
      <w:r w:rsidRPr="0041694C">
        <w:t>Type: EXTERNAL-INSPECT</w:t>
      </w:r>
    </w:p>
    <w:p w14:paraId="16456684" w14:textId="77777777" w:rsidR="0041694C" w:rsidRPr="0041694C" w:rsidRDefault="0041694C" w:rsidP="0041694C">
      <w:pPr>
        <w:pStyle w:val="Code"/>
      </w:pPr>
      <w:r w:rsidRPr="0041694C">
        <w:t>Subtype:</w:t>
      </w:r>
    </w:p>
    <w:p w14:paraId="7F7A8E5F" w14:textId="77777777" w:rsidR="0041694C" w:rsidRPr="0041694C" w:rsidRDefault="0041694C" w:rsidP="0041694C">
      <w:pPr>
        <w:pStyle w:val="Code"/>
      </w:pPr>
      <w:r w:rsidRPr="0041694C">
        <w:t>Result: ALLOW</w:t>
      </w:r>
    </w:p>
    <w:p w14:paraId="1BB4CA1A" w14:textId="77777777" w:rsidR="0041694C" w:rsidRPr="0041694C" w:rsidRDefault="0041694C" w:rsidP="0041694C">
      <w:pPr>
        <w:pStyle w:val="Code"/>
      </w:pPr>
      <w:r w:rsidRPr="0041694C">
        <w:t>Elapsed time: 75205 ns</w:t>
      </w:r>
    </w:p>
    <w:p w14:paraId="01B9F707" w14:textId="77777777" w:rsidR="0041694C" w:rsidRPr="0041694C" w:rsidRDefault="0041694C" w:rsidP="0041694C">
      <w:pPr>
        <w:pStyle w:val="Code"/>
      </w:pPr>
      <w:r w:rsidRPr="0041694C">
        <w:t>Config:</w:t>
      </w:r>
    </w:p>
    <w:p w14:paraId="56468821" w14:textId="77777777" w:rsidR="0041694C" w:rsidRPr="0041694C" w:rsidRDefault="0041694C" w:rsidP="0041694C">
      <w:pPr>
        <w:pStyle w:val="Code"/>
      </w:pPr>
      <w:r w:rsidRPr="0041694C">
        <w:t>Additional Information:</w:t>
      </w:r>
    </w:p>
    <w:p w14:paraId="6AE149DB" w14:textId="77777777" w:rsidR="0041694C" w:rsidRPr="0041694C" w:rsidRDefault="0041694C" w:rsidP="0041694C">
      <w:pPr>
        <w:pStyle w:val="Code"/>
      </w:pPr>
      <w:r w:rsidRPr="0041694C">
        <w:t>Application: 'SNORT Inspect'</w:t>
      </w:r>
    </w:p>
    <w:p w14:paraId="5FDB4EAB" w14:textId="77777777" w:rsidR="0041694C" w:rsidRPr="0041694C" w:rsidRDefault="0041694C" w:rsidP="0041694C">
      <w:pPr>
        <w:pStyle w:val="Code"/>
      </w:pPr>
      <w:r w:rsidRPr="0041694C">
        <w:t>  </w:t>
      </w:r>
    </w:p>
    <w:p w14:paraId="7B65D68D" w14:textId="77777777" w:rsidR="0041694C" w:rsidRPr="0041694C" w:rsidRDefault="0041694C" w:rsidP="0041694C">
      <w:pPr>
        <w:pStyle w:val="Code"/>
      </w:pPr>
      <w:r w:rsidRPr="0041694C">
        <w:t>Phase: 5</w:t>
      </w:r>
    </w:p>
    <w:p w14:paraId="0CE4D6A9" w14:textId="77777777" w:rsidR="0041694C" w:rsidRPr="0041694C" w:rsidRDefault="0041694C" w:rsidP="0041694C">
      <w:pPr>
        <w:pStyle w:val="Code"/>
      </w:pPr>
      <w:r w:rsidRPr="0041694C">
        <w:t>Type: SNORT</w:t>
      </w:r>
    </w:p>
    <w:p w14:paraId="420BD967" w14:textId="77777777" w:rsidR="0041694C" w:rsidRPr="0041694C" w:rsidRDefault="0041694C" w:rsidP="0041694C">
      <w:pPr>
        <w:pStyle w:val="Code"/>
      </w:pPr>
      <w:r w:rsidRPr="0041694C">
        <w:t>Subtype: zero-trust</w:t>
      </w:r>
    </w:p>
    <w:p w14:paraId="5BA00D3F" w14:textId="77777777" w:rsidR="0041694C" w:rsidRPr="0041694C" w:rsidRDefault="0041694C" w:rsidP="0041694C">
      <w:pPr>
        <w:pStyle w:val="Code"/>
      </w:pPr>
      <w:r w:rsidRPr="0041694C">
        <w:lastRenderedPageBreak/>
        <w:t>Result: ALLOW</w:t>
      </w:r>
    </w:p>
    <w:p w14:paraId="26291902" w14:textId="77777777" w:rsidR="0041694C" w:rsidRPr="0041694C" w:rsidRDefault="0041694C" w:rsidP="0041694C">
      <w:pPr>
        <w:pStyle w:val="Code"/>
      </w:pPr>
      <w:r w:rsidRPr="0041694C">
        <w:t>Elapsed time: 836825 ns</w:t>
      </w:r>
    </w:p>
    <w:p w14:paraId="11B12384" w14:textId="77777777" w:rsidR="0041694C" w:rsidRPr="0041694C" w:rsidRDefault="0041694C" w:rsidP="0041694C">
      <w:pPr>
        <w:pStyle w:val="Code"/>
      </w:pPr>
      <w:r w:rsidRPr="0041694C">
        <w:t>Config:</w:t>
      </w:r>
    </w:p>
    <w:p w14:paraId="53AC44DC" w14:textId="77777777" w:rsidR="0041694C" w:rsidRPr="0041694C" w:rsidRDefault="0041694C" w:rsidP="0041694C">
      <w:pPr>
        <w:pStyle w:val="Code"/>
      </w:pPr>
      <w:r w:rsidRPr="0041694C">
        <w:t>Rule Id : 268434437</w:t>
      </w:r>
    </w:p>
    <w:p w14:paraId="12DA97D2" w14:textId="77777777" w:rsidR="0041694C" w:rsidRPr="0041694C" w:rsidRDefault="0041694C" w:rsidP="0041694C">
      <w:pPr>
        <w:pStyle w:val="Code"/>
      </w:pPr>
      <w:r w:rsidRPr="0041694C">
        <w:t>Additional Information:</w:t>
      </w:r>
    </w:p>
    <w:p w14:paraId="66FF1C58" w14:textId="77777777" w:rsidR="0041694C" w:rsidRPr="0041694C" w:rsidRDefault="0041694C" w:rsidP="0041694C">
      <w:pPr>
        <w:pStyle w:val="Code"/>
      </w:pPr>
      <w:r w:rsidRPr="0041694C">
        <w:t>flow authorized successfully</w:t>
      </w:r>
    </w:p>
    <w:p w14:paraId="63EF39A1" w14:textId="77777777" w:rsidR="0041694C" w:rsidRPr="0041694C" w:rsidRDefault="0041694C" w:rsidP="0041694C">
      <w:pPr>
        <w:pStyle w:val="Code"/>
      </w:pPr>
      <w:r w:rsidRPr="0041694C">
        <w:t>  </w:t>
      </w:r>
    </w:p>
    <w:p w14:paraId="6B82B146" w14:textId="77777777" w:rsidR="0041694C" w:rsidRPr="0041694C" w:rsidRDefault="0041694C" w:rsidP="0041694C">
      <w:pPr>
        <w:pStyle w:val="Code"/>
      </w:pPr>
      <w:r w:rsidRPr="0041694C">
        <w:t>Phase: 6</w:t>
      </w:r>
    </w:p>
    <w:p w14:paraId="0FD7B7D4" w14:textId="77777777" w:rsidR="0041694C" w:rsidRPr="0041694C" w:rsidRDefault="0041694C" w:rsidP="0041694C">
      <w:pPr>
        <w:pStyle w:val="Code"/>
      </w:pPr>
      <w:r w:rsidRPr="0041694C">
        <w:t>Type: SNORT</w:t>
      </w:r>
    </w:p>
    <w:p w14:paraId="61B3FAFC" w14:textId="77777777" w:rsidR="0041694C" w:rsidRPr="0041694C" w:rsidRDefault="0041694C" w:rsidP="0041694C">
      <w:pPr>
        <w:pStyle w:val="Code"/>
      </w:pPr>
      <w:r w:rsidRPr="0041694C">
        <w:t>Subtype: appid</w:t>
      </w:r>
    </w:p>
    <w:p w14:paraId="50B06D83" w14:textId="77777777" w:rsidR="0041694C" w:rsidRPr="0041694C" w:rsidRDefault="0041694C" w:rsidP="0041694C">
      <w:pPr>
        <w:pStyle w:val="Code"/>
      </w:pPr>
      <w:r w:rsidRPr="0041694C">
        <w:t>Result: ALLOW</w:t>
      </w:r>
    </w:p>
    <w:p w14:paraId="1B661DDF" w14:textId="77777777" w:rsidR="0041694C" w:rsidRPr="0041694C" w:rsidRDefault="0041694C" w:rsidP="0041694C">
      <w:pPr>
        <w:pStyle w:val="Code"/>
      </w:pPr>
      <w:r w:rsidRPr="0041694C">
        <w:t>Elapsed time: 245014 ns</w:t>
      </w:r>
    </w:p>
    <w:p w14:paraId="3794C157" w14:textId="77777777" w:rsidR="0041694C" w:rsidRPr="0041694C" w:rsidRDefault="0041694C" w:rsidP="0041694C">
      <w:pPr>
        <w:pStyle w:val="Code"/>
      </w:pPr>
      <w:r w:rsidRPr="0041694C">
        <w:t>Config:</w:t>
      </w:r>
    </w:p>
    <w:p w14:paraId="60C9EB77" w14:textId="77777777" w:rsidR="0041694C" w:rsidRPr="0041694C" w:rsidRDefault="0041694C" w:rsidP="0041694C">
      <w:pPr>
        <w:pStyle w:val="Code"/>
      </w:pPr>
      <w:r w:rsidRPr="0041694C">
        <w:t>Additional Information:</w:t>
      </w:r>
    </w:p>
    <w:p w14:paraId="3D5B0B4C" w14:textId="77777777" w:rsidR="0041694C" w:rsidRPr="0041694C" w:rsidRDefault="0041694C" w:rsidP="0041694C">
      <w:pPr>
        <w:pStyle w:val="Code"/>
      </w:pPr>
      <w:r w:rsidRPr="0041694C">
        <w:t>service: HTTP(676), client: Firefox(638), payload: (0), misc: HTTPS(1122)</w:t>
      </w:r>
    </w:p>
    <w:p w14:paraId="3E224067" w14:textId="77777777" w:rsidR="0041694C" w:rsidRDefault="0041694C" w:rsidP="007608A8"/>
    <w:p w14:paraId="2462CE35" w14:textId="77777777" w:rsidR="00BE60A7" w:rsidRPr="00876AC9" w:rsidRDefault="00BE60A7" w:rsidP="007608A8"/>
    <w:p w14:paraId="05F7CB1F" w14:textId="73C111F7" w:rsidR="003A3640" w:rsidRDefault="1E612874" w:rsidP="00BE60A7">
      <w:pPr>
        <w:pStyle w:val="Heading2"/>
      </w:pPr>
      <w:bookmarkStart w:id="331" w:name="_Toc118293481"/>
      <w:bookmarkStart w:id="332" w:name="_Toc142917887"/>
      <w:r>
        <w:t>Syslog Messages</w:t>
      </w:r>
      <w:bookmarkEnd w:id="331"/>
      <w:bookmarkEnd w:id="332"/>
    </w:p>
    <w:p w14:paraId="68D6ABC2" w14:textId="77777777" w:rsidR="00BE60A7" w:rsidRDefault="00BE60A7" w:rsidP="00BE60A7"/>
    <w:p w14:paraId="160F9E1D" w14:textId="7BF64D57" w:rsidR="00BE60A7" w:rsidRPr="00BE60A7" w:rsidRDefault="1CFAC8DC" w:rsidP="00BE60A7">
      <w:r>
        <w:t>This Feature does</w:t>
      </w:r>
      <w:r w:rsidR="00E95A72">
        <w:t xml:space="preserve"> not </w:t>
      </w:r>
      <w:r>
        <w:t xml:space="preserve">add any new </w:t>
      </w:r>
      <w:r w:rsidR="00AB09A1">
        <w:t>syslog</w:t>
      </w:r>
      <w:r w:rsidR="329412CF">
        <w:t>. The</w:t>
      </w:r>
      <w:r w:rsidR="00AB09A1">
        <w:t xml:space="preserve"> existing </w:t>
      </w:r>
      <w:r w:rsidR="2FEEE841">
        <w:t>s</w:t>
      </w:r>
      <w:r w:rsidR="771B0A47">
        <w:t>yslogs</w:t>
      </w:r>
      <w:r w:rsidR="00AB09A1">
        <w:t xml:space="preserve"> will continue to work as </w:t>
      </w:r>
      <w:r w:rsidR="33DD2556">
        <w:t>they are</w:t>
      </w:r>
      <w:r w:rsidR="00AB09A1">
        <w:t>.</w:t>
      </w:r>
    </w:p>
    <w:p w14:paraId="47CF467D" w14:textId="77777777" w:rsidR="00BE60A7" w:rsidRPr="00BE60A7" w:rsidRDefault="00BE60A7" w:rsidP="00BE60A7"/>
    <w:p w14:paraId="0E380589" w14:textId="056B5EA1" w:rsidR="003A3640" w:rsidRDefault="1E612874" w:rsidP="005D7591">
      <w:pPr>
        <w:pStyle w:val="Heading2"/>
      </w:pPr>
      <w:bookmarkStart w:id="333" w:name="_Toc118293482"/>
      <w:bookmarkStart w:id="334" w:name="_Toc142917888"/>
      <w:r>
        <w:t>Events</w:t>
      </w:r>
      <w:bookmarkEnd w:id="333"/>
      <w:bookmarkEnd w:id="334"/>
    </w:p>
    <w:p w14:paraId="62CD0113" w14:textId="77777777" w:rsidR="000A10A2" w:rsidRPr="000A10A2" w:rsidRDefault="000A10A2" w:rsidP="000A10A2"/>
    <w:p w14:paraId="24FBE183" w14:textId="37776F3E" w:rsidR="000A10A2" w:rsidRDefault="1D773FC0" w:rsidP="000A10A2">
      <w:pPr>
        <w:pStyle w:val="Heading3"/>
        <w:rPr>
          <w:lang w:val="en-IN"/>
        </w:rPr>
      </w:pPr>
      <w:r w:rsidRPr="2E19CB68">
        <w:rPr>
          <w:lang w:val="en-IN"/>
        </w:rPr>
        <w:t xml:space="preserve"> </w:t>
      </w:r>
      <w:bookmarkStart w:id="335" w:name="_Toc142917889"/>
      <w:r w:rsidR="000A10A2" w:rsidRPr="2E19CB68">
        <w:rPr>
          <w:lang w:val="en-IN"/>
        </w:rPr>
        <w:t>Connection Events</w:t>
      </w:r>
      <w:bookmarkEnd w:id="335"/>
    </w:p>
    <w:p w14:paraId="6EE99462" w14:textId="77777777" w:rsidR="000A10A2" w:rsidRPr="000A10A2" w:rsidRDefault="000A10A2" w:rsidP="000A10A2">
      <w:pPr>
        <w:rPr>
          <w:lang w:val="en-IN"/>
        </w:rPr>
      </w:pPr>
    </w:p>
    <w:p w14:paraId="6E071702" w14:textId="2DB2C8A0" w:rsidR="000A10A2" w:rsidRPr="000A10A2" w:rsidRDefault="000A10A2" w:rsidP="000A10A2">
      <w:pPr>
        <w:numPr>
          <w:ilvl w:val="0"/>
          <w:numId w:val="63"/>
        </w:numPr>
        <w:rPr>
          <w:lang w:val="en-IN"/>
        </w:rPr>
      </w:pPr>
      <w:r w:rsidRPr="000A10A2">
        <w:rPr>
          <w:lang w:val="en-IN"/>
        </w:rPr>
        <w:t xml:space="preserve">Once the </w:t>
      </w:r>
      <w:r>
        <w:rPr>
          <w:lang w:val="en-IN"/>
        </w:rPr>
        <w:t>Zero-trust</w:t>
      </w:r>
      <w:r w:rsidRPr="000A10A2">
        <w:rPr>
          <w:lang w:val="en-IN"/>
        </w:rPr>
        <w:t xml:space="preserve"> application is deployed, connection events will be generated. These events will have the following new fields populated with the Zero Trust policy names: Zero Trust Application, Zero Trust Application Group, and Zero Trust Application Policy.</w:t>
      </w:r>
    </w:p>
    <w:p w14:paraId="210A9F50" w14:textId="5A193985" w:rsidR="000A10A2" w:rsidRPr="000A10A2" w:rsidRDefault="000A10A2" w:rsidP="000A10A2">
      <w:pPr>
        <w:numPr>
          <w:ilvl w:val="0"/>
          <w:numId w:val="63"/>
        </w:numPr>
        <w:rPr>
          <w:lang w:val="en-IN"/>
        </w:rPr>
      </w:pPr>
      <w:r w:rsidRPr="000A10A2">
        <w:rPr>
          <w:lang w:val="en-IN"/>
        </w:rPr>
        <w:t>The User field will be populated with the identified username from the identity provider​</w:t>
      </w:r>
      <w:r w:rsidR="001D2E3B">
        <w:rPr>
          <w:lang w:val="en-IN"/>
        </w:rPr>
        <w:t>.</w:t>
      </w:r>
    </w:p>
    <w:p w14:paraId="2F8E9602" w14:textId="1238A6FE" w:rsidR="000A10A2" w:rsidRDefault="000A10A2" w:rsidP="000A10A2">
      <w:pPr>
        <w:numPr>
          <w:ilvl w:val="0"/>
          <w:numId w:val="63"/>
        </w:numPr>
        <w:rPr>
          <w:lang w:val="en-IN"/>
        </w:rPr>
      </w:pPr>
      <w:r w:rsidRPr="000A10A2">
        <w:rPr>
          <w:lang w:val="en-IN"/>
        </w:rPr>
        <w:t>The new Authentication Source field will be populated with “Zero Trust"​</w:t>
      </w:r>
    </w:p>
    <w:p w14:paraId="73220C71" w14:textId="77777777" w:rsidR="000A10A2" w:rsidRPr="000A10A2" w:rsidRDefault="000A10A2" w:rsidP="000A10A2">
      <w:pPr>
        <w:ind w:left="360"/>
        <w:rPr>
          <w:lang w:val="en-IN"/>
        </w:rPr>
      </w:pPr>
    </w:p>
    <w:p w14:paraId="0C1D8B51" w14:textId="5B95253D" w:rsidR="000A10A2" w:rsidRDefault="3C295A63" w:rsidP="000A10A2">
      <w:pPr>
        <w:pStyle w:val="Heading3"/>
        <w:rPr>
          <w:lang w:val="en-IN"/>
        </w:rPr>
      </w:pPr>
      <w:r w:rsidRPr="2E19CB68">
        <w:rPr>
          <w:lang w:val="en-IN"/>
        </w:rPr>
        <w:t xml:space="preserve"> </w:t>
      </w:r>
      <w:bookmarkStart w:id="336" w:name="_Toc142917890"/>
      <w:r w:rsidR="000A10A2" w:rsidRPr="2E19CB68">
        <w:rPr>
          <w:lang w:val="en-IN"/>
        </w:rPr>
        <w:t>Dashboards:</w:t>
      </w:r>
      <w:bookmarkEnd w:id="336"/>
    </w:p>
    <w:p w14:paraId="60F40635" w14:textId="77777777" w:rsidR="000A10A2" w:rsidRPr="000A10A2" w:rsidRDefault="000A10A2" w:rsidP="000A10A2">
      <w:pPr>
        <w:rPr>
          <w:b/>
          <w:bCs/>
          <w:sz w:val="32"/>
          <w:szCs w:val="32"/>
          <w:lang w:val="en-IN"/>
        </w:rPr>
      </w:pPr>
    </w:p>
    <w:p w14:paraId="64766BEE" w14:textId="77777777" w:rsidR="000A10A2" w:rsidRPr="000A10A2" w:rsidRDefault="000A10A2" w:rsidP="000A10A2">
      <w:pPr>
        <w:numPr>
          <w:ilvl w:val="0"/>
          <w:numId w:val="64"/>
        </w:numPr>
        <w:rPr>
          <w:lang w:val="en-IN"/>
        </w:rPr>
      </w:pPr>
      <w:r w:rsidRPr="000A10A2">
        <w:rPr>
          <w:lang w:val="en-IN"/>
        </w:rPr>
        <w:t>A new "Zero Trust" tab is added to the default Summary Dashboard.</w:t>
      </w:r>
    </w:p>
    <w:p w14:paraId="2E176A92" w14:textId="77777777" w:rsidR="000A10A2" w:rsidRPr="000A10A2" w:rsidRDefault="000A10A2" w:rsidP="000A10A2">
      <w:pPr>
        <w:numPr>
          <w:ilvl w:val="0"/>
          <w:numId w:val="64"/>
        </w:numPr>
        <w:rPr>
          <w:lang w:val="en-IN"/>
        </w:rPr>
      </w:pPr>
      <w:r w:rsidRPr="000A10A2">
        <w:rPr>
          <w:lang w:val="en-IN"/>
        </w:rPr>
        <w:t>This new tab will contain 2 widgets</w:t>
      </w:r>
    </w:p>
    <w:p w14:paraId="53602619" w14:textId="77777777" w:rsidR="000A10A2" w:rsidRPr="000A10A2" w:rsidRDefault="000A10A2" w:rsidP="000A10A2">
      <w:pPr>
        <w:rPr>
          <w:lang w:val="en-IN"/>
        </w:rPr>
      </w:pPr>
      <w:r w:rsidRPr="000A10A2">
        <w:rPr>
          <w:lang w:val="en-IN"/>
        </w:rPr>
        <w:t>                1. Top Zero Trust Applications (by total traffic)</w:t>
      </w:r>
    </w:p>
    <w:p w14:paraId="2AA27CBA" w14:textId="77777777" w:rsidR="000A10A2" w:rsidRPr="000A10A2" w:rsidRDefault="000A10A2" w:rsidP="000A10A2">
      <w:pPr>
        <w:rPr>
          <w:lang w:val="en-IN"/>
        </w:rPr>
      </w:pPr>
      <w:r w:rsidRPr="000A10A2">
        <w:rPr>
          <w:lang w:val="en-IN"/>
        </w:rPr>
        <w:t>                2. Top Zero Trust Users (by total traffic)</w:t>
      </w:r>
    </w:p>
    <w:p w14:paraId="46FE13D7" w14:textId="77777777" w:rsidR="00E95A72" w:rsidRPr="00E95A72" w:rsidRDefault="00E95A72" w:rsidP="00E95A72"/>
    <w:p w14:paraId="1638FEC3" w14:textId="203F48D4" w:rsidR="003A3640" w:rsidRDefault="1E612874" w:rsidP="005D7591">
      <w:pPr>
        <w:pStyle w:val="Heading2"/>
      </w:pPr>
      <w:bookmarkStart w:id="337" w:name="_Toc118293483"/>
      <w:bookmarkStart w:id="338" w:name="_Toc142917891"/>
      <w:r>
        <w:lastRenderedPageBreak/>
        <w:t>Configuring through CLISH</w:t>
      </w:r>
      <w:bookmarkEnd w:id="337"/>
      <w:bookmarkEnd w:id="338"/>
    </w:p>
    <w:p w14:paraId="6CA5146E" w14:textId="4EABEF09" w:rsidR="000C2F07" w:rsidRPr="000C2F07" w:rsidRDefault="000C2F07" w:rsidP="007608A8">
      <w:r w:rsidRPr="000C2F07">
        <w:t>Only non-exec mode CLIs are exposed by default in CLISH implying that “show”, “debug” and “clear” command will be available at CLISH prompt.</w:t>
      </w:r>
    </w:p>
    <w:p w14:paraId="239235D7" w14:textId="0110956B" w:rsidR="003A3640" w:rsidRDefault="1E612874" w:rsidP="005D7591">
      <w:pPr>
        <w:pStyle w:val="Heading2"/>
      </w:pPr>
      <w:bookmarkStart w:id="339" w:name="_Toc118293484"/>
      <w:bookmarkStart w:id="340" w:name="_Toc142917892"/>
      <w:r>
        <w:t>Configuring through FMC</w:t>
      </w:r>
      <w:bookmarkEnd w:id="339"/>
      <w:bookmarkEnd w:id="340"/>
    </w:p>
    <w:p w14:paraId="2EB7FE37" w14:textId="77777777" w:rsidR="00D6088E" w:rsidRDefault="00D6088E" w:rsidP="00D6088E">
      <w:pPr>
        <w:pStyle w:val="md-end-block"/>
        <w:spacing w:before="192" w:beforeAutospacing="0" w:after="192" w:afterAutospacing="0"/>
        <w:rPr>
          <w:ins w:id="341" w:author="VIKRAMADITYA SINGH (vsingh6)" w:date="2022-11-07T09:17:00Z"/>
          <w:rStyle w:val="md-plain"/>
          <w:rFonts w:ascii="Open Sans" w:hAnsi="Open Sans" w:cs="Open Sans"/>
          <w:color w:val="333333"/>
        </w:rPr>
      </w:pPr>
      <w:ins w:id="342" w:author="VIKRAMADITYA SINGH (vsingh6)" w:date="2022-11-07T09:17:00Z">
        <w:r>
          <w:rPr>
            <w:rStyle w:val="md-plain"/>
            <w:rFonts w:ascii="Open Sans" w:hAnsi="Open Sans" w:cs="Open Sans"/>
            <w:color w:val="333333"/>
          </w:rPr>
          <w:t>ZTNA is modelled as a new policy group on the FMC accessible through the main menu</w:t>
        </w:r>
      </w:ins>
    </w:p>
    <w:p w14:paraId="63A06130" w14:textId="77777777" w:rsidR="00D6088E" w:rsidRDefault="00D6088E" w:rsidP="00D6088E">
      <w:pPr>
        <w:rPr>
          <w:ins w:id="343" w:author="VIKRAMADITYA SINGH (vsingh6)" w:date="2022-11-07T09:17:00Z"/>
          <w:rStyle w:val="md-image-before-src"/>
          <w:rFonts w:ascii="Lucida Console" w:hAnsi="Lucida Console"/>
          <w:color w:val="333333"/>
          <w:szCs w:val="22"/>
          <w:shd w:val="clear" w:color="auto" w:fill="FFFFFF"/>
        </w:rPr>
      </w:pPr>
      <w:ins w:id="344" w:author="VIKRAMADITYA SINGH (vsingh6)" w:date="2022-11-07T09:17:00Z">
        <w:r w:rsidRPr="005C30C3">
          <w:rPr>
            <w:rFonts w:ascii="Open Sans" w:hAnsi="Open Sans" w:cs="Open Sans"/>
            <w:noProof/>
            <w:snapToGrid/>
            <w:color w:val="333333"/>
            <w:sz w:val="24"/>
            <w:lang w:val="en-IN" w:eastAsia="en-IN"/>
          </w:rPr>
          <w:drawing>
            <wp:inline distT="0" distB="0" distL="0" distR="0" wp14:anchorId="1034DA1A" wp14:editId="569FCA19">
              <wp:extent cx="5943600" cy="1612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12900"/>
                      </a:xfrm>
                      <a:prstGeom prst="rect">
                        <a:avLst/>
                      </a:prstGeom>
                    </pic:spPr>
                  </pic:pic>
                </a:graphicData>
              </a:graphic>
            </wp:inline>
          </w:drawing>
        </w:r>
      </w:ins>
    </w:p>
    <w:p w14:paraId="1ABD6D25" w14:textId="77777777" w:rsidR="00D6088E" w:rsidRPr="002B6074" w:rsidRDefault="00D6088E" w:rsidP="00D6088E">
      <w:pPr>
        <w:pStyle w:val="md-end-block"/>
        <w:spacing w:before="192" w:beforeAutospacing="0" w:after="192" w:afterAutospacing="0"/>
        <w:rPr>
          <w:ins w:id="345" w:author="VIKRAMADITYA SINGH (vsingh6)" w:date="2022-11-07T09:17:00Z"/>
          <w:rFonts w:ascii="Open Sans" w:hAnsi="Open Sans" w:cs="Open Sans"/>
          <w:color w:val="333333"/>
        </w:rPr>
      </w:pPr>
      <w:ins w:id="346" w:author="VIKRAMADITYA SINGH (vsingh6)" w:date="2022-11-07T09:17:00Z">
        <w:r>
          <w:rPr>
            <w:rFonts w:ascii="Open Sans" w:hAnsi="Open Sans" w:cs="Open Sans"/>
            <w:color w:val="333333"/>
          </w:rPr>
          <w:t xml:space="preserve">        </w:t>
        </w:r>
      </w:ins>
    </w:p>
    <w:p w14:paraId="7010DDD5" w14:textId="77777777" w:rsidR="00D6088E" w:rsidRDefault="00D6088E" w:rsidP="00D6088E">
      <w:pPr>
        <w:pStyle w:val="Heading3"/>
        <w:rPr>
          <w:ins w:id="347" w:author="VIKRAMADITYA SINGH (vsingh6)" w:date="2022-11-07T09:17:00Z"/>
        </w:rPr>
      </w:pPr>
      <w:bookmarkStart w:id="348" w:name="_Toc142917893"/>
      <w:ins w:id="349" w:author="VIKRAMADITYA SINGH (vsingh6)" w:date="2022-11-07T09:17:00Z">
        <w:r>
          <w:t>ZTNA Policy</w:t>
        </w:r>
        <w:bookmarkEnd w:id="348"/>
      </w:ins>
    </w:p>
    <w:p w14:paraId="521B39D3" w14:textId="77777777" w:rsidR="00D6088E" w:rsidRDefault="00D6088E" w:rsidP="00D6088E">
      <w:pPr>
        <w:pStyle w:val="md-end-block"/>
        <w:spacing w:before="192" w:beforeAutospacing="0" w:after="192" w:afterAutospacing="0"/>
        <w:rPr>
          <w:ins w:id="350" w:author="VIKRAMADITYA SINGH (vsingh6)" w:date="2022-11-07T09:17:00Z"/>
          <w:rStyle w:val="md-plain"/>
          <w:rFonts w:ascii="Open Sans" w:hAnsi="Open Sans" w:cs="Open Sans"/>
          <w:color w:val="333333"/>
        </w:rPr>
      </w:pPr>
      <w:ins w:id="351" w:author="VIKRAMADITYA SINGH (vsingh6)" w:date="2022-11-07T09:17:00Z">
        <w:r>
          <w:rPr>
            <w:rStyle w:val="md-plain"/>
            <w:rFonts w:ascii="Open Sans" w:hAnsi="Open Sans" w:cs="Open Sans"/>
            <w:color w:val="333333"/>
          </w:rPr>
          <w:t>The specific configuration can be set for the policy group on creation</w:t>
        </w:r>
      </w:ins>
    </w:p>
    <w:p w14:paraId="798640D2" w14:textId="77777777" w:rsidR="00D6088E" w:rsidRDefault="00D6088E" w:rsidP="00D6088E">
      <w:pPr>
        <w:pStyle w:val="md-end-block"/>
        <w:spacing w:before="192" w:beforeAutospacing="0" w:after="192" w:afterAutospacing="0"/>
        <w:jc w:val="center"/>
        <w:rPr>
          <w:ins w:id="352" w:author="VIKRAMADITYA SINGH (vsingh6)" w:date="2022-11-07T09:17:00Z"/>
          <w:rStyle w:val="md-plain"/>
          <w:rFonts w:ascii="Open Sans" w:hAnsi="Open Sans" w:cs="Open Sans"/>
          <w:color w:val="333333"/>
        </w:rPr>
      </w:pPr>
      <w:ins w:id="353" w:author="VIKRAMADITYA SINGH (vsingh6)" w:date="2022-11-07T09:17:00Z">
        <w:r w:rsidRPr="005C30C3">
          <w:rPr>
            <w:rStyle w:val="md-plain"/>
            <w:rFonts w:ascii="Open Sans" w:hAnsi="Open Sans" w:cs="Open Sans"/>
            <w:noProof/>
            <w:color w:val="333333"/>
          </w:rPr>
          <w:drawing>
            <wp:inline distT="0" distB="0" distL="0" distR="0" wp14:anchorId="4B18F2D4" wp14:editId="17288F60">
              <wp:extent cx="2334515" cy="3041650"/>
              <wp:effectExtent l="0" t="0" r="889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8"/>
                      <a:stretch>
                        <a:fillRect/>
                      </a:stretch>
                    </pic:blipFill>
                    <pic:spPr>
                      <a:xfrm>
                        <a:off x="0" y="0"/>
                        <a:ext cx="2348985" cy="3060502"/>
                      </a:xfrm>
                      <a:prstGeom prst="rect">
                        <a:avLst/>
                      </a:prstGeom>
                    </pic:spPr>
                  </pic:pic>
                </a:graphicData>
              </a:graphic>
            </wp:inline>
          </w:drawing>
        </w:r>
      </w:ins>
    </w:p>
    <w:p w14:paraId="2E71AB15" w14:textId="77777777" w:rsidR="00D6088E" w:rsidRDefault="00D6088E" w:rsidP="00D6088E">
      <w:pPr>
        <w:pStyle w:val="md-end-block"/>
        <w:spacing w:before="192" w:beforeAutospacing="0" w:after="192" w:afterAutospacing="0"/>
        <w:rPr>
          <w:ins w:id="354" w:author="VIKRAMADITYA SINGH (vsingh6)" w:date="2022-11-07T09:17:00Z"/>
          <w:rStyle w:val="md-plain"/>
          <w:rFonts w:ascii="Open Sans" w:hAnsi="Open Sans" w:cs="Open Sans"/>
          <w:color w:val="333333"/>
        </w:rPr>
      </w:pPr>
    </w:p>
    <w:p w14:paraId="59BD0298" w14:textId="77777777" w:rsidR="00D6088E" w:rsidRDefault="00D6088E" w:rsidP="00D6088E">
      <w:pPr>
        <w:pStyle w:val="md-end-block"/>
        <w:spacing w:before="192" w:beforeAutospacing="0" w:after="192" w:afterAutospacing="0"/>
        <w:rPr>
          <w:ins w:id="355" w:author="VIKRAMADITYA SINGH (vsingh6)" w:date="2022-11-07T09:17:00Z"/>
          <w:rStyle w:val="md-plain"/>
          <w:rFonts w:ascii="Open Sans" w:hAnsi="Open Sans" w:cs="Open Sans"/>
          <w:color w:val="333333"/>
        </w:rPr>
      </w:pPr>
      <w:ins w:id="356" w:author="VIKRAMADITYA SINGH (vsingh6)" w:date="2022-11-07T09:17:00Z">
        <w:r>
          <w:rPr>
            <w:rStyle w:val="md-plain"/>
            <w:rFonts w:ascii="Open Sans" w:hAnsi="Open Sans" w:cs="Open Sans"/>
            <w:color w:val="333333"/>
          </w:rPr>
          <w:lastRenderedPageBreak/>
          <w:t>The applications &amp; application group can be created after policy creation</w:t>
        </w:r>
      </w:ins>
    </w:p>
    <w:p w14:paraId="43196360" w14:textId="77777777" w:rsidR="00D6088E" w:rsidRDefault="00D6088E" w:rsidP="00D6088E">
      <w:pPr>
        <w:pStyle w:val="md-end-block"/>
        <w:spacing w:before="192" w:beforeAutospacing="0" w:after="192" w:afterAutospacing="0"/>
        <w:jc w:val="center"/>
        <w:rPr>
          <w:ins w:id="357" w:author="VIKRAMADITYA SINGH (vsingh6)" w:date="2022-11-07T09:17:00Z"/>
          <w:rStyle w:val="md-plain"/>
          <w:rFonts w:ascii="Open Sans" w:hAnsi="Open Sans" w:cs="Open Sans"/>
          <w:color w:val="333333"/>
        </w:rPr>
      </w:pPr>
      <w:ins w:id="358" w:author="VIKRAMADITYA SINGH (vsingh6)" w:date="2022-11-07T09:17:00Z">
        <w:r w:rsidRPr="00FE77D6">
          <w:rPr>
            <w:rStyle w:val="md-plain"/>
            <w:rFonts w:ascii="Open Sans" w:hAnsi="Open Sans" w:cs="Open Sans"/>
            <w:noProof/>
            <w:color w:val="333333"/>
          </w:rPr>
          <w:drawing>
            <wp:inline distT="0" distB="0" distL="0" distR="0" wp14:anchorId="0A111FFC" wp14:editId="4E04AC4F">
              <wp:extent cx="4730750" cy="2222341"/>
              <wp:effectExtent l="0" t="0" r="0" b="698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39"/>
                      <a:stretch>
                        <a:fillRect/>
                      </a:stretch>
                    </pic:blipFill>
                    <pic:spPr>
                      <a:xfrm>
                        <a:off x="0" y="0"/>
                        <a:ext cx="4742839" cy="2228020"/>
                      </a:xfrm>
                      <a:prstGeom prst="rect">
                        <a:avLst/>
                      </a:prstGeom>
                    </pic:spPr>
                  </pic:pic>
                </a:graphicData>
              </a:graphic>
            </wp:inline>
          </w:drawing>
        </w:r>
      </w:ins>
    </w:p>
    <w:p w14:paraId="400631C4" w14:textId="77777777" w:rsidR="00D6088E" w:rsidRDefault="00D6088E" w:rsidP="00D6088E">
      <w:pPr>
        <w:pStyle w:val="md-end-block"/>
        <w:spacing w:before="192" w:beforeAutospacing="0" w:after="192" w:afterAutospacing="0"/>
        <w:rPr>
          <w:ins w:id="359" w:author="VIKRAMADITYA SINGH (vsingh6)" w:date="2022-11-07T09:17:00Z"/>
          <w:rFonts w:ascii="Open Sans" w:hAnsi="Open Sans" w:cs="Open Sans"/>
          <w:color w:val="333333"/>
        </w:rPr>
      </w:pPr>
      <w:ins w:id="360" w:author="VIKRAMADITYA SINGH (vsingh6)" w:date="2022-11-07T09:17:00Z">
        <w:r>
          <w:rPr>
            <w:rFonts w:ascii="Open Sans" w:hAnsi="Open Sans" w:cs="Open Sans"/>
            <w:color w:val="333333"/>
          </w:rPr>
          <w:t xml:space="preserve">And after adding the application’s and application’s group they will be listed as shown inside the policy </w:t>
        </w:r>
      </w:ins>
    </w:p>
    <w:p w14:paraId="48B00884" w14:textId="77777777" w:rsidR="00D6088E" w:rsidRDefault="00D6088E" w:rsidP="00D6088E">
      <w:pPr>
        <w:pStyle w:val="md-end-block"/>
        <w:spacing w:before="192" w:beforeAutospacing="0" w:after="192" w:afterAutospacing="0"/>
        <w:rPr>
          <w:ins w:id="361" w:author="VIKRAMADITYA SINGH (vsingh6)" w:date="2022-11-07T09:17:00Z"/>
          <w:rFonts w:ascii="Open Sans" w:hAnsi="Open Sans" w:cs="Open Sans"/>
          <w:color w:val="333333"/>
        </w:rPr>
      </w:pPr>
      <w:ins w:id="362" w:author="VIKRAMADITYA SINGH (vsingh6)" w:date="2022-11-07T09:17:00Z">
        <w:r>
          <w:rPr>
            <w:noProof/>
          </w:rPr>
          <w:drawing>
            <wp:inline distT="0" distB="0" distL="0" distR="0" wp14:anchorId="24534185" wp14:editId="29055798">
              <wp:extent cx="5943600" cy="126619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40"/>
                      <a:stretch>
                        <a:fillRect/>
                      </a:stretch>
                    </pic:blipFill>
                    <pic:spPr>
                      <a:xfrm>
                        <a:off x="0" y="0"/>
                        <a:ext cx="5943600" cy="1266190"/>
                      </a:xfrm>
                      <a:prstGeom prst="rect">
                        <a:avLst/>
                      </a:prstGeom>
                    </pic:spPr>
                  </pic:pic>
                </a:graphicData>
              </a:graphic>
            </wp:inline>
          </w:drawing>
        </w:r>
      </w:ins>
    </w:p>
    <w:p w14:paraId="24438167" w14:textId="77777777" w:rsidR="00D6088E" w:rsidRPr="00C20D8C" w:rsidRDefault="00D6088E" w:rsidP="00D6088E">
      <w:pPr>
        <w:rPr>
          <w:ins w:id="363" w:author="VIKRAMADITYA SINGH (vsingh6)" w:date="2022-11-07T09:17:00Z"/>
        </w:rPr>
      </w:pPr>
    </w:p>
    <w:p w14:paraId="4CC810E7" w14:textId="77777777" w:rsidR="00D6088E" w:rsidRDefault="00D6088E" w:rsidP="00D6088E">
      <w:pPr>
        <w:pStyle w:val="Heading4"/>
        <w:rPr>
          <w:ins w:id="364" w:author="VIKRAMADITYA SINGH (vsingh6)" w:date="2022-11-07T09:17:00Z"/>
        </w:rPr>
      </w:pPr>
      <w:ins w:id="365" w:author="VIKRAMADITYA SINGH (vsingh6)" w:date="2022-11-07T09:17:00Z">
        <w:r>
          <w:t>Application Group</w:t>
        </w:r>
        <w:r>
          <w:tab/>
        </w:r>
      </w:ins>
    </w:p>
    <w:p w14:paraId="323D4882" w14:textId="77777777" w:rsidR="00D6088E" w:rsidRDefault="00D6088E" w:rsidP="00D6088E">
      <w:pPr>
        <w:rPr>
          <w:ins w:id="366" w:author="VIKRAMADITYA SINGH (vsingh6)" w:date="2022-11-07T09:17:00Z"/>
        </w:rPr>
      </w:pPr>
    </w:p>
    <w:p w14:paraId="74136DDA" w14:textId="77777777" w:rsidR="00D6088E" w:rsidRDefault="00D6088E" w:rsidP="00D6088E">
      <w:pPr>
        <w:pStyle w:val="md-end-block"/>
        <w:spacing w:before="192" w:beforeAutospacing="0" w:after="192" w:afterAutospacing="0"/>
        <w:rPr>
          <w:ins w:id="367" w:author="VIKRAMADITYA SINGH (vsingh6)" w:date="2022-11-07T09:17:00Z"/>
          <w:rFonts w:ascii="Open Sans" w:hAnsi="Open Sans" w:cs="Open Sans"/>
          <w:color w:val="333333"/>
        </w:rPr>
      </w:pPr>
      <w:ins w:id="368" w:author="VIKRAMADITYA SINGH (vsingh6)" w:date="2022-11-07T09:17:00Z">
        <w:r>
          <w:rPr>
            <w:rFonts w:ascii="Open Sans" w:hAnsi="Open Sans" w:cs="Open Sans"/>
            <w:color w:val="333333"/>
          </w:rPr>
          <w:t xml:space="preserve">An application group can be created as shown below </w:t>
        </w:r>
      </w:ins>
    </w:p>
    <w:p w14:paraId="286A411A" w14:textId="77777777" w:rsidR="00D6088E" w:rsidRDefault="00D6088E" w:rsidP="00D6088E">
      <w:pPr>
        <w:pStyle w:val="md-end-block"/>
        <w:spacing w:before="192" w:beforeAutospacing="0" w:after="192" w:afterAutospacing="0"/>
        <w:jc w:val="center"/>
        <w:rPr>
          <w:ins w:id="369" w:author="VIKRAMADITYA SINGH (vsingh6)" w:date="2022-11-07T09:17:00Z"/>
          <w:rFonts w:ascii="Open Sans" w:hAnsi="Open Sans" w:cs="Open Sans"/>
          <w:color w:val="333333"/>
        </w:rPr>
      </w:pPr>
      <w:ins w:id="370" w:author="VIKRAMADITYA SINGH (vsingh6)" w:date="2022-11-07T09:17:00Z">
        <w:r w:rsidRPr="00FE77D6">
          <w:rPr>
            <w:rFonts w:ascii="Open Sans" w:hAnsi="Open Sans" w:cs="Open Sans"/>
            <w:noProof/>
            <w:color w:val="333333"/>
          </w:rPr>
          <w:drawing>
            <wp:inline distT="0" distB="0" distL="0" distR="0" wp14:anchorId="4CFE389C" wp14:editId="4FCEA312">
              <wp:extent cx="5060950" cy="1119249"/>
              <wp:effectExtent l="0" t="0" r="6350" b="5080"/>
              <wp:docPr id="14" name="Picture 1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application&#10;&#10;Description automatically generated"/>
                      <pic:cNvPicPr/>
                    </pic:nvPicPr>
                    <pic:blipFill>
                      <a:blip r:embed="rId41"/>
                      <a:stretch>
                        <a:fillRect/>
                      </a:stretch>
                    </pic:blipFill>
                    <pic:spPr>
                      <a:xfrm>
                        <a:off x="0" y="0"/>
                        <a:ext cx="5091355" cy="1125973"/>
                      </a:xfrm>
                      <a:prstGeom prst="rect">
                        <a:avLst/>
                      </a:prstGeom>
                    </pic:spPr>
                  </pic:pic>
                </a:graphicData>
              </a:graphic>
            </wp:inline>
          </w:drawing>
        </w:r>
      </w:ins>
    </w:p>
    <w:p w14:paraId="0F50547F" w14:textId="77777777" w:rsidR="00D6088E" w:rsidRDefault="00D6088E" w:rsidP="00D6088E">
      <w:pPr>
        <w:pStyle w:val="md-end-block"/>
        <w:spacing w:before="192" w:beforeAutospacing="0" w:after="192" w:afterAutospacing="0"/>
        <w:rPr>
          <w:ins w:id="371" w:author="VIKRAMADITYA SINGH (vsingh6)" w:date="2022-11-07T09:17:00Z"/>
          <w:rFonts w:ascii="Open Sans" w:hAnsi="Open Sans" w:cs="Open Sans"/>
          <w:color w:val="333333"/>
        </w:rPr>
      </w:pPr>
      <w:ins w:id="372" w:author="VIKRAMADITYA SINGH (vsingh6)" w:date="2022-11-07T09:17:00Z">
        <w:r>
          <w:rPr>
            <w:rFonts w:ascii="Open Sans" w:hAnsi="Open Sans" w:cs="Open Sans"/>
            <w:color w:val="333333"/>
          </w:rPr>
          <w:t xml:space="preserve">and the attributes can configured for the group which will be used by the application belonging to the group by default </w:t>
        </w:r>
      </w:ins>
    </w:p>
    <w:p w14:paraId="17C63BA5" w14:textId="77777777" w:rsidR="00D6088E" w:rsidRDefault="00D6088E" w:rsidP="00D6088E">
      <w:pPr>
        <w:pStyle w:val="md-end-block"/>
        <w:spacing w:before="192" w:beforeAutospacing="0" w:after="192" w:afterAutospacing="0"/>
        <w:jc w:val="center"/>
        <w:rPr>
          <w:ins w:id="373" w:author="VIKRAMADITYA SINGH (vsingh6)" w:date="2022-11-07T09:17:00Z"/>
          <w:rFonts w:ascii="Open Sans" w:hAnsi="Open Sans" w:cs="Open Sans"/>
          <w:color w:val="333333"/>
        </w:rPr>
      </w:pPr>
      <w:ins w:id="374" w:author="VIKRAMADITYA SINGH (vsingh6)" w:date="2022-11-07T09:17:00Z">
        <w:r w:rsidRPr="00FE77D6">
          <w:rPr>
            <w:rFonts w:ascii="Open Sans" w:hAnsi="Open Sans" w:cs="Open Sans"/>
            <w:noProof/>
            <w:color w:val="333333"/>
          </w:rPr>
          <w:lastRenderedPageBreak/>
          <w:drawing>
            <wp:inline distT="0" distB="0" distL="0" distR="0" wp14:anchorId="4552C0AE" wp14:editId="12B6B692">
              <wp:extent cx="4140200" cy="3632406"/>
              <wp:effectExtent l="0" t="0" r="0" b="635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42"/>
                      <a:stretch>
                        <a:fillRect/>
                      </a:stretch>
                    </pic:blipFill>
                    <pic:spPr>
                      <a:xfrm>
                        <a:off x="0" y="0"/>
                        <a:ext cx="4150842" cy="3641743"/>
                      </a:xfrm>
                      <a:prstGeom prst="rect">
                        <a:avLst/>
                      </a:prstGeom>
                    </pic:spPr>
                  </pic:pic>
                </a:graphicData>
              </a:graphic>
            </wp:inline>
          </w:drawing>
        </w:r>
      </w:ins>
    </w:p>
    <w:p w14:paraId="2AEAE290" w14:textId="77777777" w:rsidR="00D6088E" w:rsidRPr="00C20D8C" w:rsidRDefault="00D6088E" w:rsidP="00D6088E">
      <w:pPr>
        <w:rPr>
          <w:ins w:id="375" w:author="VIKRAMADITYA SINGH (vsingh6)" w:date="2022-11-07T09:17:00Z"/>
        </w:rPr>
      </w:pPr>
    </w:p>
    <w:p w14:paraId="10027BF1" w14:textId="77777777" w:rsidR="00D6088E" w:rsidRDefault="00D6088E" w:rsidP="00D6088E">
      <w:pPr>
        <w:pStyle w:val="Heading4"/>
        <w:rPr>
          <w:ins w:id="376" w:author="VIKRAMADITYA SINGH (vsingh6)" w:date="2022-11-07T09:17:00Z"/>
        </w:rPr>
      </w:pPr>
      <w:ins w:id="377" w:author="VIKRAMADITYA SINGH (vsingh6)" w:date="2022-11-07T09:17:00Z">
        <w:r>
          <w:t>Application</w:t>
        </w:r>
      </w:ins>
    </w:p>
    <w:p w14:paraId="4A5986EB" w14:textId="77777777" w:rsidR="00D6088E" w:rsidRDefault="00D6088E" w:rsidP="00D6088E">
      <w:pPr>
        <w:pStyle w:val="md-end-block"/>
        <w:spacing w:before="192" w:beforeAutospacing="0" w:after="192" w:afterAutospacing="0"/>
        <w:rPr>
          <w:ins w:id="378" w:author="VIKRAMADITYA SINGH (vsingh6)" w:date="2022-11-07T09:17:00Z"/>
          <w:rFonts w:ascii="Open Sans" w:hAnsi="Open Sans" w:cs="Open Sans"/>
          <w:color w:val="333333"/>
        </w:rPr>
      </w:pPr>
      <w:ins w:id="379" w:author="VIKRAMADITYA SINGH (vsingh6)" w:date="2022-11-07T09:17:00Z">
        <w:r>
          <w:rPr>
            <w:rFonts w:ascii="Open Sans" w:hAnsi="Open Sans" w:cs="Open Sans"/>
            <w:color w:val="333333"/>
          </w:rPr>
          <w:t xml:space="preserve">An application can be added similarly </w:t>
        </w:r>
      </w:ins>
    </w:p>
    <w:p w14:paraId="6799D251" w14:textId="77777777" w:rsidR="00D6088E" w:rsidRDefault="00D6088E" w:rsidP="00D6088E">
      <w:pPr>
        <w:pStyle w:val="md-end-block"/>
        <w:spacing w:before="192" w:beforeAutospacing="0" w:after="192" w:afterAutospacing="0"/>
        <w:jc w:val="center"/>
        <w:rPr>
          <w:ins w:id="380" w:author="VIKRAMADITYA SINGH (vsingh6)" w:date="2022-11-07T09:17:00Z"/>
          <w:rFonts w:ascii="Open Sans" w:hAnsi="Open Sans" w:cs="Open Sans"/>
          <w:color w:val="333333"/>
        </w:rPr>
      </w:pPr>
      <w:ins w:id="381" w:author="VIKRAMADITYA SINGH (vsingh6)" w:date="2022-11-07T09:17:00Z">
        <w:r w:rsidRPr="00C20D8C">
          <w:rPr>
            <w:rFonts w:ascii="Open Sans" w:hAnsi="Open Sans" w:cs="Open Sans"/>
            <w:noProof/>
            <w:color w:val="333333"/>
          </w:rPr>
          <w:drawing>
            <wp:inline distT="0" distB="0" distL="0" distR="0" wp14:anchorId="0686ACF9" wp14:editId="77A68D31">
              <wp:extent cx="3452249" cy="321945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3"/>
                      <a:stretch>
                        <a:fillRect/>
                      </a:stretch>
                    </pic:blipFill>
                    <pic:spPr>
                      <a:xfrm>
                        <a:off x="0" y="0"/>
                        <a:ext cx="3471855" cy="3237734"/>
                      </a:xfrm>
                      <a:prstGeom prst="rect">
                        <a:avLst/>
                      </a:prstGeom>
                    </pic:spPr>
                  </pic:pic>
                </a:graphicData>
              </a:graphic>
            </wp:inline>
          </w:drawing>
        </w:r>
      </w:ins>
    </w:p>
    <w:p w14:paraId="13264B50" w14:textId="77777777" w:rsidR="00D6088E" w:rsidRDefault="00D6088E" w:rsidP="00D6088E">
      <w:pPr>
        <w:pStyle w:val="md-end-block"/>
        <w:spacing w:before="192" w:beforeAutospacing="0" w:after="192" w:afterAutospacing="0"/>
        <w:rPr>
          <w:ins w:id="382" w:author="VIKRAMADITYA SINGH (vsingh6)" w:date="2022-11-07T09:17:00Z"/>
          <w:rFonts w:ascii="Open Sans" w:hAnsi="Open Sans" w:cs="Open Sans"/>
          <w:color w:val="333333"/>
        </w:rPr>
      </w:pPr>
    </w:p>
    <w:p w14:paraId="3F240664" w14:textId="77777777" w:rsidR="00D6088E" w:rsidRDefault="00D6088E" w:rsidP="00D6088E">
      <w:pPr>
        <w:pStyle w:val="md-end-block"/>
        <w:spacing w:before="192" w:beforeAutospacing="0" w:after="192" w:afterAutospacing="0"/>
        <w:rPr>
          <w:ins w:id="383" w:author="VIKRAMADITYA SINGH (vsingh6)" w:date="2022-11-07T09:17:00Z"/>
          <w:rFonts w:ascii="Open Sans" w:hAnsi="Open Sans" w:cs="Open Sans"/>
          <w:color w:val="333333"/>
        </w:rPr>
      </w:pPr>
      <w:ins w:id="384" w:author="VIKRAMADITYA SINGH (vsingh6)" w:date="2022-11-07T09:17:00Z">
        <w:r>
          <w:rPr>
            <w:rFonts w:ascii="Open Sans" w:hAnsi="Open Sans" w:cs="Open Sans"/>
            <w:color w:val="333333"/>
          </w:rPr>
          <w:t xml:space="preserve">The IDP &amp; SAML for the application can be configured as shown </w:t>
        </w:r>
      </w:ins>
    </w:p>
    <w:p w14:paraId="64160B5C" w14:textId="77777777" w:rsidR="00D6088E" w:rsidRDefault="00D6088E" w:rsidP="00D6088E">
      <w:pPr>
        <w:pStyle w:val="md-end-block"/>
        <w:spacing w:before="192" w:beforeAutospacing="0" w:after="192" w:afterAutospacing="0"/>
        <w:rPr>
          <w:ins w:id="385" w:author="VIKRAMADITYA SINGH (vsingh6)" w:date="2022-11-07T09:17:00Z"/>
          <w:rFonts w:ascii="Open Sans" w:hAnsi="Open Sans" w:cs="Open Sans"/>
          <w:color w:val="333333"/>
        </w:rPr>
      </w:pPr>
      <w:ins w:id="386" w:author="VIKRAMADITYA SINGH (vsingh6)" w:date="2022-11-07T09:17:00Z">
        <w:r w:rsidRPr="0039677B">
          <w:rPr>
            <w:rFonts w:ascii="Open Sans" w:hAnsi="Open Sans" w:cs="Open Sans"/>
            <w:noProof/>
            <w:color w:val="333333"/>
          </w:rPr>
          <w:drawing>
            <wp:inline distT="0" distB="0" distL="0" distR="0" wp14:anchorId="4B838E9B" wp14:editId="1102A940">
              <wp:extent cx="2513022" cy="2965450"/>
              <wp:effectExtent l="0" t="0" r="1905"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4"/>
                      <a:stretch>
                        <a:fillRect/>
                      </a:stretch>
                    </pic:blipFill>
                    <pic:spPr>
                      <a:xfrm>
                        <a:off x="0" y="0"/>
                        <a:ext cx="2549011" cy="3007918"/>
                      </a:xfrm>
                      <a:prstGeom prst="rect">
                        <a:avLst/>
                      </a:prstGeom>
                    </pic:spPr>
                  </pic:pic>
                </a:graphicData>
              </a:graphic>
            </wp:inline>
          </w:drawing>
        </w:r>
        <w:r>
          <w:rPr>
            <w:rFonts w:ascii="Open Sans" w:hAnsi="Open Sans" w:cs="Open Sans"/>
            <w:color w:val="333333"/>
          </w:rPr>
          <w:t xml:space="preserve">                           </w:t>
        </w:r>
        <w:r w:rsidRPr="0039677B">
          <w:rPr>
            <w:rFonts w:ascii="Open Sans" w:hAnsi="Open Sans" w:cs="Open Sans"/>
            <w:noProof/>
            <w:color w:val="333333"/>
          </w:rPr>
          <w:drawing>
            <wp:inline distT="0" distB="0" distL="0" distR="0" wp14:anchorId="2E23C708" wp14:editId="2D973C06">
              <wp:extent cx="2206461" cy="2939517"/>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5"/>
                      <a:stretch>
                        <a:fillRect/>
                      </a:stretch>
                    </pic:blipFill>
                    <pic:spPr>
                      <a:xfrm>
                        <a:off x="0" y="0"/>
                        <a:ext cx="2206461" cy="2939517"/>
                      </a:xfrm>
                      <a:prstGeom prst="rect">
                        <a:avLst/>
                      </a:prstGeom>
                    </pic:spPr>
                  </pic:pic>
                </a:graphicData>
              </a:graphic>
            </wp:inline>
          </w:drawing>
        </w:r>
      </w:ins>
    </w:p>
    <w:p w14:paraId="3CBEAAE1" w14:textId="77777777" w:rsidR="00D6088E" w:rsidRPr="00C20D8C" w:rsidRDefault="00D6088E" w:rsidP="00D6088E">
      <w:pPr>
        <w:rPr>
          <w:ins w:id="387" w:author="VIKRAMADITYA SINGH (vsingh6)" w:date="2022-11-07T09:17:00Z"/>
        </w:rPr>
      </w:pPr>
    </w:p>
    <w:p w14:paraId="79AE4723" w14:textId="77777777" w:rsidR="00D6088E" w:rsidRDefault="00D6088E" w:rsidP="00D6088E">
      <w:pPr>
        <w:pStyle w:val="Heading3"/>
        <w:rPr>
          <w:ins w:id="388" w:author="VIKRAMADITYA SINGH (vsingh6)" w:date="2022-11-07T09:17:00Z"/>
        </w:rPr>
      </w:pPr>
      <w:bookmarkStart w:id="389" w:name="_Toc142917894"/>
      <w:ins w:id="390" w:author="VIKRAMADITYA SINGH (vsingh6)" w:date="2022-11-07T09:17:00Z">
        <w:r>
          <w:t>HW Modeling</w:t>
        </w:r>
        <w:bookmarkEnd w:id="389"/>
      </w:ins>
    </w:p>
    <w:p w14:paraId="2DEBFBE8" w14:textId="77777777" w:rsidR="00D6088E" w:rsidRDefault="00D6088E" w:rsidP="00D6088E">
      <w:pPr>
        <w:rPr>
          <w:ins w:id="391" w:author="VIKRAMADITYA SINGH (vsingh6)" w:date="2022-11-07T09:17:00Z"/>
        </w:rPr>
      </w:pPr>
      <w:ins w:id="392" w:author="VIKRAMADITYA SINGH (vsingh6)" w:date="2022-11-07T09:17:00Z">
        <w:r>
          <w:t>The ZTNA policy is modelled as a new policy group and the application &amp; application groups are modeled as policy to ensure proper integration with the existing framework &amp; its functionality.</w:t>
        </w:r>
      </w:ins>
    </w:p>
    <w:p w14:paraId="512BC63A" w14:textId="77777777" w:rsidR="00D6088E" w:rsidRDefault="00D6088E" w:rsidP="00D6088E">
      <w:pPr>
        <w:rPr>
          <w:ins w:id="393" w:author="VIKRAMADITYA SINGH (vsingh6)" w:date="2022-11-07T09:17:00Z"/>
        </w:rPr>
      </w:pPr>
    </w:p>
    <w:p w14:paraId="17607BD6" w14:textId="77777777" w:rsidR="00D6088E" w:rsidRPr="00C14D7E" w:rsidRDefault="00D6088E" w:rsidP="00D6088E">
      <w:pPr>
        <w:rPr>
          <w:ins w:id="394" w:author="VIKRAMADITYA SINGH (vsingh6)" w:date="2022-11-07T09:17:00Z"/>
        </w:rPr>
      </w:pPr>
    </w:p>
    <w:p w14:paraId="6B7B6F45" w14:textId="77777777" w:rsidR="00D6088E" w:rsidRDefault="00D6088E" w:rsidP="00D6088E">
      <w:pPr>
        <w:pStyle w:val="Heading4"/>
        <w:rPr>
          <w:ins w:id="395" w:author="VIKRAMADITYA SINGH (vsingh6)" w:date="2022-11-07T09:17:00Z"/>
        </w:rPr>
      </w:pPr>
      <w:ins w:id="396" w:author="VIKRAMADITYA SINGH (vsingh6)" w:date="2022-11-07T09:17:00Z">
        <w:r>
          <w:t>Database Model</w:t>
        </w:r>
      </w:ins>
    </w:p>
    <w:p w14:paraId="7968A28C" w14:textId="77777777" w:rsidR="00D6088E" w:rsidRPr="009A2CDD" w:rsidRDefault="00D6088E" w:rsidP="00D6088E">
      <w:pPr>
        <w:rPr>
          <w:ins w:id="397" w:author="VIKRAMADITYA SINGH (vsingh6)" w:date="2022-11-07T09:17:00Z"/>
        </w:rPr>
      </w:pPr>
    </w:p>
    <w:p w14:paraId="3E30D80F" w14:textId="77777777" w:rsidR="00D6088E" w:rsidRDefault="00D6088E" w:rsidP="00D6088E">
      <w:pPr>
        <w:pStyle w:val="Body"/>
        <w:tabs>
          <w:tab w:val="clear" w:pos="1440"/>
          <w:tab w:val="left" w:pos="284"/>
        </w:tabs>
        <w:snapToGrid w:val="0"/>
        <w:spacing w:before="120" w:after="0"/>
        <w:ind w:left="284"/>
        <w:rPr>
          <w:ins w:id="398" w:author="VIKRAMADITYA SINGH (vsingh6)" w:date="2022-11-07T09:17:00Z"/>
          <w:b/>
        </w:rPr>
      </w:pPr>
      <w:ins w:id="399" w:author="VIKRAMADITYA SINGH (vsingh6)" w:date="2022-11-07T09:17:00Z">
        <w:r>
          <w:rPr>
            <w:b/>
          </w:rPr>
          <w:t>HIERARCHY_NODE</w:t>
        </w:r>
      </w:ins>
    </w:p>
    <w:p w14:paraId="72DD9362" w14:textId="77777777" w:rsidR="00D6088E" w:rsidRDefault="00D6088E" w:rsidP="00D6088E">
      <w:pPr>
        <w:pStyle w:val="Body"/>
        <w:tabs>
          <w:tab w:val="clear" w:pos="1440"/>
          <w:tab w:val="left" w:pos="284"/>
        </w:tabs>
        <w:snapToGrid w:val="0"/>
        <w:spacing w:before="120" w:after="0"/>
        <w:ind w:left="284"/>
        <w:rPr>
          <w:ins w:id="400" w:author="VIKRAMADITYA SINGH (vsingh6)" w:date="2022-11-07T09:17:00Z"/>
          <w:b/>
        </w:rPr>
      </w:pPr>
      <w:ins w:id="401" w:author="VIKRAMADITYA SINGH (vsingh6)" w:date="2022-11-07T09:17:00Z">
        <w:r>
          <w:t xml:space="preserve">It stores the common data of a policy group. This is an existing table and there is no schema change in it. A new entry for a policy group type </w:t>
        </w:r>
        <w:r>
          <w:rPr>
            <w:rFonts w:ascii="Lucida Console" w:hAnsi="Lucida Console"/>
            <w:color w:val="333333"/>
            <w:sz w:val="22"/>
            <w:szCs w:val="22"/>
            <w:shd w:val="clear" w:color="auto" w:fill="F3F4F4"/>
          </w:rPr>
          <w:t>PG.FIREWALL.ZTNAPolicy</w:t>
        </w:r>
        <w:r>
          <w:t xml:space="preserve"> is made here</w:t>
        </w:r>
      </w:ins>
    </w:p>
    <w:p w14:paraId="396C11EF" w14:textId="77777777" w:rsidR="00D6088E" w:rsidRPr="00791607" w:rsidRDefault="00D6088E" w:rsidP="00D6088E">
      <w:pPr>
        <w:pStyle w:val="Body"/>
        <w:tabs>
          <w:tab w:val="clear" w:pos="1440"/>
          <w:tab w:val="left" w:pos="284"/>
        </w:tabs>
        <w:snapToGrid w:val="0"/>
        <w:spacing w:before="120" w:after="0"/>
        <w:ind w:left="284"/>
        <w:rPr>
          <w:ins w:id="402" w:author="VIKRAMADITYA SINGH (vsingh6)" w:date="2022-11-07T09:17:00Z"/>
          <w:b/>
        </w:rPr>
      </w:pPr>
    </w:p>
    <w:p w14:paraId="01F8D711" w14:textId="77777777" w:rsidR="00D6088E" w:rsidRDefault="00D6088E" w:rsidP="00D6088E">
      <w:pPr>
        <w:pStyle w:val="Body"/>
        <w:tabs>
          <w:tab w:val="clear" w:pos="1440"/>
          <w:tab w:val="left" w:pos="284"/>
        </w:tabs>
        <w:snapToGrid w:val="0"/>
        <w:spacing w:before="120" w:after="0"/>
        <w:ind w:left="284"/>
        <w:rPr>
          <w:ins w:id="403" w:author="VIKRAMADITYA SINGH (vsingh6)" w:date="2022-11-07T09:17:00Z"/>
          <w:b/>
        </w:rPr>
      </w:pPr>
      <w:ins w:id="404" w:author="VIKRAMADITYA SINGH (vsingh6)" w:date="2022-11-07T09:17:00Z">
        <w:r>
          <w:rPr>
            <w:b/>
          </w:rPr>
          <w:t xml:space="preserve">POLICY_MAIN </w:t>
        </w:r>
      </w:ins>
    </w:p>
    <w:p w14:paraId="425F6777" w14:textId="77777777" w:rsidR="00D6088E" w:rsidRPr="009C0655" w:rsidRDefault="00D6088E" w:rsidP="00D6088E">
      <w:pPr>
        <w:pStyle w:val="Body"/>
        <w:tabs>
          <w:tab w:val="clear" w:pos="1440"/>
          <w:tab w:val="left" w:pos="284"/>
        </w:tabs>
        <w:snapToGrid w:val="0"/>
        <w:spacing w:before="120" w:after="0"/>
        <w:ind w:left="284"/>
        <w:rPr>
          <w:ins w:id="405" w:author="VIKRAMADITYA SINGH (vsingh6)" w:date="2022-11-07T09:17:00Z"/>
          <w:b/>
        </w:rPr>
      </w:pPr>
      <w:ins w:id="406" w:author="VIKRAMADITYA SINGH (vsingh6)" w:date="2022-11-07T09:17:00Z">
        <w:r>
          <w:t xml:space="preserve">It stores the common data of a policy. This is an existing table and there is no schema change in it. A new entry of policy type </w:t>
        </w:r>
        <w:r>
          <w:rPr>
            <w:rFonts w:ascii="Lucida Console" w:hAnsi="Lucida Console"/>
            <w:color w:val="333333"/>
            <w:sz w:val="22"/>
            <w:szCs w:val="22"/>
            <w:shd w:val="clear" w:color="auto" w:fill="F3F4F4"/>
          </w:rPr>
          <w:t>ZTNAPolicy</w:t>
        </w:r>
        <w:r>
          <w:t xml:space="preserve"> is made here on creating a new ZTNA Policy. Similarly new entries of type </w:t>
        </w:r>
        <w:r>
          <w:rPr>
            <w:rFonts w:ascii="Lucida Console" w:hAnsi="Lucida Console"/>
            <w:color w:val="333333"/>
            <w:sz w:val="22"/>
            <w:szCs w:val="22"/>
            <w:shd w:val="clear" w:color="auto" w:fill="F3F4F4"/>
          </w:rPr>
          <w:t>ZTNAApplicationPolicy</w:t>
        </w:r>
        <w:r>
          <w:t xml:space="preserve"> are made when new applications are inserted into the policy.</w:t>
        </w:r>
      </w:ins>
    </w:p>
    <w:p w14:paraId="6111143A" w14:textId="77777777" w:rsidR="00D6088E" w:rsidRDefault="00D6088E" w:rsidP="00D6088E">
      <w:pPr>
        <w:pStyle w:val="Body"/>
        <w:tabs>
          <w:tab w:val="clear" w:pos="1440"/>
          <w:tab w:val="left" w:pos="284"/>
        </w:tabs>
        <w:snapToGrid w:val="0"/>
        <w:spacing w:before="120" w:after="0"/>
        <w:ind w:left="284"/>
        <w:rPr>
          <w:ins w:id="407" w:author="VIKRAMADITYA SINGH (vsingh6)" w:date="2022-11-07T09:17:00Z"/>
          <w:b/>
        </w:rPr>
      </w:pPr>
    </w:p>
    <w:p w14:paraId="6741D74D" w14:textId="77777777" w:rsidR="00D6088E" w:rsidRDefault="00D6088E" w:rsidP="00D6088E">
      <w:pPr>
        <w:pStyle w:val="Body"/>
        <w:tabs>
          <w:tab w:val="clear" w:pos="1440"/>
          <w:tab w:val="left" w:pos="284"/>
        </w:tabs>
        <w:snapToGrid w:val="0"/>
        <w:spacing w:before="120" w:after="0"/>
        <w:ind w:left="284"/>
        <w:rPr>
          <w:ins w:id="408" w:author="VIKRAMADITYA SINGH (vsingh6)" w:date="2022-11-07T09:17:00Z"/>
          <w:b/>
        </w:rPr>
      </w:pPr>
      <w:ins w:id="409" w:author="VIKRAMADITYA SINGH (vsingh6)" w:date="2022-11-07T09:17:00Z">
        <w:r>
          <w:rPr>
            <w:b/>
          </w:rPr>
          <w:t xml:space="preserve">ZTNA_POLICY_SETTING </w:t>
        </w:r>
      </w:ins>
    </w:p>
    <w:p w14:paraId="63ED83D4" w14:textId="77777777" w:rsidR="00D6088E" w:rsidRDefault="00D6088E" w:rsidP="00D6088E">
      <w:pPr>
        <w:pStyle w:val="Body"/>
        <w:tabs>
          <w:tab w:val="clear" w:pos="1440"/>
          <w:tab w:val="left" w:pos="284"/>
        </w:tabs>
        <w:snapToGrid w:val="0"/>
        <w:spacing w:before="120" w:after="0"/>
        <w:ind w:left="284"/>
        <w:rPr>
          <w:ins w:id="410" w:author="VIKRAMADITYA SINGH (vsingh6)" w:date="2022-11-07T09:17:00Z"/>
        </w:rPr>
      </w:pPr>
      <w:ins w:id="411" w:author="VIKRAMADITYA SINGH (vsingh6)" w:date="2022-11-07T09:17:00Z">
        <w:r>
          <w:lastRenderedPageBreak/>
          <w:t>It stores the data for a ZTNA policy, there would be one entry per policy.</w:t>
        </w:r>
      </w:ins>
    </w:p>
    <w:p w14:paraId="29E75A92" w14:textId="77777777" w:rsidR="00D6088E" w:rsidRDefault="00D6088E" w:rsidP="00D6088E">
      <w:pPr>
        <w:pStyle w:val="Body"/>
        <w:tabs>
          <w:tab w:val="clear" w:pos="1440"/>
          <w:tab w:val="left" w:pos="284"/>
        </w:tabs>
        <w:snapToGrid w:val="0"/>
        <w:spacing w:before="120" w:after="0"/>
        <w:ind w:left="284"/>
        <w:rPr>
          <w:ins w:id="412" w:author="VIKRAMADITYA SINGH (vsingh6)" w:date="2022-11-07T09:17:00Z"/>
          <w:b/>
        </w:rPr>
      </w:pPr>
    </w:p>
    <w:p w14:paraId="2B8A64DD" w14:textId="77777777" w:rsidR="00D6088E" w:rsidRDefault="00D6088E" w:rsidP="00D6088E">
      <w:pPr>
        <w:pStyle w:val="Body"/>
        <w:tabs>
          <w:tab w:val="clear" w:pos="1440"/>
          <w:tab w:val="left" w:pos="284"/>
        </w:tabs>
        <w:snapToGrid w:val="0"/>
        <w:spacing w:before="120" w:after="0"/>
        <w:ind w:left="284"/>
        <w:rPr>
          <w:ins w:id="413" w:author="VIKRAMADITYA SINGH (vsingh6)" w:date="2022-11-07T09:17:00Z"/>
          <w:b/>
        </w:rPr>
      </w:pPr>
      <w:ins w:id="414" w:author="VIKRAMADITYA SINGH (vsingh6)" w:date="2022-11-07T09:17:00Z">
        <w:r>
          <w:rPr>
            <w:b/>
          </w:rPr>
          <w:t>ZTNA_APPLICATION</w:t>
        </w:r>
      </w:ins>
    </w:p>
    <w:p w14:paraId="774C333F" w14:textId="77777777" w:rsidR="00D6088E" w:rsidRDefault="00D6088E" w:rsidP="00D6088E">
      <w:pPr>
        <w:pStyle w:val="Body"/>
        <w:tabs>
          <w:tab w:val="clear" w:pos="1440"/>
          <w:tab w:val="left" w:pos="284"/>
        </w:tabs>
        <w:snapToGrid w:val="0"/>
        <w:spacing w:before="120" w:after="0"/>
        <w:ind w:left="284"/>
        <w:rPr>
          <w:ins w:id="415" w:author="VIKRAMADITYA SINGH (vsingh6)" w:date="2022-11-07T09:17:00Z"/>
        </w:rPr>
      </w:pPr>
      <w:ins w:id="416" w:author="VIKRAMADITYA SINGH (vsingh6)" w:date="2022-11-07T09:17:00Z">
        <w:r>
          <w:t>It stores the data for both application and group. There could be multiple entries per policy.</w:t>
        </w:r>
      </w:ins>
    </w:p>
    <w:p w14:paraId="4156E43C" w14:textId="77777777" w:rsidR="00D6088E" w:rsidRPr="009C0655" w:rsidRDefault="00D6088E" w:rsidP="00D6088E">
      <w:pPr>
        <w:pStyle w:val="Body"/>
        <w:tabs>
          <w:tab w:val="clear" w:pos="1440"/>
          <w:tab w:val="left" w:pos="284"/>
        </w:tabs>
        <w:snapToGrid w:val="0"/>
        <w:spacing w:before="120" w:after="0"/>
        <w:rPr>
          <w:ins w:id="417" w:author="VIKRAMADITYA SINGH (vsingh6)" w:date="2022-11-07T09:17:00Z"/>
          <w:b/>
        </w:rPr>
      </w:pPr>
    </w:p>
    <w:p w14:paraId="3D7E9E73" w14:textId="77777777" w:rsidR="00D6088E" w:rsidRDefault="00D6088E" w:rsidP="00D6088E">
      <w:pPr>
        <w:pStyle w:val="Heading3"/>
        <w:rPr>
          <w:ins w:id="418" w:author="VIKRAMADITYA SINGH (vsingh6)" w:date="2022-11-07T09:17:00Z"/>
        </w:rPr>
      </w:pPr>
      <w:bookmarkStart w:id="419" w:name="_Toc142917895"/>
      <w:ins w:id="420" w:author="VIKRAMADITYA SINGH (vsingh6)" w:date="2022-11-07T09:17:00Z">
        <w:r>
          <w:t>DUO API Integration</w:t>
        </w:r>
        <w:bookmarkEnd w:id="419"/>
      </w:ins>
    </w:p>
    <w:p w14:paraId="26637690" w14:textId="745F33AD" w:rsidR="00876AC9" w:rsidRPr="00876AC9" w:rsidDel="00D6088E" w:rsidRDefault="00D6088E" w:rsidP="007608A8">
      <w:pPr>
        <w:rPr>
          <w:del w:id="421" w:author="VIKRAMADITYA SINGH (vsingh6)" w:date="2022-11-07T09:17:00Z"/>
        </w:rPr>
      </w:pPr>
      <w:ins w:id="422" w:author="VIKRAMADITYA SINGH (vsingh6)" w:date="2022-11-07T09:17:00Z">
        <w:r>
          <w:t>The DUO API is not available for the integration. Once the DUO api is available the plan is to push the SAML data to the DUO and get the IDP information from it without any manual copy pasting.</w:t>
        </w:r>
      </w:ins>
      <w:del w:id="423" w:author="VIKRAMADITYA SINGH (vsingh6)" w:date="2022-11-07T09:17:00Z">
        <w:r w:rsidR="00876AC9" w:rsidRPr="00876AC9" w:rsidDel="00D6088E">
          <w:rPr>
            <w:highlight w:val="yellow"/>
          </w:rPr>
          <w:delText>[To Be Filled In By FMC Team]</w:delText>
        </w:r>
      </w:del>
    </w:p>
    <w:p w14:paraId="3B7F86CF" w14:textId="77777777" w:rsidR="00876AC9" w:rsidRPr="00876AC9" w:rsidRDefault="00876AC9" w:rsidP="007608A8"/>
    <w:p w14:paraId="3B283905" w14:textId="72896F2D" w:rsidR="003A3640" w:rsidRPr="00702358" w:rsidRDefault="1E612874" w:rsidP="005D7591">
      <w:pPr>
        <w:pStyle w:val="Heading2"/>
      </w:pPr>
      <w:bookmarkStart w:id="424" w:name="_Toc118293485"/>
      <w:bookmarkStart w:id="425" w:name="_Toc142917896"/>
      <w:r>
        <w:t>FMC Deployment</w:t>
      </w:r>
      <w:bookmarkEnd w:id="424"/>
      <w:bookmarkEnd w:id="425"/>
    </w:p>
    <w:p w14:paraId="361ECFF7" w14:textId="55490C31" w:rsidR="00876AC9" w:rsidRDefault="00876AC9" w:rsidP="007608A8">
      <w:pPr>
        <w:rPr>
          <w:ins w:id="426" w:author="VIKRAMADITYA SINGH (vsingh6)" w:date="2022-11-07T09:21:00Z"/>
        </w:rPr>
      </w:pPr>
      <w:del w:id="427" w:author="VIKRAMADITYA SINGH (vsingh6)" w:date="2022-11-07T09:16:00Z">
        <w:r w:rsidRPr="00876AC9" w:rsidDel="003B1C48">
          <w:rPr>
            <w:highlight w:val="yellow"/>
          </w:rPr>
          <w:delText>[To Be Filled In By F</w:delText>
        </w:r>
      </w:del>
      <w:del w:id="428" w:author="VIKRAMADITYA SINGH (vsingh6)" w:date="2022-11-07T09:15:00Z">
        <w:r w:rsidRPr="00876AC9" w:rsidDel="003B1C48">
          <w:rPr>
            <w:highlight w:val="yellow"/>
          </w:rPr>
          <w:delText>MC Team]</w:delText>
        </w:r>
      </w:del>
      <w:ins w:id="429" w:author="VIKRAMADITYA SINGH (vsingh6)" w:date="2022-11-07T09:15:00Z">
        <w:r w:rsidR="003B1C48">
          <w:t>The FMC deploy</w:t>
        </w:r>
      </w:ins>
      <w:ins w:id="430" w:author="VIKRAMADITYA SINGH (vsingh6)" w:date="2022-11-07T09:21:00Z">
        <w:r w:rsidR="0045436D">
          <w:t xml:space="preserve">s the configuration to the FTD using the lina CLI. </w:t>
        </w:r>
      </w:ins>
    </w:p>
    <w:p w14:paraId="6E65A52A" w14:textId="663481B6" w:rsidR="0045436D" w:rsidRDefault="0045436D" w:rsidP="007608A8">
      <w:pPr>
        <w:rPr>
          <w:ins w:id="431" w:author="VIKRAMADITYA SINGH (vsingh6)" w:date="2022-11-07T09:21:00Z"/>
        </w:rPr>
      </w:pPr>
    </w:p>
    <w:p w14:paraId="686EC3B9" w14:textId="77777777" w:rsidR="0045436D" w:rsidRPr="0045436D" w:rsidRDefault="0045436D" w:rsidP="0045436D">
      <w:pPr>
        <w:jc w:val="left"/>
        <w:rPr>
          <w:ins w:id="432" w:author="VIKRAMADITYA SINGH (vsingh6)" w:date="2022-11-07T09:22:00Z"/>
          <w:rFonts w:ascii="Times New Roman" w:hAnsi="Times New Roman"/>
          <w:snapToGrid/>
          <w:color w:val="auto"/>
          <w:sz w:val="24"/>
          <w:lang w:val="en-IN" w:eastAsia="en-IN"/>
        </w:rPr>
      </w:pPr>
      <w:ins w:id="433" w:author="VIKRAMADITYA SINGH (vsingh6)" w:date="2022-11-07T09:22:00Z">
        <w:r w:rsidRPr="0045436D">
          <w:rPr>
            <w:rFonts w:ascii="Times New Roman" w:hAnsi="Times New Roman"/>
            <w:snapToGrid/>
            <w:color w:val="auto"/>
            <w:sz w:val="24"/>
            <w:lang w:val="en-IN" w:eastAsia="en-IN"/>
          </w:rPr>
          <w:t>zero-trust</w:t>
        </w:r>
      </w:ins>
    </w:p>
    <w:p w14:paraId="7C577488" w14:textId="77777777" w:rsidR="0045436D" w:rsidRPr="0045436D" w:rsidRDefault="0045436D" w:rsidP="0045436D">
      <w:pPr>
        <w:jc w:val="left"/>
        <w:rPr>
          <w:ins w:id="434" w:author="VIKRAMADITYA SINGH (vsingh6)" w:date="2022-11-07T09:22:00Z"/>
          <w:rFonts w:ascii="Times New Roman" w:hAnsi="Times New Roman"/>
          <w:snapToGrid/>
          <w:color w:val="auto"/>
          <w:sz w:val="24"/>
          <w:lang w:val="en-IN" w:eastAsia="en-IN"/>
        </w:rPr>
      </w:pPr>
      <w:ins w:id="435" w:author="VIKRAMADITYA SINGH (vsingh6)" w:date="2022-11-07T09:22:00Z">
        <w:r w:rsidRPr="0045436D">
          <w:rPr>
            <w:rFonts w:ascii="Times New Roman" w:hAnsi="Times New Roman"/>
            <w:snapToGrid/>
            <w:color w:val="auto"/>
            <w:sz w:val="24"/>
            <w:lang w:val="en-IN" w:eastAsia="en-IN"/>
          </w:rPr>
          <w:t>base-url https://ztna.acme.com</w:t>
        </w:r>
      </w:ins>
    </w:p>
    <w:p w14:paraId="421E8DED" w14:textId="77777777" w:rsidR="0045436D" w:rsidRPr="0045436D" w:rsidRDefault="0045436D" w:rsidP="0045436D">
      <w:pPr>
        <w:jc w:val="left"/>
        <w:rPr>
          <w:ins w:id="436" w:author="VIKRAMADITYA SINGH (vsingh6)" w:date="2022-11-07T09:22:00Z"/>
          <w:rFonts w:ascii="Times New Roman" w:hAnsi="Times New Roman"/>
          <w:snapToGrid/>
          <w:color w:val="auto"/>
          <w:sz w:val="24"/>
          <w:lang w:val="en-IN" w:eastAsia="en-IN"/>
        </w:rPr>
      </w:pPr>
      <w:ins w:id="437" w:author="VIKRAMADITYA SINGH (vsingh6)" w:date="2022-11-07T09:22:00Z">
        <w:r w:rsidRPr="0045436D">
          <w:rPr>
            <w:rFonts w:ascii="Times New Roman" w:hAnsi="Times New Roman"/>
            <w:snapToGrid/>
            <w:color w:val="auto"/>
            <w:sz w:val="24"/>
            <w:lang w:val="en-IN" w:eastAsia="en-IN"/>
          </w:rPr>
          <w:t>enable</w:t>
        </w:r>
      </w:ins>
    </w:p>
    <w:p w14:paraId="29379524" w14:textId="77777777" w:rsidR="0045436D" w:rsidRPr="0045436D" w:rsidRDefault="0045436D" w:rsidP="0045436D">
      <w:pPr>
        <w:jc w:val="left"/>
        <w:rPr>
          <w:ins w:id="438" w:author="VIKRAMADITYA SINGH (vsingh6)" w:date="2022-11-07T09:22:00Z"/>
          <w:rFonts w:ascii="Times New Roman" w:hAnsi="Times New Roman"/>
          <w:snapToGrid/>
          <w:color w:val="auto"/>
          <w:sz w:val="24"/>
          <w:lang w:val="en-IN" w:eastAsia="en-IN"/>
        </w:rPr>
      </w:pPr>
      <w:ins w:id="439" w:author="VIKRAMADITYA SINGH (vsingh6)" w:date="2022-11-07T09:22:00Z">
        <w:r w:rsidRPr="0045436D">
          <w:rPr>
            <w:rFonts w:ascii="Times New Roman" w:hAnsi="Times New Roman"/>
            <w:snapToGrid/>
            <w:color w:val="auto"/>
            <w:sz w:val="24"/>
            <w:lang w:val="en-IN" w:eastAsia="en-IN"/>
          </w:rPr>
          <w:t>log enable</w:t>
        </w:r>
      </w:ins>
    </w:p>
    <w:p w14:paraId="546149F6" w14:textId="77777777" w:rsidR="0045436D" w:rsidRPr="0045436D" w:rsidRDefault="0045436D" w:rsidP="0045436D">
      <w:pPr>
        <w:jc w:val="left"/>
        <w:rPr>
          <w:ins w:id="440" w:author="VIKRAMADITYA SINGH (vsingh6)" w:date="2022-11-07T09:22:00Z"/>
          <w:rFonts w:ascii="Times New Roman" w:hAnsi="Times New Roman"/>
          <w:snapToGrid/>
          <w:color w:val="auto"/>
          <w:sz w:val="24"/>
          <w:lang w:val="en-IN" w:eastAsia="en-IN"/>
        </w:rPr>
      </w:pPr>
      <w:ins w:id="441" w:author="VIKRAMADITYA SINGH (vsingh6)" w:date="2022-11-07T09:22:00Z">
        <w:r w:rsidRPr="0045436D">
          <w:rPr>
            <w:rFonts w:ascii="Times New Roman" w:hAnsi="Times New Roman"/>
            <w:snapToGrid/>
            <w:color w:val="auto"/>
            <w:sz w:val="24"/>
            <w:lang w:val="en-IN" w:eastAsia="en-IN"/>
          </w:rPr>
          <w:t>max-applications &lt;number&gt;</w:t>
        </w:r>
      </w:ins>
    </w:p>
    <w:p w14:paraId="335F51F0" w14:textId="77777777" w:rsidR="0045436D" w:rsidRPr="0045436D" w:rsidRDefault="0045436D" w:rsidP="0045436D">
      <w:pPr>
        <w:jc w:val="left"/>
        <w:rPr>
          <w:ins w:id="442" w:author="VIKRAMADITYA SINGH (vsingh6)" w:date="2022-11-07T09:22:00Z"/>
          <w:rFonts w:ascii="Times New Roman" w:hAnsi="Times New Roman"/>
          <w:snapToGrid/>
          <w:color w:val="auto"/>
          <w:sz w:val="24"/>
          <w:lang w:val="en-IN" w:eastAsia="en-IN"/>
        </w:rPr>
      </w:pPr>
      <w:ins w:id="443" w:author="VIKRAMADITYA SINGH (vsingh6)" w:date="2022-11-07T09:22:00Z">
        <w:r w:rsidRPr="0045436D">
          <w:rPr>
            <w:rFonts w:ascii="Times New Roman" w:hAnsi="Times New Roman"/>
            <w:snapToGrid/>
            <w:color w:val="auto"/>
            <w:sz w:val="24"/>
            <w:lang w:val="en-IN" w:eastAsia="en-IN"/>
          </w:rPr>
          <w:t>cookie-validity &lt;mins&gt;</w:t>
        </w:r>
      </w:ins>
    </w:p>
    <w:p w14:paraId="6AD7296B" w14:textId="77777777" w:rsidR="0045436D" w:rsidRPr="0045436D" w:rsidRDefault="0045436D" w:rsidP="0045436D">
      <w:pPr>
        <w:jc w:val="left"/>
        <w:rPr>
          <w:ins w:id="444" w:author="VIKRAMADITYA SINGH (vsingh6)" w:date="2022-11-07T09:22:00Z"/>
          <w:rFonts w:ascii="Times New Roman" w:hAnsi="Times New Roman"/>
          <w:snapToGrid/>
          <w:color w:val="auto"/>
          <w:sz w:val="24"/>
          <w:lang w:val="en-IN" w:eastAsia="en-IN"/>
        </w:rPr>
      </w:pPr>
    </w:p>
    <w:p w14:paraId="5B5CE7C7" w14:textId="77777777" w:rsidR="0045436D" w:rsidRPr="0045436D" w:rsidRDefault="0045436D" w:rsidP="0045436D">
      <w:pPr>
        <w:jc w:val="left"/>
        <w:rPr>
          <w:ins w:id="445" w:author="VIKRAMADITYA SINGH (vsingh6)" w:date="2022-11-07T09:22:00Z"/>
          <w:rFonts w:ascii="Times New Roman" w:hAnsi="Times New Roman"/>
          <w:snapToGrid/>
          <w:color w:val="auto"/>
          <w:sz w:val="24"/>
          <w:lang w:val="en-IN" w:eastAsia="en-IN"/>
        </w:rPr>
      </w:pPr>
      <w:ins w:id="446" w:author="VIKRAMADITYA SINGH (vsingh6)" w:date="2022-11-07T09:22:00Z">
        <w:r w:rsidRPr="0045436D">
          <w:rPr>
            <w:rFonts w:ascii="Times New Roman" w:hAnsi="Times New Roman"/>
            <w:snapToGrid/>
            <w:color w:val="auto"/>
            <w:sz w:val="24"/>
            <w:lang w:val="en-IN" w:eastAsia="en-IN"/>
          </w:rPr>
          <w:t>application-group finance</w:t>
        </w:r>
      </w:ins>
    </w:p>
    <w:p w14:paraId="1634AB84" w14:textId="77777777" w:rsidR="0045436D" w:rsidRPr="0045436D" w:rsidRDefault="0045436D" w:rsidP="0045436D">
      <w:pPr>
        <w:jc w:val="left"/>
        <w:rPr>
          <w:ins w:id="447" w:author="VIKRAMADITYA SINGH (vsingh6)" w:date="2022-11-07T09:22:00Z"/>
          <w:rFonts w:ascii="Times New Roman" w:hAnsi="Times New Roman"/>
          <w:snapToGrid/>
          <w:color w:val="auto"/>
          <w:sz w:val="24"/>
          <w:lang w:val="en-IN" w:eastAsia="en-IN"/>
        </w:rPr>
      </w:pPr>
      <w:ins w:id="448" w:author="VIKRAMADITYA SINGH (vsingh6)" w:date="2022-11-07T09:22:00Z">
        <w:r w:rsidRPr="0045436D">
          <w:rPr>
            <w:rFonts w:ascii="Times New Roman" w:hAnsi="Times New Roman"/>
            <w:snapToGrid/>
            <w:color w:val="auto"/>
            <w:sz w:val="24"/>
            <w:lang w:val="en-IN" w:eastAsia="en-IN"/>
          </w:rPr>
          <w:t>enable</w:t>
        </w:r>
      </w:ins>
    </w:p>
    <w:p w14:paraId="7DA4A1D8" w14:textId="77777777" w:rsidR="0045436D" w:rsidRPr="0045436D" w:rsidRDefault="0045436D" w:rsidP="0045436D">
      <w:pPr>
        <w:jc w:val="left"/>
        <w:rPr>
          <w:ins w:id="449" w:author="VIKRAMADITYA SINGH (vsingh6)" w:date="2022-11-07T09:22:00Z"/>
          <w:rFonts w:ascii="Times New Roman" w:hAnsi="Times New Roman"/>
          <w:snapToGrid/>
          <w:color w:val="auto"/>
          <w:sz w:val="24"/>
          <w:lang w:val="en-IN" w:eastAsia="en-IN"/>
        </w:rPr>
      </w:pPr>
      <w:ins w:id="450" w:author="VIKRAMADITYA SINGH (vsingh6)" w:date="2022-11-07T09:22:00Z">
        <w:r w:rsidRPr="0045436D">
          <w:rPr>
            <w:rFonts w:ascii="Times New Roman" w:hAnsi="Times New Roman"/>
            <w:snapToGrid/>
            <w:color w:val="auto"/>
            <w:sz w:val="24"/>
            <w:lang w:val="en-IN" w:eastAsia="en-IN"/>
          </w:rPr>
          <w:t>idp-entity-id &lt; &gt;</w:t>
        </w:r>
      </w:ins>
    </w:p>
    <w:p w14:paraId="2FE1D2D5" w14:textId="77777777" w:rsidR="0045436D" w:rsidRPr="0045436D" w:rsidRDefault="0045436D" w:rsidP="0045436D">
      <w:pPr>
        <w:jc w:val="left"/>
        <w:rPr>
          <w:ins w:id="451" w:author="VIKRAMADITYA SINGH (vsingh6)" w:date="2022-11-07T09:22:00Z"/>
          <w:rFonts w:ascii="Times New Roman" w:hAnsi="Times New Roman"/>
          <w:snapToGrid/>
          <w:color w:val="auto"/>
          <w:sz w:val="24"/>
          <w:lang w:val="en-IN" w:eastAsia="en-IN"/>
        </w:rPr>
      </w:pPr>
      <w:ins w:id="452" w:author="VIKRAMADITYA SINGH (vsingh6)" w:date="2022-11-07T09:22:00Z">
        <w:r w:rsidRPr="0045436D">
          <w:rPr>
            <w:rFonts w:ascii="Times New Roman" w:hAnsi="Times New Roman"/>
            <w:snapToGrid/>
            <w:color w:val="auto"/>
            <w:sz w:val="24"/>
            <w:lang w:val="en-IN" w:eastAsia="en-IN"/>
          </w:rPr>
          <w:t>idp-sign-in &lt; &gt;</w:t>
        </w:r>
      </w:ins>
    </w:p>
    <w:p w14:paraId="0561F67F" w14:textId="77777777" w:rsidR="0045436D" w:rsidRPr="0045436D" w:rsidRDefault="0045436D" w:rsidP="0045436D">
      <w:pPr>
        <w:jc w:val="left"/>
        <w:rPr>
          <w:ins w:id="453" w:author="VIKRAMADITYA SINGH (vsingh6)" w:date="2022-11-07T09:22:00Z"/>
          <w:rFonts w:ascii="Times New Roman" w:hAnsi="Times New Roman"/>
          <w:snapToGrid/>
          <w:color w:val="auto"/>
          <w:sz w:val="24"/>
          <w:lang w:val="en-IN" w:eastAsia="en-IN"/>
        </w:rPr>
      </w:pPr>
      <w:ins w:id="454" w:author="VIKRAMADITYA SINGH (vsingh6)" w:date="2022-11-07T09:22:00Z">
        <w:r w:rsidRPr="0045436D">
          <w:rPr>
            <w:rFonts w:ascii="Times New Roman" w:hAnsi="Times New Roman"/>
            <w:snapToGrid/>
            <w:color w:val="auto"/>
            <w:sz w:val="24"/>
            <w:lang w:val="en-IN" w:eastAsia="en-IN"/>
          </w:rPr>
          <w:t>trustpoint idp okta</w:t>
        </w:r>
      </w:ins>
    </w:p>
    <w:p w14:paraId="1A3A13B2" w14:textId="77777777" w:rsidR="0045436D" w:rsidRPr="0045436D" w:rsidRDefault="0045436D" w:rsidP="0045436D">
      <w:pPr>
        <w:jc w:val="left"/>
        <w:rPr>
          <w:ins w:id="455" w:author="VIKRAMADITYA SINGH (vsingh6)" w:date="2022-11-07T09:22:00Z"/>
          <w:rFonts w:ascii="Times New Roman" w:hAnsi="Times New Roman"/>
          <w:snapToGrid/>
          <w:color w:val="auto"/>
          <w:sz w:val="24"/>
          <w:lang w:val="en-IN" w:eastAsia="en-IN"/>
        </w:rPr>
      </w:pPr>
      <w:ins w:id="456" w:author="VIKRAMADITYA SINGH (vsingh6)" w:date="2022-11-07T09:22:00Z">
        <w:r w:rsidRPr="0045436D">
          <w:rPr>
            <w:rFonts w:ascii="Times New Roman" w:hAnsi="Times New Roman"/>
            <w:snapToGrid/>
            <w:color w:val="auto"/>
            <w:sz w:val="24"/>
            <w:lang w:val="en-IN" w:eastAsia="en-IN"/>
          </w:rPr>
          <w:t>trustpoint sp asa_saml_sp</w:t>
        </w:r>
      </w:ins>
    </w:p>
    <w:p w14:paraId="411257ED" w14:textId="77777777" w:rsidR="0045436D" w:rsidRPr="0045436D" w:rsidRDefault="0045436D" w:rsidP="0045436D">
      <w:pPr>
        <w:jc w:val="left"/>
        <w:rPr>
          <w:ins w:id="457" w:author="VIKRAMADITYA SINGH (vsingh6)" w:date="2022-11-07T09:22:00Z"/>
          <w:rFonts w:ascii="Times New Roman" w:hAnsi="Times New Roman"/>
          <w:snapToGrid/>
          <w:color w:val="auto"/>
          <w:sz w:val="24"/>
          <w:lang w:val="en-IN" w:eastAsia="en-IN"/>
        </w:rPr>
      </w:pPr>
      <w:ins w:id="458" w:author="VIKRAMADITYA SINGH (vsingh6)" w:date="2022-11-07T09:22:00Z">
        <w:r w:rsidRPr="0045436D">
          <w:rPr>
            <w:rFonts w:ascii="Times New Roman" w:hAnsi="Times New Roman"/>
            <w:snapToGrid/>
            <w:color w:val="auto"/>
            <w:sz w:val="24"/>
            <w:lang w:val="en-IN" w:eastAsia="en-IN"/>
          </w:rPr>
          <w:t>signature rsa-sha256</w:t>
        </w:r>
      </w:ins>
    </w:p>
    <w:p w14:paraId="77C3E4C7" w14:textId="77777777" w:rsidR="0045436D" w:rsidRPr="0045436D" w:rsidRDefault="0045436D" w:rsidP="0045436D">
      <w:pPr>
        <w:jc w:val="left"/>
        <w:rPr>
          <w:ins w:id="459" w:author="VIKRAMADITYA SINGH (vsingh6)" w:date="2022-11-07T09:22:00Z"/>
          <w:rFonts w:ascii="Times New Roman" w:hAnsi="Times New Roman"/>
          <w:snapToGrid/>
          <w:color w:val="auto"/>
          <w:sz w:val="24"/>
          <w:lang w:val="en-IN" w:eastAsia="en-IN"/>
        </w:rPr>
      </w:pPr>
      <w:ins w:id="460" w:author="VIKRAMADITYA SINGH (vsingh6)" w:date="2022-11-07T09:22:00Z">
        <w:r w:rsidRPr="0045436D">
          <w:rPr>
            <w:rFonts w:ascii="Times New Roman" w:hAnsi="Times New Roman"/>
            <w:snapToGrid/>
            <w:color w:val="auto"/>
            <w:sz w:val="24"/>
            <w:lang w:val="en-IN" w:eastAsia="en-IN"/>
          </w:rPr>
          <w:t>log enable</w:t>
        </w:r>
      </w:ins>
    </w:p>
    <w:p w14:paraId="312CA3A6" w14:textId="77777777" w:rsidR="0045436D" w:rsidRPr="0045436D" w:rsidRDefault="0045436D" w:rsidP="0045436D">
      <w:pPr>
        <w:jc w:val="left"/>
        <w:rPr>
          <w:ins w:id="461" w:author="VIKRAMADITYA SINGH (vsingh6)" w:date="2022-11-07T09:22:00Z"/>
          <w:rFonts w:ascii="Times New Roman" w:hAnsi="Times New Roman"/>
          <w:snapToGrid/>
          <w:color w:val="auto"/>
          <w:sz w:val="24"/>
          <w:lang w:val="en-IN" w:eastAsia="en-IN"/>
        </w:rPr>
      </w:pPr>
    </w:p>
    <w:p w14:paraId="188EECCD" w14:textId="77777777" w:rsidR="0045436D" w:rsidRPr="0045436D" w:rsidRDefault="0045436D" w:rsidP="0045436D">
      <w:pPr>
        <w:jc w:val="left"/>
        <w:rPr>
          <w:ins w:id="462" w:author="VIKRAMADITYA SINGH (vsingh6)" w:date="2022-11-07T09:22:00Z"/>
          <w:rFonts w:ascii="Times New Roman" w:hAnsi="Times New Roman"/>
          <w:snapToGrid/>
          <w:color w:val="auto"/>
          <w:sz w:val="24"/>
          <w:lang w:val="en-IN" w:eastAsia="en-IN"/>
        </w:rPr>
      </w:pPr>
      <w:ins w:id="463" w:author="VIKRAMADITYA SINGH (vsingh6)" w:date="2022-11-07T09:22:00Z">
        <w:r w:rsidRPr="0045436D">
          <w:rPr>
            <w:rFonts w:ascii="Times New Roman" w:hAnsi="Times New Roman"/>
            <w:snapToGrid/>
            <w:color w:val="auto"/>
            <w:sz w:val="24"/>
            <w:lang w:val="en-IN" w:eastAsia="en-IN"/>
          </w:rPr>
          <w:t>application benefits.acme.com</w:t>
        </w:r>
      </w:ins>
    </w:p>
    <w:p w14:paraId="3E1F319D" w14:textId="77777777" w:rsidR="0045436D" w:rsidRPr="0045436D" w:rsidRDefault="0045436D" w:rsidP="0045436D">
      <w:pPr>
        <w:jc w:val="left"/>
        <w:rPr>
          <w:ins w:id="464" w:author="VIKRAMADITYA SINGH (vsingh6)" w:date="2022-11-07T09:22:00Z"/>
          <w:rFonts w:ascii="Times New Roman" w:hAnsi="Times New Roman"/>
          <w:snapToGrid/>
          <w:color w:val="auto"/>
          <w:sz w:val="24"/>
          <w:lang w:val="en-IN" w:eastAsia="en-IN"/>
        </w:rPr>
      </w:pPr>
      <w:ins w:id="465" w:author="VIKRAMADITYA SINGH (vsingh6)" w:date="2022-11-07T09:22:00Z">
        <w:r w:rsidRPr="0045436D">
          <w:rPr>
            <w:rFonts w:ascii="Times New Roman" w:hAnsi="Times New Roman"/>
            <w:snapToGrid/>
            <w:color w:val="auto"/>
            <w:sz w:val="24"/>
            <w:lang w:val="en-IN" w:eastAsia="en-IN"/>
          </w:rPr>
          <w:t>application-group finance &lt;&lt;- Optional, if its configured, it inherits group attrs</w:t>
        </w:r>
      </w:ins>
    </w:p>
    <w:p w14:paraId="4DBF3644" w14:textId="77777777" w:rsidR="0045436D" w:rsidRPr="0045436D" w:rsidRDefault="0045436D" w:rsidP="0045436D">
      <w:pPr>
        <w:jc w:val="left"/>
        <w:rPr>
          <w:ins w:id="466" w:author="VIKRAMADITYA SINGH (vsingh6)" w:date="2022-11-07T09:22:00Z"/>
          <w:rFonts w:ascii="Times New Roman" w:hAnsi="Times New Roman"/>
          <w:snapToGrid/>
          <w:color w:val="auto"/>
          <w:sz w:val="24"/>
          <w:lang w:val="en-IN" w:eastAsia="en-IN"/>
        </w:rPr>
      </w:pPr>
      <w:ins w:id="467" w:author="VIKRAMADITYA SINGH (vsingh6)" w:date="2022-11-07T09:22:00Z">
        <w:r w:rsidRPr="0045436D">
          <w:rPr>
            <w:rFonts w:ascii="Times New Roman" w:hAnsi="Times New Roman"/>
            <w:snapToGrid/>
            <w:color w:val="auto"/>
            <w:sz w:val="24"/>
            <w:lang w:val="en-IN" w:eastAsia="en-IN"/>
          </w:rPr>
          <w:t>interface BulkPhysicalNo1</w:t>
        </w:r>
      </w:ins>
    </w:p>
    <w:p w14:paraId="3B91AD90" w14:textId="77777777" w:rsidR="0045436D" w:rsidRPr="0045436D" w:rsidRDefault="0045436D" w:rsidP="0045436D">
      <w:pPr>
        <w:jc w:val="left"/>
        <w:rPr>
          <w:ins w:id="468" w:author="VIKRAMADITYA SINGH (vsingh6)" w:date="2022-11-07T09:22:00Z"/>
          <w:rFonts w:ascii="Times New Roman" w:hAnsi="Times New Roman"/>
          <w:snapToGrid/>
          <w:color w:val="auto"/>
          <w:sz w:val="24"/>
          <w:lang w:val="en-IN" w:eastAsia="en-IN"/>
        </w:rPr>
      </w:pPr>
      <w:ins w:id="469" w:author="VIKRAMADITYA SINGH (vsingh6)" w:date="2022-11-07T09:22:00Z">
        <w:r w:rsidRPr="0045436D">
          <w:rPr>
            <w:rFonts w:ascii="Times New Roman" w:hAnsi="Times New Roman"/>
            <w:snapToGrid/>
            <w:color w:val="auto"/>
            <w:sz w:val="24"/>
            <w:lang w:val="en-IN" w:eastAsia="en-IN"/>
          </w:rPr>
          <w:t>internal-url http://172.16.4.1</w:t>
        </w:r>
      </w:ins>
    </w:p>
    <w:p w14:paraId="5EBC4580" w14:textId="77777777" w:rsidR="0045436D" w:rsidRPr="0045436D" w:rsidRDefault="0045436D" w:rsidP="0045436D">
      <w:pPr>
        <w:jc w:val="left"/>
        <w:rPr>
          <w:ins w:id="470" w:author="VIKRAMADITYA SINGH (vsingh6)" w:date="2022-11-07T09:22:00Z"/>
          <w:rFonts w:ascii="Times New Roman" w:hAnsi="Times New Roman"/>
          <w:snapToGrid/>
          <w:color w:val="auto"/>
          <w:sz w:val="24"/>
          <w:lang w:val="en-IN" w:eastAsia="en-IN"/>
        </w:rPr>
      </w:pPr>
      <w:ins w:id="471" w:author="VIKRAMADITYA SINGH (vsingh6)" w:date="2022-11-07T09:22:00Z">
        <w:r w:rsidRPr="0045436D">
          <w:rPr>
            <w:rFonts w:ascii="Times New Roman" w:hAnsi="Times New Roman"/>
            <w:snapToGrid/>
            <w:color w:val="auto"/>
            <w:sz w:val="24"/>
            <w:lang w:val="en-IN" w:eastAsia="en-IN"/>
          </w:rPr>
          <w:t>external-url https://wiki.acme.com</w:t>
        </w:r>
      </w:ins>
    </w:p>
    <w:p w14:paraId="77C337AF" w14:textId="77777777" w:rsidR="0045436D" w:rsidRPr="0045436D" w:rsidRDefault="0045436D" w:rsidP="0045436D">
      <w:pPr>
        <w:jc w:val="left"/>
        <w:rPr>
          <w:ins w:id="472" w:author="VIKRAMADITYA SINGH (vsingh6)" w:date="2022-11-07T09:22:00Z"/>
          <w:rFonts w:ascii="Times New Roman" w:hAnsi="Times New Roman"/>
          <w:snapToGrid/>
          <w:color w:val="auto"/>
          <w:sz w:val="24"/>
          <w:lang w:val="en-IN" w:eastAsia="en-IN"/>
        </w:rPr>
      </w:pPr>
      <w:ins w:id="473" w:author="VIKRAMADITYA SINGH (vsingh6)" w:date="2022-11-07T09:22:00Z">
        <w:r w:rsidRPr="0045436D">
          <w:rPr>
            <w:rFonts w:ascii="Times New Roman" w:hAnsi="Times New Roman"/>
            <w:snapToGrid/>
            <w:color w:val="auto"/>
            <w:sz w:val="24"/>
            <w:lang w:val="en-IN" w:eastAsia="en-IN"/>
          </w:rPr>
          <w:t>mapped-port 9001</w:t>
        </w:r>
      </w:ins>
    </w:p>
    <w:p w14:paraId="173C1BE7" w14:textId="77777777" w:rsidR="0045436D" w:rsidRPr="0045436D" w:rsidRDefault="0045436D" w:rsidP="0045436D">
      <w:pPr>
        <w:jc w:val="left"/>
        <w:rPr>
          <w:ins w:id="474" w:author="VIKRAMADITYA SINGH (vsingh6)" w:date="2022-11-07T09:22:00Z"/>
          <w:rFonts w:ascii="Times New Roman" w:hAnsi="Times New Roman"/>
          <w:snapToGrid/>
          <w:color w:val="auto"/>
          <w:sz w:val="24"/>
          <w:lang w:val="en-IN" w:eastAsia="en-IN"/>
        </w:rPr>
      </w:pPr>
      <w:ins w:id="475" w:author="VIKRAMADITYA SINGH (vsingh6)" w:date="2022-11-07T09:22:00Z">
        <w:r w:rsidRPr="0045436D">
          <w:rPr>
            <w:rFonts w:ascii="Times New Roman" w:hAnsi="Times New Roman"/>
            <w:snapToGrid/>
            <w:color w:val="auto"/>
            <w:sz w:val="24"/>
            <w:lang w:val="en-IN" w:eastAsia="en-IN"/>
          </w:rPr>
          <w:t>force re-authentication</w:t>
        </w:r>
      </w:ins>
    </w:p>
    <w:p w14:paraId="780732F9" w14:textId="77777777" w:rsidR="0045436D" w:rsidRPr="0045436D" w:rsidRDefault="0045436D" w:rsidP="0045436D">
      <w:pPr>
        <w:jc w:val="left"/>
        <w:rPr>
          <w:ins w:id="476" w:author="VIKRAMADITYA SINGH (vsingh6)" w:date="2022-11-07T09:22:00Z"/>
          <w:rFonts w:ascii="Times New Roman" w:hAnsi="Times New Roman"/>
          <w:snapToGrid/>
          <w:color w:val="auto"/>
          <w:sz w:val="24"/>
          <w:lang w:val="en-IN" w:eastAsia="en-IN"/>
        </w:rPr>
      </w:pPr>
      <w:ins w:id="477" w:author="VIKRAMADITYA SINGH (vsingh6)" w:date="2022-11-07T09:22:00Z">
        <w:r w:rsidRPr="0045436D">
          <w:rPr>
            <w:rFonts w:ascii="Times New Roman" w:hAnsi="Times New Roman"/>
            <w:snapToGrid/>
            <w:color w:val="auto"/>
            <w:sz w:val="24"/>
            <w:lang w:val="en-IN" w:eastAsia="en-IN"/>
          </w:rPr>
          <w:t>idp-entity-id &lt; &gt; &lt;&lt; same as config of group</w:t>
        </w:r>
      </w:ins>
    </w:p>
    <w:p w14:paraId="473B744A" w14:textId="77777777" w:rsidR="0045436D" w:rsidRPr="0045436D" w:rsidRDefault="0045436D" w:rsidP="0045436D">
      <w:pPr>
        <w:jc w:val="left"/>
        <w:rPr>
          <w:ins w:id="478" w:author="VIKRAMADITYA SINGH (vsingh6)" w:date="2022-11-07T09:22:00Z"/>
          <w:rFonts w:ascii="Times New Roman" w:hAnsi="Times New Roman"/>
          <w:snapToGrid/>
          <w:color w:val="auto"/>
          <w:sz w:val="24"/>
          <w:lang w:val="en-IN" w:eastAsia="en-IN"/>
        </w:rPr>
      </w:pPr>
      <w:ins w:id="479" w:author="VIKRAMADITYA SINGH (vsingh6)" w:date="2022-11-07T09:22:00Z">
        <w:r w:rsidRPr="0045436D">
          <w:rPr>
            <w:rFonts w:ascii="Times New Roman" w:hAnsi="Times New Roman"/>
            <w:snapToGrid/>
            <w:color w:val="auto"/>
            <w:sz w:val="24"/>
            <w:lang w:val="en-IN" w:eastAsia="en-IN"/>
          </w:rPr>
          <w:t>idp-sign-in &lt; &gt; &lt;&lt; same as config of group</w:t>
        </w:r>
      </w:ins>
    </w:p>
    <w:p w14:paraId="4EE92235" w14:textId="77777777" w:rsidR="0045436D" w:rsidRPr="0045436D" w:rsidRDefault="0045436D" w:rsidP="0045436D">
      <w:pPr>
        <w:jc w:val="left"/>
        <w:rPr>
          <w:ins w:id="480" w:author="VIKRAMADITYA SINGH (vsingh6)" w:date="2022-11-07T09:22:00Z"/>
          <w:rFonts w:ascii="Times New Roman" w:hAnsi="Times New Roman"/>
          <w:snapToGrid/>
          <w:color w:val="auto"/>
          <w:sz w:val="24"/>
          <w:lang w:val="en-IN" w:eastAsia="en-IN"/>
        </w:rPr>
      </w:pPr>
      <w:ins w:id="481" w:author="VIKRAMADITYA SINGH (vsingh6)" w:date="2022-11-07T09:22:00Z">
        <w:r w:rsidRPr="0045436D">
          <w:rPr>
            <w:rFonts w:ascii="Times New Roman" w:hAnsi="Times New Roman"/>
            <w:snapToGrid/>
            <w:color w:val="auto"/>
            <w:sz w:val="24"/>
            <w:lang w:val="en-IN" w:eastAsia="en-IN"/>
          </w:rPr>
          <w:t>trustpoint idp okta &lt;&lt; same as config of group</w:t>
        </w:r>
      </w:ins>
    </w:p>
    <w:p w14:paraId="60D23799" w14:textId="77777777" w:rsidR="0045436D" w:rsidRPr="0045436D" w:rsidRDefault="0045436D" w:rsidP="0045436D">
      <w:pPr>
        <w:jc w:val="left"/>
        <w:rPr>
          <w:ins w:id="482" w:author="VIKRAMADITYA SINGH (vsingh6)" w:date="2022-11-07T09:22:00Z"/>
          <w:rFonts w:ascii="Times New Roman" w:hAnsi="Times New Roman"/>
          <w:snapToGrid/>
          <w:color w:val="auto"/>
          <w:sz w:val="24"/>
          <w:lang w:val="en-IN" w:eastAsia="en-IN"/>
        </w:rPr>
      </w:pPr>
      <w:ins w:id="483" w:author="VIKRAMADITYA SINGH (vsingh6)" w:date="2022-11-07T09:22:00Z">
        <w:r w:rsidRPr="0045436D">
          <w:rPr>
            <w:rFonts w:ascii="Times New Roman" w:hAnsi="Times New Roman"/>
            <w:snapToGrid/>
            <w:color w:val="auto"/>
            <w:sz w:val="24"/>
            <w:lang w:val="en-IN" w:eastAsia="en-IN"/>
          </w:rPr>
          <w:t>trustpoint sp asa_saml_sp &lt;&lt; same as config of group</w:t>
        </w:r>
      </w:ins>
    </w:p>
    <w:p w14:paraId="7BABDB72" w14:textId="77777777" w:rsidR="0045436D" w:rsidRPr="0045436D" w:rsidRDefault="0045436D" w:rsidP="0045436D">
      <w:pPr>
        <w:jc w:val="left"/>
        <w:rPr>
          <w:ins w:id="484" w:author="VIKRAMADITYA SINGH (vsingh6)" w:date="2022-11-07T09:22:00Z"/>
          <w:rFonts w:ascii="Times New Roman" w:hAnsi="Times New Roman"/>
          <w:snapToGrid/>
          <w:color w:val="auto"/>
          <w:sz w:val="24"/>
          <w:lang w:val="en-IN" w:eastAsia="en-IN"/>
        </w:rPr>
      </w:pPr>
      <w:ins w:id="485" w:author="VIKRAMADITYA SINGH (vsingh6)" w:date="2022-11-07T09:22:00Z">
        <w:r w:rsidRPr="0045436D">
          <w:rPr>
            <w:rFonts w:ascii="Times New Roman" w:hAnsi="Times New Roman"/>
            <w:snapToGrid/>
            <w:color w:val="auto"/>
            <w:sz w:val="24"/>
            <w:lang w:val="en-IN" w:eastAsia="en-IN"/>
          </w:rPr>
          <w:t>signature rsa-sha256 &lt;&lt; same as config of group</w:t>
        </w:r>
      </w:ins>
    </w:p>
    <w:p w14:paraId="0B0E8FB7" w14:textId="77777777" w:rsidR="0045436D" w:rsidRPr="0045436D" w:rsidRDefault="0045436D" w:rsidP="0045436D">
      <w:pPr>
        <w:jc w:val="left"/>
        <w:rPr>
          <w:ins w:id="486" w:author="VIKRAMADITYA SINGH (vsingh6)" w:date="2022-11-07T09:22:00Z"/>
          <w:rFonts w:ascii="Times New Roman" w:hAnsi="Times New Roman"/>
          <w:snapToGrid/>
          <w:color w:val="auto"/>
          <w:sz w:val="24"/>
          <w:lang w:val="en-IN" w:eastAsia="en-IN"/>
        </w:rPr>
      </w:pPr>
      <w:ins w:id="487" w:author="VIKRAMADITYA SINGH (vsingh6)" w:date="2022-11-07T09:22:00Z">
        <w:r w:rsidRPr="0045436D">
          <w:rPr>
            <w:rFonts w:ascii="Times New Roman" w:hAnsi="Times New Roman"/>
            <w:snapToGrid/>
            <w:color w:val="auto"/>
            <w:sz w:val="24"/>
            <w:lang w:val="en-IN" w:eastAsia="en-IN"/>
          </w:rPr>
          <w:t>log enable</w:t>
        </w:r>
      </w:ins>
    </w:p>
    <w:p w14:paraId="07611516" w14:textId="48AC1727" w:rsidR="0045436D" w:rsidRPr="00876AC9" w:rsidRDefault="0045436D" w:rsidP="0045436D">
      <w:ins w:id="488" w:author="VIKRAMADITYA SINGH (vsingh6)" w:date="2022-11-07T09:22:00Z">
        <w:r w:rsidRPr="0045436D">
          <w:rPr>
            <w:rFonts w:ascii="Times New Roman" w:hAnsi="Times New Roman"/>
            <w:snapToGrid/>
            <w:color w:val="auto"/>
            <w:sz w:val="24"/>
            <w:lang w:val="en-IN" w:eastAsia="en-IN"/>
          </w:rPr>
          <w:t>enable</w:t>
        </w:r>
      </w:ins>
    </w:p>
    <w:p w14:paraId="11204C56" w14:textId="557F59D1" w:rsidR="003A3640" w:rsidRDefault="1E612874" w:rsidP="005D7591">
      <w:pPr>
        <w:pStyle w:val="Heading2"/>
      </w:pPr>
      <w:bookmarkStart w:id="489" w:name="_Toc118293486"/>
      <w:bookmarkStart w:id="490" w:name="_Toc142917897"/>
      <w:r>
        <w:lastRenderedPageBreak/>
        <w:t>Configuring through ASDM/FDM</w:t>
      </w:r>
      <w:bookmarkEnd w:id="489"/>
      <w:bookmarkEnd w:id="490"/>
    </w:p>
    <w:p w14:paraId="0A166498" w14:textId="74343503" w:rsidR="000176DA" w:rsidRPr="000176DA" w:rsidRDefault="000176DA" w:rsidP="007608A8">
      <w:r w:rsidRPr="000176DA">
        <w:t>Clientless zero trust configuration will not be supported in either ASDM or FDM.</w:t>
      </w:r>
    </w:p>
    <w:p w14:paraId="1F1D38B7" w14:textId="5F897C78" w:rsidR="003A3640" w:rsidRPr="00702358" w:rsidRDefault="1E612874" w:rsidP="005D7591">
      <w:pPr>
        <w:pStyle w:val="Heading2"/>
      </w:pPr>
      <w:bookmarkStart w:id="491" w:name="_Toc118293487"/>
      <w:bookmarkStart w:id="492" w:name="_Toc142917898"/>
      <w:r>
        <w:t>Rest API Support</w:t>
      </w:r>
      <w:bookmarkEnd w:id="491"/>
      <w:bookmarkEnd w:id="492"/>
    </w:p>
    <w:p w14:paraId="03841F5E" w14:textId="77777777" w:rsidR="00840A94" w:rsidRPr="00E15D0D" w:rsidRDefault="00BA59AF" w:rsidP="007608A8">
      <w:pPr>
        <w:rPr>
          <w:ins w:id="493" w:author="VIKRAMADITYA SINGH (vsingh6)" w:date="2022-11-07T09:26:00Z"/>
          <w:rPrChange w:id="494" w:author="VIKRAMADITYA SINGH (vsingh6)" w:date="2022-11-07T09:26:00Z">
            <w:rPr>
              <w:ins w:id="495" w:author="VIKRAMADITYA SINGH (vsingh6)" w:date="2022-11-07T09:26:00Z"/>
              <w:highlight w:val="yellow"/>
            </w:rPr>
          </w:rPrChange>
        </w:rPr>
      </w:pPr>
      <w:ins w:id="496" w:author="VIKRAMADITYA SINGH (vsingh6)" w:date="2022-11-07T09:23:00Z">
        <w:r w:rsidRPr="00E15D0D">
          <w:rPr>
            <w:rPrChange w:id="497" w:author="VIKRAMADITYA SINGH (vsingh6)" w:date="2022-11-07T09:26:00Z">
              <w:rPr>
                <w:highlight w:val="yellow"/>
              </w:rPr>
            </w:rPrChange>
          </w:rPr>
          <w:t>The ZTNA</w:t>
        </w:r>
      </w:ins>
      <w:ins w:id="498" w:author="VIKRAMADITYA SINGH (vsingh6)" w:date="2022-11-07T09:25:00Z">
        <w:r w:rsidR="00840A94" w:rsidRPr="00E15D0D">
          <w:rPr>
            <w:rPrChange w:id="499" w:author="VIKRAMADITYA SINGH (vsingh6)" w:date="2022-11-07T09:26:00Z">
              <w:rPr>
                <w:highlight w:val="yellow"/>
              </w:rPr>
            </w:rPrChange>
          </w:rPr>
          <w:t xml:space="preserve"> policy</w:t>
        </w:r>
      </w:ins>
      <w:ins w:id="500" w:author="VIKRAMADITYA SINGH (vsingh6)" w:date="2022-11-07T09:23:00Z">
        <w:r w:rsidRPr="00E15D0D">
          <w:rPr>
            <w:rPrChange w:id="501" w:author="VIKRAMADITYA SINGH (vsingh6)" w:date="2022-11-07T09:26:00Z">
              <w:rPr>
                <w:highlight w:val="yellow"/>
              </w:rPr>
            </w:rPrChange>
          </w:rPr>
          <w:t xml:space="preserve"> can be configured through the rest API</w:t>
        </w:r>
      </w:ins>
      <w:ins w:id="502" w:author="VIKRAMADITYA SINGH (vsingh6)" w:date="2022-11-07T09:25:00Z">
        <w:r w:rsidR="00840A94" w:rsidRPr="00E15D0D">
          <w:rPr>
            <w:rPrChange w:id="503" w:author="VIKRAMADITYA SINGH (vsingh6)" w:date="2022-11-07T09:26:00Z">
              <w:rPr>
                <w:highlight w:val="yellow"/>
              </w:rPr>
            </w:rPrChange>
          </w:rPr>
          <w:t xml:space="preserve"> with t</w:t>
        </w:r>
      </w:ins>
      <w:ins w:id="504" w:author="VIKRAMADITYA SINGH (vsingh6)" w:date="2022-11-07T09:26:00Z">
        <w:r w:rsidR="00840A94" w:rsidRPr="00E15D0D">
          <w:rPr>
            <w:rPrChange w:id="505" w:author="VIKRAMADITYA SINGH (vsingh6)" w:date="2022-11-07T09:26:00Z">
              <w:rPr>
                <w:highlight w:val="yellow"/>
              </w:rPr>
            </w:rPrChange>
          </w:rPr>
          <w:t>he help of API’s listed under policy section.</w:t>
        </w:r>
      </w:ins>
    </w:p>
    <w:p w14:paraId="36B358D2" w14:textId="53C85805" w:rsidR="009E52EF" w:rsidRDefault="001C2818" w:rsidP="007608A8">
      <w:pPr>
        <w:rPr>
          <w:ins w:id="506" w:author="VIKRAMADITYA SINGH (vsingh6)" w:date="2022-11-07T09:27:00Z"/>
        </w:rPr>
      </w:pPr>
      <w:del w:id="507" w:author="VIKRAMADITYA SINGH (vsingh6)" w:date="2022-11-07T09:23:00Z">
        <w:r w:rsidRPr="00876AC9" w:rsidDel="00BA59AF">
          <w:rPr>
            <w:highlight w:val="yellow"/>
          </w:rPr>
          <w:delText>[To Be Filled In By FMC Team]</w:delText>
        </w:r>
      </w:del>
    </w:p>
    <w:p w14:paraId="70E285B3" w14:textId="7424D424" w:rsidR="00CA5A11" w:rsidRPr="00CA5A11" w:rsidRDefault="00CA5A11" w:rsidP="00CA5A11">
      <w:pPr>
        <w:jc w:val="left"/>
        <w:rPr>
          <w:ins w:id="508" w:author="VIKRAMADITYA SINGH (vsingh6)" w:date="2022-11-07T09:31:00Z"/>
          <w:rFonts w:cs="Arial"/>
          <w:snapToGrid/>
          <w:color w:val="3B4151"/>
          <w:sz w:val="18"/>
          <w:szCs w:val="18"/>
          <w:shd w:val="clear" w:color="auto" w:fill="FAFAFA"/>
          <w:lang w:val="en-IN" w:eastAsia="en-IN"/>
          <w:rPrChange w:id="509" w:author="VIKRAMADITYA SINGH (vsingh6)" w:date="2022-11-07T09:31:00Z">
            <w:rPr>
              <w:ins w:id="510" w:author="VIKRAMADITYA SINGH (vsingh6)" w:date="2022-11-07T09:31:00Z"/>
              <w:rFonts w:cs="Arial"/>
              <w:snapToGrid/>
              <w:color w:val="3B4151"/>
              <w:sz w:val="27"/>
              <w:szCs w:val="27"/>
              <w:shd w:val="clear" w:color="auto" w:fill="FAFAFA"/>
              <w:lang w:val="en-IN" w:eastAsia="en-IN"/>
            </w:rPr>
          </w:rPrChange>
        </w:rPr>
      </w:pPr>
      <w:ins w:id="511" w:author="VIKRAMADITYA SINGH (vsingh6)" w:date="2022-11-07T09:31:00Z">
        <w:r w:rsidRPr="00CA5A11">
          <w:rPr>
            <w:rFonts w:cs="Arial"/>
            <w:b/>
            <w:bCs/>
            <w:snapToGrid/>
            <w:color w:val="FFFFFF"/>
            <w:sz w:val="18"/>
            <w:szCs w:val="18"/>
            <w:shd w:val="clear" w:color="auto" w:fill="61AFFE"/>
            <w:lang w:val="en-IN" w:eastAsia="en-IN"/>
            <w:rPrChange w:id="512" w:author="VIKRAMADITYA SINGH (vsingh6)" w:date="2022-11-07T09:31:00Z">
              <w:rPr>
                <w:rFonts w:cs="Arial"/>
                <w:b/>
                <w:bCs/>
                <w:snapToGrid/>
                <w:color w:val="FFFFFF"/>
                <w:sz w:val="21"/>
                <w:szCs w:val="21"/>
                <w:shd w:val="clear" w:color="auto" w:fill="61AFFE"/>
                <w:lang w:val="en-IN" w:eastAsia="en-IN"/>
              </w:rPr>
            </w:rPrChange>
          </w:rPr>
          <w:t>GET</w:t>
        </w:r>
        <w:r w:rsidRPr="00CA5A11">
          <w:rPr>
            <w:rFonts w:ascii="Cambria Math" w:hAnsi="Cambria Math" w:cs="Cambria Math"/>
            <w:b/>
            <w:bCs/>
            <w:snapToGrid/>
            <w:color w:val="3B4151"/>
            <w:sz w:val="18"/>
            <w:szCs w:val="18"/>
            <w:shd w:val="clear" w:color="auto" w:fill="FAFAFA"/>
            <w:lang w:val="en-IN" w:eastAsia="en-IN"/>
            <w:rPrChange w:id="513"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14"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51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16"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51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18"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51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20"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521"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22"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523"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24"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52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26"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527" w:author="VIKRAMADITYA SINGH (vsingh6)" w:date="2022-11-07T09:31:00Z">
        <w:r w:rsidRPr="00CA5A11">
          <w:rPr>
            <w:rFonts w:ascii="Courier New" w:hAnsi="Courier New" w:cs="Courier New"/>
            <w:b/>
            <w:bCs/>
            <w:snapToGrid/>
            <w:color w:val="3B4151"/>
            <w:sz w:val="18"/>
            <w:szCs w:val="18"/>
            <w:shd w:val="clear" w:color="auto" w:fill="FAFAFA"/>
            <w:lang w:val="en-IN" w:eastAsia="en-IN"/>
            <w:rPrChange w:id="528"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00CA5A11">
          <w:rPr>
            <w:rFonts w:ascii="Cambria Math" w:hAnsi="Cambria Math" w:cs="Cambria Math"/>
            <w:b/>
            <w:bCs/>
            <w:snapToGrid/>
            <w:color w:val="3B4151"/>
            <w:sz w:val="18"/>
            <w:szCs w:val="18"/>
            <w:shd w:val="clear" w:color="auto" w:fill="FAFAFA"/>
            <w:lang w:val="en-IN" w:eastAsia="en-IN"/>
            <w:rPrChange w:id="52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30" w:author="VIKRAMADITYA SINGH (vsingh6)" w:date="2022-11-07T09:31:00Z">
              <w:rPr>
                <w:rFonts w:ascii="Courier New" w:hAnsi="Courier New" w:cs="Courier New"/>
                <w:b/>
                <w:bCs/>
                <w:snapToGrid/>
                <w:color w:val="3B4151"/>
                <w:sz w:val="24"/>
                <w:shd w:val="clear" w:color="auto" w:fill="FAFAFA"/>
                <w:lang w:val="en-IN" w:eastAsia="en-IN"/>
              </w:rPr>
            </w:rPrChange>
          </w:rPr>
          <w:t>/{objectId}</w:t>
        </w:r>
      </w:ins>
    </w:p>
    <w:p w14:paraId="3D300E0D" w14:textId="31204E90" w:rsidR="00CA5A11" w:rsidRPr="00CA5A11" w:rsidRDefault="00CA5A11" w:rsidP="00CA5A11">
      <w:pPr>
        <w:jc w:val="left"/>
        <w:rPr>
          <w:ins w:id="531" w:author="VIKRAMADITYA SINGH (vsingh6)" w:date="2022-11-07T09:31:00Z"/>
          <w:rFonts w:cs="Arial"/>
          <w:snapToGrid/>
          <w:color w:val="3B4151"/>
          <w:sz w:val="18"/>
          <w:szCs w:val="18"/>
          <w:shd w:val="clear" w:color="auto" w:fill="FAFAFA"/>
          <w:lang w:val="en-IN" w:eastAsia="en-IN"/>
          <w:rPrChange w:id="532" w:author="VIKRAMADITYA SINGH (vsingh6)" w:date="2022-11-07T09:31:00Z">
            <w:rPr>
              <w:ins w:id="533" w:author="VIKRAMADITYA SINGH (vsingh6)" w:date="2022-11-07T09:31:00Z"/>
              <w:rFonts w:cs="Arial"/>
              <w:snapToGrid/>
              <w:color w:val="3B4151"/>
              <w:sz w:val="27"/>
              <w:szCs w:val="27"/>
              <w:shd w:val="clear" w:color="auto" w:fill="FAFAFA"/>
              <w:lang w:val="en-IN" w:eastAsia="en-IN"/>
            </w:rPr>
          </w:rPrChange>
        </w:rPr>
      </w:pPr>
      <w:ins w:id="534" w:author="VIKRAMADITYA SINGH (vsingh6)" w:date="2022-11-07T09:31:00Z">
        <w:r w:rsidRPr="00CA5A11">
          <w:rPr>
            <w:rFonts w:cs="Arial"/>
            <w:b/>
            <w:bCs/>
            <w:snapToGrid/>
            <w:color w:val="FFFFFF"/>
            <w:sz w:val="18"/>
            <w:szCs w:val="18"/>
            <w:shd w:val="clear" w:color="auto" w:fill="FCA130"/>
            <w:lang w:val="en-IN" w:eastAsia="en-IN"/>
            <w:rPrChange w:id="535" w:author="VIKRAMADITYA SINGH (vsingh6)" w:date="2022-11-07T09:31:00Z">
              <w:rPr>
                <w:rFonts w:cs="Arial"/>
                <w:b/>
                <w:bCs/>
                <w:snapToGrid/>
                <w:color w:val="FFFFFF"/>
                <w:sz w:val="21"/>
                <w:szCs w:val="21"/>
                <w:shd w:val="clear" w:color="auto" w:fill="FCA130"/>
                <w:lang w:val="en-IN" w:eastAsia="en-IN"/>
              </w:rPr>
            </w:rPrChange>
          </w:rPr>
          <w:t>PUT</w:t>
        </w:r>
        <w:r w:rsidRPr="00CA5A11">
          <w:rPr>
            <w:rFonts w:ascii="Cambria Math" w:hAnsi="Cambria Math" w:cs="Cambria Math"/>
            <w:b/>
            <w:bCs/>
            <w:snapToGrid/>
            <w:color w:val="3B4151"/>
            <w:sz w:val="18"/>
            <w:szCs w:val="18"/>
            <w:shd w:val="clear" w:color="auto" w:fill="FAFAFA"/>
            <w:lang w:val="en-IN" w:eastAsia="en-IN"/>
            <w:rPrChange w:id="53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37"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53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39"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540"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41"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54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43"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54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45"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54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47"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54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49"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550"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551"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552"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00CA5A11">
          <w:rPr>
            <w:rFonts w:ascii="Courier New" w:hAnsi="Courier New" w:cs="Courier New"/>
            <w:b/>
            <w:bCs/>
            <w:snapToGrid/>
            <w:color w:val="3B4151"/>
            <w:sz w:val="18"/>
            <w:szCs w:val="18"/>
            <w:shd w:val="clear" w:color="auto" w:fill="FAFAFA"/>
            <w:lang w:val="en-IN" w:eastAsia="en-IN"/>
            <w:rPrChange w:id="553" w:author="VIKRAMADITYA SINGH (vsingh6)" w:date="2022-11-07T09:31:00Z">
              <w:rPr>
                <w:rFonts w:ascii="Courier New" w:hAnsi="Courier New" w:cs="Courier New"/>
                <w:b/>
                <w:bCs/>
                <w:snapToGrid/>
                <w:color w:val="3B4151"/>
                <w:sz w:val="24"/>
                <w:shd w:val="clear" w:color="auto" w:fill="FAFAFA"/>
                <w:lang w:val="en-IN" w:eastAsia="en-IN"/>
              </w:rPr>
            </w:rPrChange>
          </w:rPr>
          <w:t>/{objectId}</w:t>
        </w:r>
      </w:ins>
    </w:p>
    <w:p w14:paraId="7797E375" w14:textId="58F65C58" w:rsidR="00CA5A11" w:rsidRPr="00CA5A11" w:rsidRDefault="00CA5A11" w:rsidP="00CA5A11">
      <w:pPr>
        <w:jc w:val="left"/>
        <w:rPr>
          <w:ins w:id="554" w:author="VIKRAMADITYA SINGH (vsingh6)" w:date="2022-11-07T09:31:00Z"/>
          <w:rFonts w:cs="Arial"/>
          <w:snapToGrid/>
          <w:color w:val="3B4151"/>
          <w:sz w:val="18"/>
          <w:szCs w:val="18"/>
          <w:shd w:val="clear" w:color="auto" w:fill="FAFAFA"/>
          <w:lang w:val="en-IN" w:eastAsia="en-IN"/>
          <w:rPrChange w:id="555" w:author="VIKRAMADITYA SINGH (vsingh6)" w:date="2022-11-07T09:31:00Z">
            <w:rPr>
              <w:ins w:id="556" w:author="VIKRAMADITYA SINGH (vsingh6)" w:date="2022-11-07T09:31:00Z"/>
              <w:rFonts w:cs="Arial"/>
              <w:snapToGrid/>
              <w:color w:val="3B4151"/>
              <w:sz w:val="27"/>
              <w:szCs w:val="27"/>
              <w:shd w:val="clear" w:color="auto" w:fill="FAFAFA"/>
              <w:lang w:val="en-IN" w:eastAsia="en-IN"/>
            </w:rPr>
          </w:rPrChange>
        </w:rPr>
      </w:pPr>
      <w:ins w:id="557" w:author="VIKRAMADITYA SINGH (vsingh6)" w:date="2022-11-07T09:31:00Z">
        <w:r w:rsidRPr="00CA5A11">
          <w:rPr>
            <w:rFonts w:cs="Arial"/>
            <w:b/>
            <w:bCs/>
            <w:snapToGrid/>
            <w:color w:val="FFFFFF"/>
            <w:sz w:val="18"/>
            <w:szCs w:val="18"/>
            <w:shd w:val="clear" w:color="auto" w:fill="F93E3E"/>
            <w:lang w:val="en-IN" w:eastAsia="en-IN"/>
            <w:rPrChange w:id="558" w:author="VIKRAMADITYA SINGH (vsingh6)" w:date="2022-11-07T09:31:00Z">
              <w:rPr>
                <w:rFonts w:cs="Arial"/>
                <w:b/>
                <w:bCs/>
                <w:snapToGrid/>
                <w:color w:val="FFFFFF"/>
                <w:sz w:val="21"/>
                <w:szCs w:val="21"/>
                <w:shd w:val="clear" w:color="auto" w:fill="F93E3E"/>
                <w:lang w:val="en-IN" w:eastAsia="en-IN"/>
              </w:rPr>
            </w:rPrChange>
          </w:rPr>
          <w:t>DELETE</w:t>
        </w:r>
        <w:r w:rsidRPr="00CA5A11">
          <w:rPr>
            <w:rFonts w:ascii="Cambria Math" w:hAnsi="Cambria Math" w:cs="Cambria Math"/>
            <w:b/>
            <w:bCs/>
            <w:snapToGrid/>
            <w:color w:val="3B4151"/>
            <w:sz w:val="18"/>
            <w:szCs w:val="18"/>
            <w:shd w:val="clear" w:color="auto" w:fill="FAFAFA"/>
            <w:lang w:val="en-IN" w:eastAsia="en-IN"/>
            <w:rPrChange w:id="55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60"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561"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62"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563"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64"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56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66"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56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68"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56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70"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571"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72"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573"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574"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575"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00CA5A11">
          <w:rPr>
            <w:rFonts w:ascii="Courier New" w:hAnsi="Courier New" w:cs="Courier New"/>
            <w:b/>
            <w:bCs/>
            <w:snapToGrid/>
            <w:color w:val="3B4151"/>
            <w:sz w:val="18"/>
            <w:szCs w:val="18"/>
            <w:shd w:val="clear" w:color="auto" w:fill="FAFAFA"/>
            <w:lang w:val="en-IN" w:eastAsia="en-IN"/>
            <w:rPrChange w:id="576" w:author="VIKRAMADITYA SINGH (vsingh6)" w:date="2022-11-07T09:31:00Z">
              <w:rPr>
                <w:rFonts w:ascii="Courier New" w:hAnsi="Courier New" w:cs="Courier New"/>
                <w:b/>
                <w:bCs/>
                <w:snapToGrid/>
                <w:color w:val="3B4151"/>
                <w:sz w:val="24"/>
                <w:shd w:val="clear" w:color="auto" w:fill="FAFAFA"/>
                <w:lang w:val="en-IN" w:eastAsia="en-IN"/>
              </w:rPr>
            </w:rPrChange>
          </w:rPr>
          <w:t>/{objectId}</w:t>
        </w:r>
      </w:ins>
    </w:p>
    <w:p w14:paraId="18FDFE6F" w14:textId="3B6814AD" w:rsidR="00CA5A11" w:rsidRPr="00CA5A11" w:rsidRDefault="00CA5A11" w:rsidP="00CA5A11">
      <w:pPr>
        <w:jc w:val="left"/>
        <w:rPr>
          <w:ins w:id="577" w:author="VIKRAMADITYA SINGH (vsingh6)" w:date="2022-11-07T09:31:00Z"/>
          <w:rFonts w:cs="Arial"/>
          <w:snapToGrid/>
          <w:color w:val="3B4151"/>
          <w:sz w:val="18"/>
          <w:szCs w:val="18"/>
          <w:shd w:val="clear" w:color="auto" w:fill="FAFAFA"/>
          <w:lang w:val="en-IN" w:eastAsia="en-IN"/>
          <w:rPrChange w:id="578" w:author="VIKRAMADITYA SINGH (vsingh6)" w:date="2022-11-07T09:31:00Z">
            <w:rPr>
              <w:ins w:id="579" w:author="VIKRAMADITYA SINGH (vsingh6)" w:date="2022-11-07T09:31:00Z"/>
              <w:rFonts w:cs="Arial"/>
              <w:snapToGrid/>
              <w:color w:val="3B4151"/>
              <w:sz w:val="27"/>
              <w:szCs w:val="27"/>
              <w:shd w:val="clear" w:color="auto" w:fill="FAFAFA"/>
              <w:lang w:val="en-IN" w:eastAsia="en-IN"/>
            </w:rPr>
          </w:rPrChange>
        </w:rPr>
      </w:pPr>
      <w:ins w:id="580" w:author="VIKRAMADITYA SINGH (vsingh6)" w:date="2022-11-07T09:31:00Z">
        <w:r w:rsidRPr="00CA5A11">
          <w:rPr>
            <w:rFonts w:cs="Arial"/>
            <w:b/>
            <w:bCs/>
            <w:snapToGrid/>
            <w:color w:val="FFFFFF"/>
            <w:sz w:val="18"/>
            <w:szCs w:val="18"/>
            <w:shd w:val="clear" w:color="auto" w:fill="61AFFE"/>
            <w:lang w:val="en-IN" w:eastAsia="en-IN"/>
            <w:rPrChange w:id="581" w:author="VIKRAMADITYA SINGH (vsingh6)" w:date="2022-11-07T09:31:00Z">
              <w:rPr>
                <w:rFonts w:cs="Arial"/>
                <w:b/>
                <w:bCs/>
                <w:snapToGrid/>
                <w:color w:val="FFFFFF"/>
                <w:sz w:val="21"/>
                <w:szCs w:val="21"/>
                <w:shd w:val="clear" w:color="auto" w:fill="61AFFE"/>
                <w:lang w:val="en-IN" w:eastAsia="en-IN"/>
              </w:rPr>
            </w:rPrChange>
          </w:rPr>
          <w:t>GET</w:t>
        </w:r>
        <w:r w:rsidRPr="00CA5A11">
          <w:rPr>
            <w:rFonts w:ascii="Cambria Math" w:hAnsi="Cambria Math" w:cs="Cambria Math"/>
            <w:b/>
            <w:bCs/>
            <w:snapToGrid/>
            <w:color w:val="3B4151"/>
            <w:sz w:val="18"/>
            <w:szCs w:val="18"/>
            <w:shd w:val="clear" w:color="auto" w:fill="FAFAFA"/>
            <w:lang w:val="en-IN" w:eastAsia="en-IN"/>
            <w:rPrChange w:id="58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83"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58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85"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58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87"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58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89"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590"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91"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59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93"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59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595"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596"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597"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598" w:author="VIKRAMADITYA SINGH (vsingh6)" w:date="2022-11-07T09:31:00Z">
              <w:rPr>
                <w:rFonts w:ascii="Courier New" w:hAnsi="Courier New" w:cs="Courier New"/>
                <w:b/>
                <w:bCs/>
                <w:snapToGrid/>
                <w:color w:val="3B4151"/>
                <w:sz w:val="24"/>
                <w:shd w:val="clear" w:color="auto" w:fill="FAFAFA"/>
                <w:lang w:val="en-IN" w:eastAsia="en-IN"/>
              </w:rPr>
            </w:rPrChange>
          </w:rPr>
          <w:t>policies</w:t>
        </w:r>
      </w:ins>
    </w:p>
    <w:p w14:paraId="6316B6C6" w14:textId="6BC91DB9" w:rsidR="00CA5A11" w:rsidRPr="00CA5A11" w:rsidRDefault="00CA5A11" w:rsidP="00CA5A11">
      <w:pPr>
        <w:jc w:val="left"/>
        <w:rPr>
          <w:ins w:id="599" w:author="VIKRAMADITYA SINGH (vsingh6)" w:date="2022-11-07T09:31:00Z"/>
          <w:rFonts w:cs="Arial"/>
          <w:snapToGrid/>
          <w:color w:val="3B4151"/>
          <w:sz w:val="18"/>
          <w:szCs w:val="18"/>
          <w:shd w:val="clear" w:color="auto" w:fill="FAFAFA"/>
          <w:lang w:val="en-IN" w:eastAsia="en-IN"/>
          <w:rPrChange w:id="600" w:author="VIKRAMADITYA SINGH (vsingh6)" w:date="2022-11-07T09:31:00Z">
            <w:rPr>
              <w:ins w:id="601" w:author="VIKRAMADITYA SINGH (vsingh6)" w:date="2022-11-07T09:31:00Z"/>
              <w:rFonts w:cs="Arial"/>
              <w:snapToGrid/>
              <w:color w:val="3B4151"/>
              <w:sz w:val="27"/>
              <w:szCs w:val="27"/>
              <w:shd w:val="clear" w:color="auto" w:fill="FAFAFA"/>
              <w:lang w:val="en-IN" w:eastAsia="en-IN"/>
            </w:rPr>
          </w:rPrChange>
        </w:rPr>
      </w:pPr>
      <w:ins w:id="602" w:author="VIKRAMADITYA SINGH (vsingh6)" w:date="2022-11-07T09:31:00Z">
        <w:r w:rsidRPr="00CA5A11">
          <w:rPr>
            <w:rFonts w:cs="Arial"/>
            <w:b/>
            <w:bCs/>
            <w:snapToGrid/>
            <w:color w:val="FFFFFF"/>
            <w:sz w:val="18"/>
            <w:szCs w:val="18"/>
            <w:shd w:val="clear" w:color="auto" w:fill="49CC90"/>
            <w:lang w:val="en-IN" w:eastAsia="en-IN"/>
            <w:rPrChange w:id="603" w:author="VIKRAMADITYA SINGH (vsingh6)" w:date="2022-11-07T09:31:00Z">
              <w:rPr>
                <w:rFonts w:cs="Arial"/>
                <w:b/>
                <w:bCs/>
                <w:snapToGrid/>
                <w:color w:val="FFFFFF"/>
                <w:sz w:val="21"/>
                <w:szCs w:val="21"/>
                <w:shd w:val="clear" w:color="auto" w:fill="49CC90"/>
                <w:lang w:val="en-IN" w:eastAsia="en-IN"/>
              </w:rPr>
            </w:rPrChange>
          </w:rPr>
          <w:t>POST</w:t>
        </w:r>
        <w:r w:rsidRPr="00CA5A11">
          <w:rPr>
            <w:rFonts w:ascii="Cambria Math" w:hAnsi="Cambria Math" w:cs="Cambria Math"/>
            <w:b/>
            <w:bCs/>
            <w:snapToGrid/>
            <w:color w:val="3B4151"/>
            <w:sz w:val="18"/>
            <w:szCs w:val="18"/>
            <w:shd w:val="clear" w:color="auto" w:fill="FAFAFA"/>
            <w:lang w:val="en-IN" w:eastAsia="en-IN"/>
            <w:rPrChange w:id="60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05"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60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07"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60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09"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610"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11"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61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13"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61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15"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61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17"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618"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619"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620" w:author="VIKRAMADITYA SINGH (vsingh6)" w:date="2022-11-07T09:31:00Z">
              <w:rPr>
                <w:rFonts w:ascii="Courier New" w:hAnsi="Courier New" w:cs="Courier New"/>
                <w:b/>
                <w:bCs/>
                <w:snapToGrid/>
                <w:color w:val="3B4151"/>
                <w:sz w:val="24"/>
                <w:shd w:val="clear" w:color="auto" w:fill="FAFAFA"/>
                <w:lang w:val="en-IN" w:eastAsia="en-IN"/>
              </w:rPr>
            </w:rPrChange>
          </w:rPr>
          <w:t>policies</w:t>
        </w:r>
      </w:ins>
    </w:p>
    <w:p w14:paraId="796EAA96" w14:textId="20B41F90" w:rsidR="00CA5A11" w:rsidRPr="00CA5A11" w:rsidRDefault="00CA5A11" w:rsidP="00CA5A11">
      <w:pPr>
        <w:jc w:val="left"/>
        <w:rPr>
          <w:ins w:id="621" w:author="VIKRAMADITYA SINGH (vsingh6)" w:date="2022-11-07T09:31:00Z"/>
          <w:rFonts w:cs="Arial"/>
          <w:snapToGrid/>
          <w:color w:val="3B4151"/>
          <w:sz w:val="18"/>
          <w:szCs w:val="18"/>
          <w:shd w:val="clear" w:color="auto" w:fill="FAFAFA"/>
          <w:lang w:val="en-IN" w:eastAsia="en-IN"/>
          <w:rPrChange w:id="622" w:author="VIKRAMADITYA SINGH (vsingh6)" w:date="2022-11-07T09:31:00Z">
            <w:rPr>
              <w:ins w:id="623" w:author="VIKRAMADITYA SINGH (vsingh6)" w:date="2022-11-07T09:31:00Z"/>
              <w:rFonts w:cs="Arial"/>
              <w:snapToGrid/>
              <w:color w:val="3B4151"/>
              <w:sz w:val="27"/>
              <w:szCs w:val="27"/>
              <w:shd w:val="clear" w:color="auto" w:fill="FAFAFA"/>
              <w:lang w:val="en-IN" w:eastAsia="en-IN"/>
            </w:rPr>
          </w:rPrChange>
        </w:rPr>
      </w:pPr>
      <w:ins w:id="624" w:author="VIKRAMADITYA SINGH (vsingh6)" w:date="2022-11-07T09:31:00Z">
        <w:r w:rsidRPr="00CA5A11">
          <w:rPr>
            <w:rFonts w:cs="Arial"/>
            <w:b/>
            <w:bCs/>
            <w:snapToGrid/>
            <w:color w:val="FFFFFF"/>
            <w:sz w:val="18"/>
            <w:szCs w:val="18"/>
            <w:shd w:val="clear" w:color="auto" w:fill="61AFFE"/>
            <w:lang w:val="en-IN" w:eastAsia="en-IN"/>
            <w:rPrChange w:id="625" w:author="VIKRAMADITYA SINGH (vsingh6)" w:date="2022-11-07T09:31:00Z">
              <w:rPr>
                <w:rFonts w:cs="Arial"/>
                <w:b/>
                <w:bCs/>
                <w:snapToGrid/>
                <w:color w:val="FFFFFF"/>
                <w:sz w:val="21"/>
                <w:szCs w:val="21"/>
                <w:shd w:val="clear" w:color="auto" w:fill="61AFFE"/>
                <w:lang w:val="en-IN" w:eastAsia="en-IN"/>
              </w:rPr>
            </w:rPrChange>
          </w:rPr>
          <w:t>GET</w:t>
        </w:r>
        <w:r w:rsidRPr="00CA5A11">
          <w:rPr>
            <w:rFonts w:ascii="Cambria Math" w:hAnsi="Cambria Math" w:cs="Cambria Math"/>
            <w:b/>
            <w:bCs/>
            <w:snapToGrid/>
            <w:color w:val="3B4151"/>
            <w:sz w:val="18"/>
            <w:szCs w:val="18"/>
            <w:shd w:val="clear" w:color="auto" w:fill="FAFAFA"/>
            <w:lang w:val="en-IN" w:eastAsia="en-IN"/>
            <w:rPrChange w:id="62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27"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62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29"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630"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31"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63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33"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63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35"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63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37"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63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39"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640"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641"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642"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00CA5A11">
          <w:rPr>
            <w:rFonts w:ascii="Courier New" w:hAnsi="Courier New" w:cs="Courier New"/>
            <w:b/>
            <w:bCs/>
            <w:snapToGrid/>
            <w:color w:val="3B4151"/>
            <w:sz w:val="18"/>
            <w:szCs w:val="18"/>
            <w:shd w:val="clear" w:color="auto" w:fill="FAFAFA"/>
            <w:lang w:val="en-IN" w:eastAsia="en-IN"/>
            <w:rPrChange w:id="643" w:author="VIKRAMADITYA SINGH (vsingh6)" w:date="2022-11-07T09:31:00Z">
              <w:rPr>
                <w:rFonts w:ascii="Courier New" w:hAnsi="Courier New" w:cs="Courier New"/>
                <w:b/>
                <w:bCs/>
                <w:snapToGrid/>
                <w:color w:val="3B4151"/>
                <w:sz w:val="24"/>
                <w:shd w:val="clear" w:color="auto" w:fill="FAFAFA"/>
                <w:lang w:val="en-IN" w:eastAsia="en-IN"/>
              </w:rPr>
            </w:rPrChange>
          </w:rPr>
          <w:t>/applications</w:t>
        </w:r>
        <w:r w:rsidRPr="00CA5A11">
          <w:rPr>
            <w:rFonts w:ascii="Cambria Math" w:hAnsi="Cambria Math" w:cs="Cambria Math"/>
            <w:b/>
            <w:bCs/>
            <w:snapToGrid/>
            <w:color w:val="3B4151"/>
            <w:sz w:val="18"/>
            <w:szCs w:val="18"/>
            <w:shd w:val="clear" w:color="auto" w:fill="FAFAFA"/>
            <w:lang w:val="en-IN" w:eastAsia="en-IN"/>
            <w:rPrChange w:id="64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45" w:author="VIKRAMADITYA SINGH (vsingh6)" w:date="2022-11-07T09:31:00Z">
              <w:rPr>
                <w:rFonts w:ascii="Courier New" w:hAnsi="Courier New" w:cs="Courier New"/>
                <w:b/>
                <w:bCs/>
                <w:snapToGrid/>
                <w:color w:val="3B4151"/>
                <w:sz w:val="24"/>
                <w:shd w:val="clear" w:color="auto" w:fill="FAFAFA"/>
                <w:lang w:val="en-IN" w:eastAsia="en-IN"/>
              </w:rPr>
            </w:rPrChange>
          </w:rPr>
          <w:t>/{objectId}</w:t>
        </w:r>
      </w:ins>
    </w:p>
    <w:p w14:paraId="25932279" w14:textId="5846FBD6" w:rsidR="00CA5A11" w:rsidRPr="00CA5A11" w:rsidRDefault="00CA5A11" w:rsidP="00CA5A11">
      <w:pPr>
        <w:jc w:val="left"/>
        <w:rPr>
          <w:ins w:id="646" w:author="VIKRAMADITYA SINGH (vsingh6)" w:date="2022-11-07T09:31:00Z"/>
          <w:rFonts w:cs="Arial"/>
          <w:snapToGrid/>
          <w:color w:val="3B4151"/>
          <w:sz w:val="18"/>
          <w:szCs w:val="18"/>
          <w:shd w:val="clear" w:color="auto" w:fill="FAFAFA"/>
          <w:lang w:val="en-IN" w:eastAsia="en-IN"/>
          <w:rPrChange w:id="647" w:author="VIKRAMADITYA SINGH (vsingh6)" w:date="2022-11-07T09:31:00Z">
            <w:rPr>
              <w:ins w:id="648" w:author="VIKRAMADITYA SINGH (vsingh6)" w:date="2022-11-07T09:31:00Z"/>
              <w:rFonts w:cs="Arial"/>
              <w:snapToGrid/>
              <w:color w:val="3B4151"/>
              <w:sz w:val="27"/>
              <w:szCs w:val="27"/>
              <w:shd w:val="clear" w:color="auto" w:fill="FAFAFA"/>
              <w:lang w:val="en-IN" w:eastAsia="en-IN"/>
            </w:rPr>
          </w:rPrChange>
        </w:rPr>
      </w:pPr>
      <w:ins w:id="649" w:author="VIKRAMADITYA SINGH (vsingh6)" w:date="2022-11-07T09:31:00Z">
        <w:r w:rsidRPr="2E19CB68">
          <w:rPr>
            <w:rFonts w:cs="Arial"/>
            <w:b/>
            <w:bCs/>
            <w:color w:val="FFFFFF" w:themeColor="background1"/>
            <w:sz w:val="18"/>
            <w:szCs w:val="18"/>
            <w:lang w:val="en-IN" w:eastAsia="en-IN"/>
            <w:rPrChange w:id="650" w:author="VIKRAMADITYA SINGH (vsingh6)" w:date="2022-11-07T09:31:00Z">
              <w:rPr>
                <w:rFonts w:cs="Arial"/>
                <w:b/>
                <w:bCs/>
                <w:color w:val="FFFFFF" w:themeColor="background1"/>
                <w:sz w:val="21"/>
                <w:szCs w:val="21"/>
                <w:lang w:val="en-IN" w:eastAsia="en-IN"/>
              </w:rPr>
            </w:rPrChange>
          </w:rPr>
          <w:t>PUT</w:t>
        </w:r>
        <w:r w:rsidRPr="2E19CB68">
          <w:rPr>
            <w:rFonts w:ascii="Cambria Math" w:hAnsi="Cambria Math" w:cs="Cambria Math"/>
            <w:b/>
            <w:bCs/>
            <w:color w:val="3B4151"/>
            <w:sz w:val="18"/>
            <w:szCs w:val="18"/>
            <w:lang w:val="en-IN" w:eastAsia="en-IN"/>
            <w:rPrChange w:id="651" w:author="VIKRAMADITYA SINGH (vsingh6)" w:date="2022-11-07T09:31:00Z">
              <w:rPr>
                <w:rFonts w:ascii="Cambria Math" w:hAnsi="Cambria Math" w:cs="Cambria Math"/>
                <w:b/>
                <w:bCs/>
                <w:color w:val="3B4151"/>
                <w:sz w:val="24"/>
                <w:lang w:val="en-IN" w:eastAsia="en-IN"/>
              </w:rPr>
            </w:rPrChange>
          </w:rPr>
          <w:t>​</w:t>
        </w:r>
        <w:r w:rsidRPr="2E19CB68">
          <w:rPr>
            <w:rFonts w:ascii="Courier New" w:hAnsi="Courier New" w:cs="Courier New"/>
            <w:b/>
            <w:bCs/>
            <w:color w:val="3B4151"/>
            <w:sz w:val="18"/>
            <w:szCs w:val="18"/>
            <w:lang w:val="en-IN" w:eastAsia="en-IN"/>
            <w:rPrChange w:id="652" w:author="VIKRAMADITYA SINGH (vsingh6)" w:date="2022-11-07T09:31:00Z">
              <w:rPr>
                <w:rFonts w:ascii="Courier New" w:hAnsi="Courier New" w:cs="Courier New"/>
                <w:b/>
                <w:bCs/>
                <w:color w:val="3B4151"/>
                <w:sz w:val="24"/>
                <w:lang w:val="en-IN" w:eastAsia="en-IN"/>
              </w:rPr>
            </w:rPrChange>
          </w:rPr>
          <w:t>api</w:t>
        </w:r>
        <w:r w:rsidRPr="2E19CB68">
          <w:rPr>
            <w:rFonts w:ascii="Cambria Math" w:hAnsi="Cambria Math" w:cs="Cambria Math"/>
            <w:b/>
            <w:bCs/>
            <w:color w:val="3B4151"/>
            <w:sz w:val="18"/>
            <w:szCs w:val="18"/>
            <w:lang w:val="en-IN" w:eastAsia="en-IN"/>
            <w:rPrChange w:id="653" w:author="VIKRAMADITYA SINGH (vsingh6)" w:date="2022-11-07T09:31:00Z">
              <w:rPr>
                <w:rFonts w:ascii="Cambria Math" w:hAnsi="Cambria Math" w:cs="Cambria Math"/>
                <w:b/>
                <w:bCs/>
                <w:color w:val="3B4151"/>
                <w:sz w:val="24"/>
                <w:lang w:val="en-IN" w:eastAsia="en-IN"/>
              </w:rPr>
            </w:rPrChange>
          </w:rPr>
          <w:t>​</w:t>
        </w:r>
        <w:r w:rsidRPr="2E19CB68">
          <w:rPr>
            <w:rFonts w:ascii="Courier New" w:hAnsi="Courier New" w:cs="Courier New"/>
            <w:b/>
            <w:bCs/>
            <w:color w:val="3B4151"/>
            <w:sz w:val="18"/>
            <w:szCs w:val="18"/>
            <w:lang w:val="en-IN" w:eastAsia="en-IN"/>
            <w:rPrChange w:id="654" w:author="VIKRAMADITYA SINGH (vsingh6)" w:date="2022-11-07T09:31:00Z">
              <w:rPr>
                <w:rFonts w:ascii="Courier New" w:hAnsi="Courier New" w:cs="Courier New"/>
                <w:b/>
                <w:bCs/>
                <w:color w:val="3B4151"/>
                <w:sz w:val="24"/>
                <w:lang w:val="en-IN" w:eastAsia="en-IN"/>
              </w:rPr>
            </w:rPrChange>
          </w:rPr>
          <w:t>/fmc_config</w:t>
        </w:r>
        <w:r w:rsidRPr="2E19CB68">
          <w:rPr>
            <w:rFonts w:ascii="Cambria Math" w:hAnsi="Cambria Math" w:cs="Cambria Math"/>
            <w:b/>
            <w:bCs/>
            <w:color w:val="3B4151"/>
            <w:sz w:val="18"/>
            <w:szCs w:val="18"/>
            <w:lang w:val="en-IN" w:eastAsia="en-IN"/>
            <w:rPrChange w:id="655" w:author="VIKRAMADITYA SINGH (vsingh6)" w:date="2022-11-07T09:31:00Z">
              <w:rPr>
                <w:rFonts w:ascii="Cambria Math" w:hAnsi="Cambria Math" w:cs="Cambria Math"/>
                <w:b/>
                <w:bCs/>
                <w:color w:val="3B4151"/>
                <w:sz w:val="24"/>
                <w:lang w:val="en-IN" w:eastAsia="en-IN"/>
              </w:rPr>
            </w:rPrChange>
          </w:rPr>
          <w:t>​</w:t>
        </w:r>
        <w:r w:rsidRPr="2E19CB68">
          <w:rPr>
            <w:rFonts w:ascii="Courier New" w:hAnsi="Courier New" w:cs="Courier New"/>
            <w:b/>
            <w:bCs/>
            <w:color w:val="3B4151"/>
            <w:sz w:val="18"/>
            <w:szCs w:val="18"/>
            <w:lang w:val="en-IN" w:eastAsia="en-IN"/>
            <w:rPrChange w:id="656" w:author="VIKRAMADITYA SINGH (vsingh6)" w:date="2022-11-07T09:31:00Z">
              <w:rPr>
                <w:rFonts w:ascii="Courier New" w:hAnsi="Courier New" w:cs="Courier New"/>
                <w:b/>
                <w:bCs/>
                <w:color w:val="3B4151"/>
                <w:sz w:val="24"/>
                <w:lang w:val="en-IN" w:eastAsia="en-IN"/>
              </w:rPr>
            </w:rPrChange>
          </w:rPr>
          <w:t>/v1</w:t>
        </w:r>
        <w:r w:rsidRPr="2E19CB68">
          <w:rPr>
            <w:rFonts w:ascii="Cambria Math" w:hAnsi="Cambria Math" w:cs="Cambria Math"/>
            <w:b/>
            <w:bCs/>
            <w:color w:val="3B4151"/>
            <w:sz w:val="18"/>
            <w:szCs w:val="18"/>
            <w:lang w:val="en-IN" w:eastAsia="en-IN"/>
            <w:rPrChange w:id="657" w:author="VIKRAMADITYA SINGH (vsingh6)" w:date="2022-11-07T09:31:00Z">
              <w:rPr>
                <w:rFonts w:ascii="Cambria Math" w:hAnsi="Cambria Math" w:cs="Cambria Math"/>
                <w:b/>
                <w:bCs/>
                <w:color w:val="3B4151"/>
                <w:sz w:val="24"/>
                <w:lang w:val="en-IN" w:eastAsia="en-IN"/>
              </w:rPr>
            </w:rPrChange>
          </w:rPr>
          <w:t>​</w:t>
        </w:r>
        <w:r w:rsidRPr="2E19CB68">
          <w:rPr>
            <w:rFonts w:ascii="Courier New" w:hAnsi="Courier New" w:cs="Courier New"/>
            <w:b/>
            <w:bCs/>
            <w:color w:val="3B4151"/>
            <w:sz w:val="18"/>
            <w:szCs w:val="18"/>
            <w:lang w:val="en-IN" w:eastAsia="en-IN"/>
            <w:rPrChange w:id="658" w:author="VIKRAMADITYA SINGH (vsingh6)" w:date="2022-11-07T09:31:00Z">
              <w:rPr>
                <w:rFonts w:ascii="Courier New" w:hAnsi="Courier New" w:cs="Courier New"/>
                <w:b/>
                <w:bCs/>
                <w:color w:val="3B4151"/>
                <w:sz w:val="24"/>
                <w:lang w:val="en-IN" w:eastAsia="en-IN"/>
              </w:rPr>
            </w:rPrChange>
          </w:rPr>
          <w:t>/domain</w:t>
        </w:r>
        <w:r w:rsidRPr="2E19CB68">
          <w:rPr>
            <w:rFonts w:ascii="Cambria Math" w:hAnsi="Cambria Math" w:cs="Cambria Math"/>
            <w:b/>
            <w:bCs/>
            <w:color w:val="3B4151"/>
            <w:sz w:val="18"/>
            <w:szCs w:val="18"/>
            <w:lang w:val="en-IN" w:eastAsia="en-IN"/>
            <w:rPrChange w:id="659" w:author="VIKRAMADITYA SINGH (vsingh6)" w:date="2022-11-07T09:31:00Z">
              <w:rPr>
                <w:rFonts w:ascii="Cambria Math" w:hAnsi="Cambria Math" w:cs="Cambria Math"/>
                <w:b/>
                <w:bCs/>
                <w:color w:val="3B4151"/>
                <w:sz w:val="24"/>
                <w:lang w:val="en-IN" w:eastAsia="en-IN"/>
              </w:rPr>
            </w:rPrChange>
          </w:rPr>
          <w:t>​</w:t>
        </w:r>
        <w:r w:rsidRPr="2E19CB68">
          <w:rPr>
            <w:rFonts w:ascii="Courier New" w:hAnsi="Courier New" w:cs="Courier New"/>
            <w:b/>
            <w:bCs/>
            <w:color w:val="3B4151"/>
            <w:sz w:val="18"/>
            <w:szCs w:val="18"/>
            <w:lang w:val="en-IN" w:eastAsia="en-IN"/>
            <w:rPrChange w:id="660" w:author="VIKRAMADITYA SINGH (vsingh6)" w:date="2022-11-07T09:31:00Z">
              <w:rPr>
                <w:rFonts w:ascii="Courier New" w:hAnsi="Courier New" w:cs="Courier New"/>
                <w:b/>
                <w:bCs/>
                <w:color w:val="3B4151"/>
                <w:sz w:val="24"/>
                <w:lang w:val="en-IN" w:eastAsia="en-IN"/>
              </w:rPr>
            </w:rPrChange>
          </w:rPr>
          <w:t>/{domainUUID}</w:t>
        </w:r>
        <w:r w:rsidRPr="2E19CB68">
          <w:rPr>
            <w:rFonts w:ascii="Cambria Math" w:hAnsi="Cambria Math" w:cs="Cambria Math"/>
            <w:b/>
            <w:bCs/>
            <w:color w:val="3B4151"/>
            <w:sz w:val="18"/>
            <w:szCs w:val="18"/>
            <w:lang w:val="en-IN" w:eastAsia="en-IN"/>
            <w:rPrChange w:id="661" w:author="VIKRAMADITYA SINGH (vsingh6)" w:date="2022-11-07T09:31:00Z">
              <w:rPr>
                <w:rFonts w:ascii="Cambria Math" w:hAnsi="Cambria Math" w:cs="Cambria Math"/>
                <w:b/>
                <w:bCs/>
                <w:color w:val="3B4151"/>
                <w:sz w:val="24"/>
                <w:lang w:val="en-IN" w:eastAsia="en-IN"/>
              </w:rPr>
            </w:rPrChange>
          </w:rPr>
          <w:t>​</w:t>
        </w:r>
        <w:r w:rsidRPr="2E19CB68">
          <w:rPr>
            <w:rFonts w:ascii="Courier New" w:hAnsi="Courier New" w:cs="Courier New"/>
            <w:b/>
            <w:bCs/>
            <w:color w:val="3B4151"/>
            <w:sz w:val="18"/>
            <w:szCs w:val="18"/>
            <w:lang w:val="en-IN" w:eastAsia="en-IN"/>
            <w:rPrChange w:id="662" w:author="VIKRAMADITYA SINGH (vsingh6)" w:date="2022-11-07T09:31:00Z">
              <w:rPr>
                <w:rFonts w:ascii="Courier New" w:hAnsi="Courier New" w:cs="Courier New"/>
                <w:b/>
                <w:bCs/>
                <w:color w:val="3B4151"/>
                <w:sz w:val="24"/>
                <w:lang w:val="en-IN" w:eastAsia="en-IN"/>
              </w:rPr>
            </w:rPrChange>
          </w:rPr>
          <w:t>/policy</w:t>
        </w:r>
        <w:r w:rsidRPr="2E19CB68">
          <w:rPr>
            <w:rFonts w:ascii="Cambria Math" w:hAnsi="Cambria Math" w:cs="Cambria Math"/>
            <w:b/>
            <w:bCs/>
            <w:color w:val="3B4151"/>
            <w:sz w:val="18"/>
            <w:szCs w:val="18"/>
            <w:lang w:val="en-IN" w:eastAsia="en-IN"/>
            <w:rPrChange w:id="663" w:author="VIKRAMADITYA SINGH (vsingh6)" w:date="2022-11-07T09:31:00Z">
              <w:rPr>
                <w:rFonts w:ascii="Cambria Math" w:hAnsi="Cambria Math" w:cs="Cambria Math"/>
                <w:b/>
                <w:bCs/>
                <w:color w:val="3B4151"/>
                <w:sz w:val="24"/>
                <w:lang w:val="en-IN" w:eastAsia="en-IN"/>
              </w:rPr>
            </w:rPrChange>
          </w:rPr>
          <w:t>​</w:t>
        </w:r>
        <w:r w:rsidRPr="2E19CB68">
          <w:rPr>
            <w:rFonts w:ascii="Courier New" w:hAnsi="Courier New" w:cs="Courier New"/>
            <w:b/>
            <w:bCs/>
            <w:color w:val="3B4151"/>
            <w:sz w:val="18"/>
            <w:szCs w:val="18"/>
            <w:lang w:val="en-IN" w:eastAsia="en-IN"/>
            <w:rPrChange w:id="664" w:author="VIKRAMADITYA SINGH (vsingh6)" w:date="2022-11-07T09:31:00Z">
              <w:rPr>
                <w:rFonts w:ascii="Courier New" w:hAnsi="Courier New" w:cs="Courier New"/>
                <w:b/>
                <w:bCs/>
                <w:color w:val="3B4151"/>
                <w:sz w:val="24"/>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665"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666"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667"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2E19CB68">
          <w:rPr>
            <w:rFonts w:ascii="Cambria Math" w:hAnsi="Cambria Math" w:cs="Cambria Math"/>
            <w:b/>
            <w:bCs/>
            <w:color w:val="3B4151"/>
            <w:sz w:val="18"/>
            <w:szCs w:val="18"/>
            <w:lang w:val="en-IN" w:eastAsia="en-IN"/>
            <w:rPrChange w:id="668" w:author="VIKRAMADITYA SINGH (vsingh6)" w:date="2022-11-07T09:31:00Z">
              <w:rPr>
                <w:rFonts w:ascii="Cambria Math" w:hAnsi="Cambria Math" w:cs="Cambria Math"/>
                <w:b/>
                <w:bCs/>
                <w:color w:val="3B4151"/>
                <w:sz w:val="24"/>
                <w:lang w:val="en-IN" w:eastAsia="en-IN"/>
              </w:rPr>
            </w:rPrChange>
          </w:rPr>
          <w:t>​</w:t>
        </w:r>
        <w:r w:rsidRPr="2E19CB68">
          <w:rPr>
            <w:rFonts w:ascii="Courier New" w:hAnsi="Courier New" w:cs="Courier New"/>
            <w:b/>
            <w:bCs/>
            <w:color w:val="3B4151"/>
            <w:sz w:val="18"/>
            <w:szCs w:val="18"/>
            <w:lang w:val="en-IN" w:eastAsia="en-IN"/>
            <w:rPrChange w:id="669" w:author="VIKRAMADITYA SINGH (vsingh6)" w:date="2022-11-07T09:31:00Z">
              <w:rPr>
                <w:rFonts w:ascii="Courier New" w:hAnsi="Courier New" w:cs="Courier New"/>
                <w:b/>
                <w:bCs/>
                <w:color w:val="3B4151"/>
                <w:sz w:val="24"/>
                <w:lang w:val="en-IN" w:eastAsia="en-IN"/>
              </w:rPr>
            </w:rPrChange>
          </w:rPr>
          <w:t>/applications</w:t>
        </w:r>
        <w:r w:rsidRPr="2E19CB68">
          <w:rPr>
            <w:rFonts w:ascii="Cambria Math" w:hAnsi="Cambria Math" w:cs="Cambria Math"/>
            <w:b/>
            <w:bCs/>
            <w:color w:val="3B4151"/>
            <w:sz w:val="18"/>
            <w:szCs w:val="18"/>
            <w:lang w:val="en-IN" w:eastAsia="en-IN"/>
            <w:rPrChange w:id="670" w:author="VIKRAMADITYA SINGH (vsingh6)" w:date="2022-11-07T09:31:00Z">
              <w:rPr>
                <w:rFonts w:ascii="Cambria Math" w:hAnsi="Cambria Math" w:cs="Cambria Math"/>
                <w:b/>
                <w:bCs/>
                <w:color w:val="3B4151"/>
                <w:sz w:val="24"/>
                <w:lang w:val="en-IN" w:eastAsia="en-IN"/>
              </w:rPr>
            </w:rPrChange>
          </w:rPr>
          <w:t>​</w:t>
        </w:r>
        <w:r w:rsidRPr="2E19CB68">
          <w:rPr>
            <w:rFonts w:ascii="Courier New" w:hAnsi="Courier New" w:cs="Courier New"/>
            <w:b/>
            <w:bCs/>
            <w:color w:val="3B4151"/>
            <w:sz w:val="18"/>
            <w:szCs w:val="18"/>
            <w:lang w:val="en-IN" w:eastAsia="en-IN"/>
            <w:rPrChange w:id="671" w:author="VIKRAMADITYA SINGH (vsingh6)" w:date="2022-11-07T09:31:00Z">
              <w:rPr>
                <w:rFonts w:ascii="Courier New" w:hAnsi="Courier New" w:cs="Courier New"/>
                <w:b/>
                <w:bCs/>
                <w:color w:val="3B4151"/>
                <w:sz w:val="24"/>
                <w:lang w:val="en-IN" w:eastAsia="en-IN"/>
              </w:rPr>
            </w:rPrChange>
          </w:rPr>
          <w:t>/{objectId}</w:t>
        </w:r>
      </w:ins>
    </w:p>
    <w:p w14:paraId="189E37AD" w14:textId="2C91CF3E" w:rsidR="00CA5A11" w:rsidRPr="00CA5A11" w:rsidRDefault="00CA5A11" w:rsidP="00CA5A11">
      <w:pPr>
        <w:jc w:val="left"/>
        <w:rPr>
          <w:ins w:id="672" w:author="VIKRAMADITYA SINGH (vsingh6)" w:date="2022-11-07T09:31:00Z"/>
          <w:rFonts w:cs="Arial"/>
          <w:snapToGrid/>
          <w:color w:val="3B4151"/>
          <w:sz w:val="18"/>
          <w:szCs w:val="18"/>
          <w:shd w:val="clear" w:color="auto" w:fill="FAFAFA"/>
          <w:lang w:val="en-IN" w:eastAsia="en-IN"/>
          <w:rPrChange w:id="673" w:author="VIKRAMADITYA SINGH (vsingh6)" w:date="2022-11-07T09:31:00Z">
            <w:rPr>
              <w:ins w:id="674" w:author="VIKRAMADITYA SINGH (vsingh6)" w:date="2022-11-07T09:31:00Z"/>
              <w:rFonts w:cs="Arial"/>
              <w:snapToGrid/>
              <w:color w:val="3B4151"/>
              <w:sz w:val="27"/>
              <w:szCs w:val="27"/>
              <w:shd w:val="clear" w:color="auto" w:fill="FAFAFA"/>
              <w:lang w:val="en-IN" w:eastAsia="en-IN"/>
            </w:rPr>
          </w:rPrChange>
        </w:rPr>
      </w:pPr>
      <w:ins w:id="675" w:author="VIKRAMADITYA SINGH (vsingh6)" w:date="2022-11-07T09:31:00Z">
        <w:r w:rsidRPr="00CA5A11">
          <w:rPr>
            <w:rFonts w:cs="Arial"/>
            <w:b/>
            <w:bCs/>
            <w:snapToGrid/>
            <w:color w:val="FFFFFF"/>
            <w:sz w:val="18"/>
            <w:szCs w:val="18"/>
            <w:shd w:val="clear" w:color="auto" w:fill="F93E3E"/>
            <w:lang w:val="en-IN" w:eastAsia="en-IN"/>
            <w:rPrChange w:id="676" w:author="VIKRAMADITYA SINGH (vsingh6)" w:date="2022-11-07T09:31:00Z">
              <w:rPr>
                <w:rFonts w:cs="Arial"/>
                <w:b/>
                <w:bCs/>
                <w:snapToGrid/>
                <w:color w:val="FFFFFF"/>
                <w:sz w:val="21"/>
                <w:szCs w:val="21"/>
                <w:shd w:val="clear" w:color="auto" w:fill="F93E3E"/>
                <w:lang w:val="en-IN" w:eastAsia="en-IN"/>
              </w:rPr>
            </w:rPrChange>
          </w:rPr>
          <w:t>DELETE</w:t>
        </w:r>
        <w:r w:rsidRPr="00CA5A11">
          <w:rPr>
            <w:rFonts w:ascii="Cambria Math" w:hAnsi="Cambria Math" w:cs="Cambria Math"/>
            <w:b/>
            <w:bCs/>
            <w:snapToGrid/>
            <w:color w:val="3B4151"/>
            <w:sz w:val="18"/>
            <w:szCs w:val="18"/>
            <w:shd w:val="clear" w:color="auto" w:fill="FAFAFA"/>
            <w:lang w:val="en-IN" w:eastAsia="en-IN"/>
            <w:rPrChange w:id="67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78"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67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80"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681"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82"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683"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84"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68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86"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68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88"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68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90"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691"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692"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693"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00CA5A11">
          <w:rPr>
            <w:rFonts w:ascii="Courier New" w:hAnsi="Courier New" w:cs="Courier New"/>
            <w:b/>
            <w:bCs/>
            <w:snapToGrid/>
            <w:color w:val="3B4151"/>
            <w:sz w:val="18"/>
            <w:szCs w:val="18"/>
            <w:shd w:val="clear" w:color="auto" w:fill="FAFAFA"/>
            <w:lang w:val="en-IN" w:eastAsia="en-IN"/>
            <w:rPrChange w:id="694" w:author="VIKRAMADITYA SINGH (vsingh6)" w:date="2022-11-07T09:31:00Z">
              <w:rPr>
                <w:rFonts w:ascii="Courier New" w:hAnsi="Courier New" w:cs="Courier New"/>
                <w:b/>
                <w:bCs/>
                <w:snapToGrid/>
                <w:color w:val="3B4151"/>
                <w:sz w:val="24"/>
                <w:shd w:val="clear" w:color="auto" w:fill="FAFAFA"/>
                <w:lang w:val="en-IN" w:eastAsia="en-IN"/>
              </w:rPr>
            </w:rPrChange>
          </w:rPr>
          <w:t>/applications</w:t>
        </w:r>
        <w:r w:rsidRPr="00CA5A11">
          <w:rPr>
            <w:rFonts w:ascii="Cambria Math" w:hAnsi="Cambria Math" w:cs="Cambria Math"/>
            <w:b/>
            <w:bCs/>
            <w:snapToGrid/>
            <w:color w:val="3B4151"/>
            <w:sz w:val="18"/>
            <w:szCs w:val="18"/>
            <w:shd w:val="clear" w:color="auto" w:fill="FAFAFA"/>
            <w:lang w:val="en-IN" w:eastAsia="en-IN"/>
            <w:rPrChange w:id="69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696" w:author="VIKRAMADITYA SINGH (vsingh6)" w:date="2022-11-07T09:31:00Z">
              <w:rPr>
                <w:rFonts w:ascii="Courier New" w:hAnsi="Courier New" w:cs="Courier New"/>
                <w:b/>
                <w:bCs/>
                <w:snapToGrid/>
                <w:color w:val="3B4151"/>
                <w:sz w:val="24"/>
                <w:shd w:val="clear" w:color="auto" w:fill="FAFAFA"/>
                <w:lang w:val="en-IN" w:eastAsia="en-IN"/>
              </w:rPr>
            </w:rPrChange>
          </w:rPr>
          <w:t>/{objectId}</w:t>
        </w:r>
      </w:ins>
    </w:p>
    <w:p w14:paraId="08CAB8C6" w14:textId="3C19513F" w:rsidR="00CA5A11" w:rsidRPr="00CA5A11" w:rsidRDefault="00CA5A11" w:rsidP="00CA5A11">
      <w:pPr>
        <w:jc w:val="left"/>
        <w:rPr>
          <w:ins w:id="697" w:author="VIKRAMADITYA SINGH (vsingh6)" w:date="2022-11-07T09:31:00Z"/>
          <w:rFonts w:cs="Arial"/>
          <w:snapToGrid/>
          <w:color w:val="3B4151"/>
          <w:sz w:val="18"/>
          <w:szCs w:val="18"/>
          <w:shd w:val="clear" w:color="auto" w:fill="FAFAFA"/>
          <w:lang w:val="en-IN" w:eastAsia="en-IN"/>
          <w:rPrChange w:id="698" w:author="VIKRAMADITYA SINGH (vsingh6)" w:date="2022-11-07T09:31:00Z">
            <w:rPr>
              <w:ins w:id="699" w:author="VIKRAMADITYA SINGH (vsingh6)" w:date="2022-11-07T09:31:00Z"/>
              <w:rFonts w:cs="Arial"/>
              <w:snapToGrid/>
              <w:color w:val="3B4151"/>
              <w:sz w:val="27"/>
              <w:szCs w:val="27"/>
              <w:shd w:val="clear" w:color="auto" w:fill="FAFAFA"/>
              <w:lang w:val="en-IN" w:eastAsia="en-IN"/>
            </w:rPr>
          </w:rPrChange>
        </w:rPr>
      </w:pPr>
      <w:ins w:id="700" w:author="VIKRAMADITYA SINGH (vsingh6)" w:date="2022-11-07T09:31:00Z">
        <w:r w:rsidRPr="00CA5A11">
          <w:rPr>
            <w:rFonts w:cs="Arial"/>
            <w:b/>
            <w:bCs/>
            <w:snapToGrid/>
            <w:color w:val="FFFFFF"/>
            <w:sz w:val="18"/>
            <w:szCs w:val="18"/>
            <w:shd w:val="clear" w:color="auto" w:fill="61AFFE"/>
            <w:lang w:val="en-IN" w:eastAsia="en-IN"/>
            <w:rPrChange w:id="701" w:author="VIKRAMADITYA SINGH (vsingh6)" w:date="2022-11-07T09:31:00Z">
              <w:rPr>
                <w:rFonts w:cs="Arial"/>
                <w:b/>
                <w:bCs/>
                <w:snapToGrid/>
                <w:color w:val="FFFFFF"/>
                <w:sz w:val="21"/>
                <w:szCs w:val="21"/>
                <w:shd w:val="clear" w:color="auto" w:fill="61AFFE"/>
                <w:lang w:val="en-IN" w:eastAsia="en-IN"/>
              </w:rPr>
            </w:rPrChange>
          </w:rPr>
          <w:t>GET</w:t>
        </w:r>
        <w:r w:rsidRPr="00CA5A11">
          <w:rPr>
            <w:rFonts w:ascii="Cambria Math" w:hAnsi="Cambria Math" w:cs="Cambria Math"/>
            <w:b/>
            <w:bCs/>
            <w:snapToGrid/>
            <w:color w:val="3B4151"/>
            <w:sz w:val="18"/>
            <w:szCs w:val="18"/>
            <w:shd w:val="clear" w:color="auto" w:fill="FAFAFA"/>
            <w:lang w:val="en-IN" w:eastAsia="en-IN"/>
            <w:rPrChange w:id="70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03"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70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05"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70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07"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70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09"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710"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11"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71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13"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71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15"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716"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717"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718"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00CA5A11">
          <w:rPr>
            <w:rFonts w:ascii="Courier New" w:hAnsi="Courier New" w:cs="Courier New"/>
            <w:b/>
            <w:bCs/>
            <w:snapToGrid/>
            <w:color w:val="3B4151"/>
            <w:sz w:val="18"/>
            <w:szCs w:val="18"/>
            <w:shd w:val="clear" w:color="auto" w:fill="FAFAFA"/>
            <w:lang w:val="en-IN" w:eastAsia="en-IN"/>
            <w:rPrChange w:id="719" w:author="VIKRAMADITYA SINGH (vsingh6)" w:date="2022-11-07T09:31:00Z">
              <w:rPr>
                <w:rFonts w:ascii="Courier New" w:hAnsi="Courier New" w:cs="Courier New"/>
                <w:b/>
                <w:bCs/>
                <w:snapToGrid/>
                <w:color w:val="3B4151"/>
                <w:sz w:val="24"/>
                <w:shd w:val="clear" w:color="auto" w:fill="FAFAFA"/>
                <w:lang w:val="en-IN" w:eastAsia="en-IN"/>
              </w:rPr>
            </w:rPrChange>
          </w:rPr>
          <w:t>/applications</w:t>
        </w:r>
      </w:ins>
    </w:p>
    <w:p w14:paraId="641F3DFF" w14:textId="324EB927" w:rsidR="00CA5A11" w:rsidRPr="00CA5A11" w:rsidRDefault="00CA5A11" w:rsidP="00CA5A11">
      <w:pPr>
        <w:jc w:val="left"/>
        <w:rPr>
          <w:ins w:id="720" w:author="VIKRAMADITYA SINGH (vsingh6)" w:date="2022-11-07T09:31:00Z"/>
          <w:rFonts w:cs="Arial"/>
          <w:snapToGrid/>
          <w:color w:val="3B4151"/>
          <w:sz w:val="18"/>
          <w:szCs w:val="18"/>
          <w:shd w:val="clear" w:color="auto" w:fill="FAFAFA"/>
          <w:lang w:val="en-IN" w:eastAsia="en-IN"/>
          <w:rPrChange w:id="721" w:author="VIKRAMADITYA SINGH (vsingh6)" w:date="2022-11-07T09:31:00Z">
            <w:rPr>
              <w:ins w:id="722" w:author="VIKRAMADITYA SINGH (vsingh6)" w:date="2022-11-07T09:31:00Z"/>
              <w:rFonts w:cs="Arial"/>
              <w:snapToGrid/>
              <w:color w:val="3B4151"/>
              <w:sz w:val="27"/>
              <w:szCs w:val="27"/>
              <w:shd w:val="clear" w:color="auto" w:fill="FAFAFA"/>
              <w:lang w:val="en-IN" w:eastAsia="en-IN"/>
            </w:rPr>
          </w:rPrChange>
        </w:rPr>
      </w:pPr>
      <w:ins w:id="723" w:author="VIKRAMADITYA SINGH (vsingh6)" w:date="2022-11-07T09:31:00Z">
        <w:r w:rsidRPr="00CA5A11">
          <w:rPr>
            <w:rFonts w:cs="Arial"/>
            <w:b/>
            <w:bCs/>
            <w:snapToGrid/>
            <w:color w:val="FFFFFF"/>
            <w:sz w:val="18"/>
            <w:szCs w:val="18"/>
            <w:shd w:val="clear" w:color="auto" w:fill="49CC90"/>
            <w:lang w:val="en-IN" w:eastAsia="en-IN"/>
            <w:rPrChange w:id="724" w:author="VIKRAMADITYA SINGH (vsingh6)" w:date="2022-11-07T09:31:00Z">
              <w:rPr>
                <w:rFonts w:cs="Arial"/>
                <w:b/>
                <w:bCs/>
                <w:snapToGrid/>
                <w:color w:val="FFFFFF"/>
                <w:sz w:val="21"/>
                <w:szCs w:val="21"/>
                <w:shd w:val="clear" w:color="auto" w:fill="49CC90"/>
                <w:lang w:val="en-IN" w:eastAsia="en-IN"/>
              </w:rPr>
            </w:rPrChange>
          </w:rPr>
          <w:t>POST</w:t>
        </w:r>
        <w:r w:rsidRPr="00CA5A11">
          <w:rPr>
            <w:rFonts w:ascii="Cambria Math" w:hAnsi="Cambria Math" w:cs="Cambria Math"/>
            <w:b/>
            <w:bCs/>
            <w:snapToGrid/>
            <w:color w:val="3B4151"/>
            <w:sz w:val="18"/>
            <w:szCs w:val="18"/>
            <w:shd w:val="clear" w:color="auto" w:fill="FAFAFA"/>
            <w:lang w:val="en-IN" w:eastAsia="en-IN"/>
            <w:rPrChange w:id="72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26"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72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28"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72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30"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731"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32"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733"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34"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73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36"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73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38"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739"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740"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741" w:author="VIKRAMADITYA SINGH (vsingh6)" w:date="2022-11-07T09:31:00Z">
              <w:rPr>
                <w:rFonts w:ascii="Courier New" w:hAnsi="Courier New" w:cs="Courier New"/>
                <w:b/>
                <w:bCs/>
                <w:snapToGrid/>
                <w:color w:val="3B4151"/>
                <w:sz w:val="24"/>
                <w:shd w:val="clear" w:color="auto" w:fill="FAFAFA"/>
                <w:lang w:val="en-IN" w:eastAsia="en-IN"/>
              </w:rPr>
            </w:rPrChange>
          </w:rPr>
          <w:t>policies</w:t>
        </w:r>
      </w:ins>
      <w:r w:rsidR="00BB3075" w:rsidRPr="00BB3075">
        <w:rPr>
          <w:rFonts w:ascii="Cambria Math" w:hAnsi="Cambria Math" w:cs="Cambria Math"/>
          <w:b/>
          <w:bCs/>
          <w:snapToGrid/>
          <w:color w:val="3B4151"/>
          <w:sz w:val="18"/>
          <w:szCs w:val="18"/>
          <w:shd w:val="clear" w:color="auto" w:fill="FAFAFA"/>
          <w:lang w:val="en-IN" w:eastAsia="en-IN"/>
        </w:rPr>
        <w:t xml:space="preserve"> </w:t>
      </w:r>
      <w:ins w:id="742" w:author="VIKRAMADITYA SINGH (vsingh6)" w:date="2022-11-07T09:31:00Z">
        <w:r w:rsidRPr="00CA5A11">
          <w:rPr>
            <w:rFonts w:ascii="Courier New" w:hAnsi="Courier New" w:cs="Courier New"/>
            <w:b/>
            <w:bCs/>
            <w:snapToGrid/>
            <w:color w:val="3B4151"/>
            <w:sz w:val="18"/>
            <w:szCs w:val="18"/>
            <w:shd w:val="clear" w:color="auto" w:fill="FAFAFA"/>
            <w:lang w:val="en-IN" w:eastAsia="en-IN"/>
            <w:rPrChange w:id="743" w:author="VIKRAMADITYA SINGH (vsingh6)" w:date="2022-11-07T09:31:00Z">
              <w:rPr>
                <w:rFonts w:ascii="Courier New" w:hAnsi="Courier New" w:cs="Courier New"/>
                <w:b/>
                <w:bCs/>
                <w:snapToGrid/>
                <w:color w:val="3B4151"/>
                <w:sz w:val="24"/>
                <w:shd w:val="clear" w:color="auto" w:fill="FAFAFA"/>
                <w:lang w:val="en-IN" w:eastAsia="en-IN"/>
              </w:rPr>
            </w:rPrChange>
          </w:rPr>
          <w:t>/applications</w:t>
        </w:r>
      </w:ins>
    </w:p>
    <w:p w14:paraId="1D9A5713" w14:textId="1121C9CA" w:rsidR="00CA5A11" w:rsidRPr="00CA5A11" w:rsidRDefault="00CA5A11" w:rsidP="00CA5A11">
      <w:pPr>
        <w:jc w:val="left"/>
        <w:rPr>
          <w:ins w:id="744" w:author="VIKRAMADITYA SINGH (vsingh6)" w:date="2022-11-07T09:31:00Z"/>
          <w:rFonts w:cs="Arial"/>
          <w:snapToGrid/>
          <w:color w:val="3B4151"/>
          <w:sz w:val="18"/>
          <w:szCs w:val="18"/>
          <w:shd w:val="clear" w:color="auto" w:fill="FAFAFA"/>
          <w:lang w:val="en-IN" w:eastAsia="en-IN"/>
          <w:rPrChange w:id="745" w:author="VIKRAMADITYA SINGH (vsingh6)" w:date="2022-11-07T09:31:00Z">
            <w:rPr>
              <w:ins w:id="746" w:author="VIKRAMADITYA SINGH (vsingh6)" w:date="2022-11-07T09:31:00Z"/>
              <w:rFonts w:cs="Arial"/>
              <w:snapToGrid/>
              <w:color w:val="3B4151"/>
              <w:sz w:val="27"/>
              <w:szCs w:val="27"/>
              <w:shd w:val="clear" w:color="auto" w:fill="FAFAFA"/>
              <w:lang w:val="en-IN" w:eastAsia="en-IN"/>
            </w:rPr>
          </w:rPrChange>
        </w:rPr>
      </w:pPr>
      <w:ins w:id="747" w:author="VIKRAMADITYA SINGH (vsingh6)" w:date="2022-11-07T09:31:00Z">
        <w:r w:rsidRPr="00CA5A11">
          <w:rPr>
            <w:rFonts w:cs="Arial"/>
            <w:b/>
            <w:bCs/>
            <w:snapToGrid/>
            <w:color w:val="FFFFFF"/>
            <w:sz w:val="18"/>
            <w:szCs w:val="18"/>
            <w:shd w:val="clear" w:color="auto" w:fill="61AFFE"/>
            <w:lang w:val="en-IN" w:eastAsia="en-IN"/>
            <w:rPrChange w:id="748" w:author="VIKRAMADITYA SINGH (vsingh6)" w:date="2022-11-07T09:31:00Z">
              <w:rPr>
                <w:rFonts w:cs="Arial"/>
                <w:b/>
                <w:bCs/>
                <w:snapToGrid/>
                <w:color w:val="FFFFFF"/>
                <w:sz w:val="21"/>
                <w:szCs w:val="21"/>
                <w:shd w:val="clear" w:color="auto" w:fill="61AFFE"/>
                <w:lang w:val="en-IN" w:eastAsia="en-IN"/>
              </w:rPr>
            </w:rPrChange>
          </w:rPr>
          <w:t>GET</w:t>
        </w:r>
        <w:r w:rsidRPr="00CA5A11">
          <w:rPr>
            <w:rFonts w:ascii="Cambria Math" w:hAnsi="Cambria Math" w:cs="Cambria Math"/>
            <w:b/>
            <w:bCs/>
            <w:snapToGrid/>
            <w:color w:val="3B4151"/>
            <w:sz w:val="18"/>
            <w:szCs w:val="18"/>
            <w:shd w:val="clear" w:color="auto" w:fill="FAFAFA"/>
            <w:lang w:val="en-IN" w:eastAsia="en-IN"/>
            <w:rPrChange w:id="74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50"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751"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52"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753"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54"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75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56"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75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58"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75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60"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761"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62"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763"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764"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765" w:author="VIKRAMADITYA SINGH (vsingh6)" w:date="2022-11-07T09:31:00Z">
              <w:rPr>
                <w:rFonts w:ascii="Courier New" w:hAnsi="Courier New" w:cs="Courier New"/>
                <w:b/>
                <w:bCs/>
                <w:snapToGrid/>
                <w:color w:val="3B4151"/>
                <w:sz w:val="24"/>
                <w:shd w:val="clear" w:color="auto" w:fill="FAFAFA"/>
                <w:lang w:val="en-IN" w:eastAsia="en-IN"/>
              </w:rPr>
            </w:rPrChange>
          </w:rPr>
          <w:t>policies</w:t>
        </w:r>
      </w:ins>
      <w:r w:rsidR="00BB3075" w:rsidRPr="00BB3075">
        <w:rPr>
          <w:rFonts w:ascii="Cambria Math" w:hAnsi="Cambria Math" w:cs="Cambria Math"/>
          <w:b/>
          <w:bCs/>
          <w:snapToGrid/>
          <w:color w:val="3B4151"/>
          <w:sz w:val="18"/>
          <w:szCs w:val="18"/>
          <w:shd w:val="clear" w:color="auto" w:fill="FAFAFA"/>
          <w:lang w:val="en-IN" w:eastAsia="en-IN"/>
        </w:rPr>
        <w:t xml:space="preserve"> </w:t>
      </w:r>
      <w:ins w:id="766" w:author="VIKRAMADITYA SINGH (vsingh6)" w:date="2022-11-07T09:31:00Z">
        <w:r w:rsidRPr="00CA5A11">
          <w:rPr>
            <w:rFonts w:ascii="Courier New" w:hAnsi="Courier New" w:cs="Courier New"/>
            <w:b/>
            <w:bCs/>
            <w:snapToGrid/>
            <w:color w:val="3B4151"/>
            <w:sz w:val="18"/>
            <w:szCs w:val="18"/>
            <w:shd w:val="clear" w:color="auto" w:fill="FAFAFA"/>
            <w:lang w:val="en-IN" w:eastAsia="en-IN"/>
            <w:rPrChange w:id="767" w:author="VIKRAMADITYA SINGH (vsingh6)" w:date="2022-11-07T09:31:00Z">
              <w:rPr>
                <w:rFonts w:ascii="Courier New" w:hAnsi="Courier New" w:cs="Courier New"/>
                <w:b/>
                <w:bCs/>
                <w:snapToGrid/>
                <w:color w:val="3B4151"/>
                <w:sz w:val="24"/>
                <w:shd w:val="clear" w:color="auto" w:fill="FAFAFA"/>
                <w:lang w:val="en-IN" w:eastAsia="en-IN"/>
              </w:rPr>
            </w:rPrChange>
          </w:rPr>
          <w:t>/applicationgroups</w:t>
        </w:r>
        <w:r w:rsidRPr="00CA5A11">
          <w:rPr>
            <w:rFonts w:ascii="Cambria Math" w:hAnsi="Cambria Math" w:cs="Cambria Math"/>
            <w:b/>
            <w:bCs/>
            <w:snapToGrid/>
            <w:color w:val="3B4151"/>
            <w:sz w:val="18"/>
            <w:szCs w:val="18"/>
            <w:shd w:val="clear" w:color="auto" w:fill="FAFAFA"/>
            <w:lang w:val="en-IN" w:eastAsia="en-IN"/>
            <w:rPrChange w:id="76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69" w:author="VIKRAMADITYA SINGH (vsingh6)" w:date="2022-11-07T09:31:00Z">
              <w:rPr>
                <w:rFonts w:ascii="Courier New" w:hAnsi="Courier New" w:cs="Courier New"/>
                <w:b/>
                <w:bCs/>
                <w:snapToGrid/>
                <w:color w:val="3B4151"/>
                <w:sz w:val="24"/>
                <w:shd w:val="clear" w:color="auto" w:fill="FAFAFA"/>
                <w:lang w:val="en-IN" w:eastAsia="en-IN"/>
              </w:rPr>
            </w:rPrChange>
          </w:rPr>
          <w:t>/{objectId}</w:t>
        </w:r>
      </w:ins>
    </w:p>
    <w:p w14:paraId="450B3BE9" w14:textId="32A0FA43" w:rsidR="00CA5A11" w:rsidRPr="00CA5A11" w:rsidRDefault="00CA5A11" w:rsidP="00CA5A11">
      <w:pPr>
        <w:jc w:val="left"/>
        <w:rPr>
          <w:ins w:id="770" w:author="VIKRAMADITYA SINGH (vsingh6)" w:date="2022-11-07T09:31:00Z"/>
          <w:rFonts w:cs="Arial"/>
          <w:snapToGrid/>
          <w:color w:val="3B4151"/>
          <w:sz w:val="18"/>
          <w:szCs w:val="18"/>
          <w:shd w:val="clear" w:color="auto" w:fill="FAFAFA"/>
          <w:lang w:val="en-IN" w:eastAsia="en-IN"/>
          <w:rPrChange w:id="771" w:author="VIKRAMADITYA SINGH (vsingh6)" w:date="2022-11-07T09:31:00Z">
            <w:rPr>
              <w:ins w:id="772" w:author="VIKRAMADITYA SINGH (vsingh6)" w:date="2022-11-07T09:31:00Z"/>
              <w:rFonts w:cs="Arial"/>
              <w:snapToGrid/>
              <w:color w:val="3B4151"/>
              <w:sz w:val="27"/>
              <w:szCs w:val="27"/>
              <w:shd w:val="clear" w:color="auto" w:fill="FAFAFA"/>
              <w:lang w:val="en-IN" w:eastAsia="en-IN"/>
            </w:rPr>
          </w:rPrChange>
        </w:rPr>
      </w:pPr>
      <w:ins w:id="773" w:author="VIKRAMADITYA SINGH (vsingh6)" w:date="2022-11-07T09:31:00Z">
        <w:r w:rsidRPr="00CA5A11">
          <w:rPr>
            <w:rFonts w:cs="Arial"/>
            <w:b/>
            <w:bCs/>
            <w:snapToGrid/>
            <w:color w:val="FFFFFF"/>
            <w:sz w:val="18"/>
            <w:szCs w:val="18"/>
            <w:shd w:val="clear" w:color="auto" w:fill="FCA130"/>
            <w:lang w:val="en-IN" w:eastAsia="en-IN"/>
            <w:rPrChange w:id="774" w:author="VIKRAMADITYA SINGH (vsingh6)" w:date="2022-11-07T09:31:00Z">
              <w:rPr>
                <w:rFonts w:cs="Arial"/>
                <w:b/>
                <w:bCs/>
                <w:snapToGrid/>
                <w:color w:val="FFFFFF"/>
                <w:sz w:val="21"/>
                <w:szCs w:val="21"/>
                <w:shd w:val="clear" w:color="auto" w:fill="FCA130"/>
                <w:lang w:val="en-IN" w:eastAsia="en-IN"/>
              </w:rPr>
            </w:rPrChange>
          </w:rPr>
          <w:t>PUT</w:t>
        </w:r>
        <w:r w:rsidRPr="00CA5A11">
          <w:rPr>
            <w:rFonts w:ascii="Cambria Math" w:hAnsi="Cambria Math" w:cs="Cambria Math"/>
            <w:b/>
            <w:bCs/>
            <w:snapToGrid/>
            <w:color w:val="3B4151"/>
            <w:sz w:val="18"/>
            <w:szCs w:val="18"/>
            <w:shd w:val="clear" w:color="auto" w:fill="FAFAFA"/>
            <w:lang w:val="en-IN" w:eastAsia="en-IN"/>
            <w:rPrChange w:id="77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76"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77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78"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77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80"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781"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82"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783"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84"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78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86"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78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88"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789"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r w:rsidR="00BB3075" w:rsidRPr="00CA5A11">
        <w:rPr>
          <w:rFonts w:ascii="Courier New" w:hAnsi="Courier New" w:cs="Courier New"/>
          <w:b/>
          <w:bCs/>
          <w:snapToGrid/>
          <w:color w:val="3B4151"/>
          <w:sz w:val="18"/>
          <w:szCs w:val="18"/>
          <w:shd w:val="clear" w:color="auto" w:fill="FAFAFA"/>
          <w:lang w:val="en-IN" w:eastAsia="en-IN"/>
          <w:rPrChange w:id="790" w:author="VIKRAMADITYA SINGH (vsingh6)" w:date="2022-11-07T09:31:00Z">
            <w:rPr>
              <w:rFonts w:ascii="Courier New" w:hAnsi="Courier New" w:cs="Courier New"/>
              <w:b/>
              <w:bCs/>
              <w:snapToGrid/>
              <w:color w:val="3B4151"/>
              <w:sz w:val="24"/>
              <w:shd w:val="clear" w:color="auto" w:fill="FAFAFA"/>
              <w:lang w:val="en-IN" w:eastAsia="en-IN"/>
            </w:rPr>
          </w:rPrChange>
        </w:rPr>
        <w:t>policies</w:t>
      </w:r>
      <w:ins w:id="791" w:author="VIKRAMADITYA SINGH (vsingh6)" w:date="2022-11-07T09:31:00Z">
        <w:r w:rsidRPr="00CA5A11">
          <w:rPr>
            <w:rFonts w:ascii="Courier New" w:hAnsi="Courier New" w:cs="Courier New"/>
            <w:b/>
            <w:bCs/>
            <w:snapToGrid/>
            <w:color w:val="3B4151"/>
            <w:sz w:val="18"/>
            <w:szCs w:val="18"/>
            <w:shd w:val="clear" w:color="auto" w:fill="FAFAFA"/>
            <w:lang w:val="en-IN" w:eastAsia="en-IN"/>
            <w:rPrChange w:id="792" w:author="VIKRAMADITYA SINGH (vsingh6)" w:date="2022-11-07T09:31:00Z">
              <w:rPr>
                <w:rFonts w:ascii="Courier New" w:hAnsi="Courier New" w:cs="Courier New"/>
                <w:b/>
                <w:bCs/>
                <w:snapToGrid/>
                <w:color w:val="3B4151"/>
                <w:sz w:val="24"/>
                <w:shd w:val="clear" w:color="auto" w:fill="FAFAFA"/>
                <w:lang w:val="en-IN" w:eastAsia="en-IN"/>
              </w:rPr>
            </w:rPrChange>
          </w:rPr>
          <w:t>/applicationgroups</w:t>
        </w:r>
        <w:r w:rsidRPr="00CA5A11">
          <w:rPr>
            <w:rFonts w:ascii="Cambria Math" w:hAnsi="Cambria Math" w:cs="Cambria Math"/>
            <w:b/>
            <w:bCs/>
            <w:snapToGrid/>
            <w:color w:val="3B4151"/>
            <w:sz w:val="18"/>
            <w:szCs w:val="18"/>
            <w:shd w:val="clear" w:color="auto" w:fill="FAFAFA"/>
            <w:lang w:val="en-IN" w:eastAsia="en-IN"/>
            <w:rPrChange w:id="793"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794" w:author="VIKRAMADITYA SINGH (vsingh6)" w:date="2022-11-07T09:31:00Z">
              <w:rPr>
                <w:rFonts w:ascii="Courier New" w:hAnsi="Courier New" w:cs="Courier New"/>
                <w:b/>
                <w:bCs/>
                <w:snapToGrid/>
                <w:color w:val="3B4151"/>
                <w:sz w:val="24"/>
                <w:shd w:val="clear" w:color="auto" w:fill="FAFAFA"/>
                <w:lang w:val="en-IN" w:eastAsia="en-IN"/>
              </w:rPr>
            </w:rPrChange>
          </w:rPr>
          <w:t>/{objectId}</w:t>
        </w:r>
      </w:ins>
    </w:p>
    <w:p w14:paraId="5B062279" w14:textId="77D49D3C" w:rsidR="00CA5A11" w:rsidRPr="00CA5A11" w:rsidRDefault="00CA5A11" w:rsidP="00CA5A11">
      <w:pPr>
        <w:jc w:val="left"/>
        <w:rPr>
          <w:ins w:id="795" w:author="VIKRAMADITYA SINGH (vsingh6)" w:date="2022-11-07T09:31:00Z"/>
          <w:rFonts w:cs="Arial"/>
          <w:snapToGrid/>
          <w:color w:val="3B4151"/>
          <w:sz w:val="18"/>
          <w:szCs w:val="18"/>
          <w:shd w:val="clear" w:color="auto" w:fill="FAFAFA"/>
          <w:lang w:val="en-IN" w:eastAsia="en-IN"/>
          <w:rPrChange w:id="796" w:author="VIKRAMADITYA SINGH (vsingh6)" w:date="2022-11-07T09:31:00Z">
            <w:rPr>
              <w:ins w:id="797" w:author="VIKRAMADITYA SINGH (vsingh6)" w:date="2022-11-07T09:31:00Z"/>
              <w:rFonts w:cs="Arial"/>
              <w:snapToGrid/>
              <w:color w:val="3B4151"/>
              <w:sz w:val="27"/>
              <w:szCs w:val="27"/>
              <w:shd w:val="clear" w:color="auto" w:fill="FAFAFA"/>
              <w:lang w:val="en-IN" w:eastAsia="en-IN"/>
            </w:rPr>
          </w:rPrChange>
        </w:rPr>
      </w:pPr>
      <w:ins w:id="798" w:author="VIKRAMADITYA SINGH (vsingh6)" w:date="2022-11-07T09:31:00Z">
        <w:r w:rsidRPr="00CA5A11">
          <w:rPr>
            <w:rFonts w:cs="Arial"/>
            <w:b/>
            <w:bCs/>
            <w:snapToGrid/>
            <w:color w:val="FFFFFF"/>
            <w:sz w:val="18"/>
            <w:szCs w:val="18"/>
            <w:shd w:val="clear" w:color="auto" w:fill="F93E3E"/>
            <w:lang w:val="en-IN" w:eastAsia="en-IN"/>
            <w:rPrChange w:id="799" w:author="VIKRAMADITYA SINGH (vsingh6)" w:date="2022-11-07T09:31:00Z">
              <w:rPr>
                <w:rFonts w:cs="Arial"/>
                <w:b/>
                <w:bCs/>
                <w:snapToGrid/>
                <w:color w:val="FFFFFF"/>
                <w:sz w:val="21"/>
                <w:szCs w:val="21"/>
                <w:shd w:val="clear" w:color="auto" w:fill="F93E3E"/>
                <w:lang w:val="en-IN" w:eastAsia="en-IN"/>
              </w:rPr>
            </w:rPrChange>
          </w:rPr>
          <w:t>DELETE</w:t>
        </w:r>
        <w:r w:rsidRPr="00CA5A11">
          <w:rPr>
            <w:rFonts w:ascii="Cambria Math" w:hAnsi="Cambria Math" w:cs="Cambria Math"/>
            <w:b/>
            <w:bCs/>
            <w:snapToGrid/>
            <w:color w:val="3B4151"/>
            <w:sz w:val="18"/>
            <w:szCs w:val="18"/>
            <w:shd w:val="clear" w:color="auto" w:fill="FAFAFA"/>
            <w:lang w:val="en-IN" w:eastAsia="en-IN"/>
            <w:rPrChange w:id="800"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01"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80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03"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80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05"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80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07"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80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09"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810"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11"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81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13"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814"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815"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816"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00CA5A11">
          <w:rPr>
            <w:rFonts w:ascii="Courier New" w:hAnsi="Courier New" w:cs="Courier New"/>
            <w:b/>
            <w:bCs/>
            <w:snapToGrid/>
            <w:color w:val="3B4151"/>
            <w:sz w:val="18"/>
            <w:szCs w:val="18"/>
            <w:shd w:val="clear" w:color="auto" w:fill="FAFAFA"/>
            <w:lang w:val="en-IN" w:eastAsia="en-IN"/>
            <w:rPrChange w:id="817" w:author="VIKRAMADITYA SINGH (vsingh6)" w:date="2022-11-07T09:31:00Z">
              <w:rPr>
                <w:rFonts w:ascii="Courier New" w:hAnsi="Courier New" w:cs="Courier New"/>
                <w:b/>
                <w:bCs/>
                <w:snapToGrid/>
                <w:color w:val="3B4151"/>
                <w:sz w:val="24"/>
                <w:shd w:val="clear" w:color="auto" w:fill="FAFAFA"/>
                <w:lang w:val="en-IN" w:eastAsia="en-IN"/>
              </w:rPr>
            </w:rPrChange>
          </w:rPr>
          <w:t>/applicationgroups</w:t>
        </w:r>
        <w:r w:rsidRPr="00CA5A11">
          <w:rPr>
            <w:rFonts w:ascii="Cambria Math" w:hAnsi="Cambria Math" w:cs="Cambria Math"/>
            <w:b/>
            <w:bCs/>
            <w:snapToGrid/>
            <w:color w:val="3B4151"/>
            <w:sz w:val="18"/>
            <w:szCs w:val="18"/>
            <w:shd w:val="clear" w:color="auto" w:fill="FAFAFA"/>
            <w:lang w:val="en-IN" w:eastAsia="en-IN"/>
            <w:rPrChange w:id="81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19" w:author="VIKRAMADITYA SINGH (vsingh6)" w:date="2022-11-07T09:31:00Z">
              <w:rPr>
                <w:rFonts w:ascii="Courier New" w:hAnsi="Courier New" w:cs="Courier New"/>
                <w:b/>
                <w:bCs/>
                <w:snapToGrid/>
                <w:color w:val="3B4151"/>
                <w:sz w:val="24"/>
                <w:shd w:val="clear" w:color="auto" w:fill="FAFAFA"/>
                <w:lang w:val="en-IN" w:eastAsia="en-IN"/>
              </w:rPr>
            </w:rPrChange>
          </w:rPr>
          <w:t>/{objectId}</w:t>
        </w:r>
      </w:ins>
    </w:p>
    <w:p w14:paraId="15656B14" w14:textId="27BA2E08" w:rsidR="00CA5A11" w:rsidRPr="00CA5A11" w:rsidRDefault="00CA5A11" w:rsidP="00CA5A11">
      <w:pPr>
        <w:jc w:val="left"/>
        <w:rPr>
          <w:ins w:id="820" w:author="VIKRAMADITYA SINGH (vsingh6)" w:date="2022-11-07T09:31:00Z"/>
          <w:rFonts w:cs="Arial"/>
          <w:snapToGrid/>
          <w:color w:val="3B4151"/>
          <w:sz w:val="18"/>
          <w:szCs w:val="18"/>
          <w:shd w:val="clear" w:color="auto" w:fill="FAFAFA"/>
          <w:lang w:val="en-IN" w:eastAsia="en-IN"/>
          <w:rPrChange w:id="821" w:author="VIKRAMADITYA SINGH (vsingh6)" w:date="2022-11-07T09:31:00Z">
            <w:rPr>
              <w:ins w:id="822" w:author="VIKRAMADITYA SINGH (vsingh6)" w:date="2022-11-07T09:31:00Z"/>
              <w:rFonts w:cs="Arial"/>
              <w:snapToGrid/>
              <w:color w:val="3B4151"/>
              <w:sz w:val="27"/>
              <w:szCs w:val="27"/>
              <w:shd w:val="clear" w:color="auto" w:fill="FAFAFA"/>
              <w:lang w:val="en-IN" w:eastAsia="en-IN"/>
            </w:rPr>
          </w:rPrChange>
        </w:rPr>
      </w:pPr>
      <w:ins w:id="823" w:author="VIKRAMADITYA SINGH (vsingh6)" w:date="2022-11-07T09:31:00Z">
        <w:r w:rsidRPr="00CA5A11">
          <w:rPr>
            <w:rFonts w:cs="Arial"/>
            <w:b/>
            <w:bCs/>
            <w:snapToGrid/>
            <w:color w:val="FFFFFF"/>
            <w:sz w:val="18"/>
            <w:szCs w:val="18"/>
            <w:shd w:val="clear" w:color="auto" w:fill="61AFFE"/>
            <w:lang w:val="en-IN" w:eastAsia="en-IN"/>
            <w:rPrChange w:id="824" w:author="VIKRAMADITYA SINGH (vsingh6)" w:date="2022-11-07T09:31:00Z">
              <w:rPr>
                <w:rFonts w:cs="Arial"/>
                <w:b/>
                <w:bCs/>
                <w:snapToGrid/>
                <w:color w:val="FFFFFF"/>
                <w:sz w:val="21"/>
                <w:szCs w:val="21"/>
                <w:shd w:val="clear" w:color="auto" w:fill="61AFFE"/>
                <w:lang w:val="en-IN" w:eastAsia="en-IN"/>
              </w:rPr>
            </w:rPrChange>
          </w:rPr>
          <w:t>GET</w:t>
        </w:r>
        <w:r w:rsidRPr="00CA5A11">
          <w:rPr>
            <w:rFonts w:ascii="Cambria Math" w:hAnsi="Cambria Math" w:cs="Cambria Math"/>
            <w:b/>
            <w:bCs/>
            <w:snapToGrid/>
            <w:color w:val="3B4151"/>
            <w:sz w:val="18"/>
            <w:szCs w:val="18"/>
            <w:shd w:val="clear" w:color="auto" w:fill="FAFAFA"/>
            <w:lang w:val="en-IN" w:eastAsia="en-IN"/>
            <w:rPrChange w:id="82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26"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82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28"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829"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30"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831"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32"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833"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34"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83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36"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837"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38"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839"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840"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841"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00CA5A11">
          <w:rPr>
            <w:rFonts w:ascii="Courier New" w:hAnsi="Courier New" w:cs="Courier New"/>
            <w:b/>
            <w:bCs/>
            <w:snapToGrid/>
            <w:color w:val="3B4151"/>
            <w:sz w:val="18"/>
            <w:szCs w:val="18"/>
            <w:shd w:val="clear" w:color="auto" w:fill="FAFAFA"/>
            <w:lang w:val="en-IN" w:eastAsia="en-IN"/>
            <w:rPrChange w:id="842" w:author="VIKRAMADITYA SINGH (vsingh6)" w:date="2022-11-07T09:31:00Z">
              <w:rPr>
                <w:rFonts w:ascii="Courier New" w:hAnsi="Courier New" w:cs="Courier New"/>
                <w:b/>
                <w:bCs/>
                <w:snapToGrid/>
                <w:color w:val="3B4151"/>
                <w:sz w:val="24"/>
                <w:shd w:val="clear" w:color="auto" w:fill="FAFAFA"/>
                <w:lang w:val="en-IN" w:eastAsia="en-IN"/>
              </w:rPr>
            </w:rPrChange>
          </w:rPr>
          <w:t>/applicationgroups</w:t>
        </w:r>
      </w:ins>
    </w:p>
    <w:p w14:paraId="6EC9A00D" w14:textId="298E4B4B" w:rsidR="00CA5A11" w:rsidRPr="00CA5A11" w:rsidRDefault="00CA5A11" w:rsidP="00CA5A11">
      <w:pPr>
        <w:jc w:val="left"/>
        <w:rPr>
          <w:ins w:id="843" w:author="VIKRAMADITYA SINGH (vsingh6)" w:date="2022-11-07T09:31:00Z"/>
          <w:rFonts w:cs="Arial"/>
          <w:snapToGrid/>
          <w:color w:val="3B4151"/>
          <w:sz w:val="18"/>
          <w:szCs w:val="18"/>
          <w:shd w:val="clear" w:color="auto" w:fill="FAFAFA"/>
          <w:lang w:val="en-IN" w:eastAsia="en-IN"/>
          <w:rPrChange w:id="844" w:author="VIKRAMADITYA SINGH (vsingh6)" w:date="2022-11-07T09:31:00Z">
            <w:rPr>
              <w:ins w:id="845" w:author="VIKRAMADITYA SINGH (vsingh6)" w:date="2022-11-07T09:31:00Z"/>
              <w:rFonts w:cs="Arial"/>
              <w:snapToGrid/>
              <w:color w:val="3B4151"/>
              <w:sz w:val="27"/>
              <w:szCs w:val="27"/>
              <w:shd w:val="clear" w:color="auto" w:fill="FAFAFA"/>
              <w:lang w:val="en-IN" w:eastAsia="en-IN"/>
            </w:rPr>
          </w:rPrChange>
        </w:rPr>
      </w:pPr>
      <w:ins w:id="846" w:author="VIKRAMADITYA SINGH (vsingh6)" w:date="2022-11-07T09:31:00Z">
        <w:r w:rsidRPr="00CA5A11">
          <w:rPr>
            <w:rFonts w:cs="Arial"/>
            <w:b/>
            <w:bCs/>
            <w:snapToGrid/>
            <w:color w:val="FFFFFF"/>
            <w:sz w:val="18"/>
            <w:szCs w:val="18"/>
            <w:shd w:val="clear" w:color="auto" w:fill="49CC90"/>
            <w:lang w:val="en-IN" w:eastAsia="en-IN"/>
            <w:rPrChange w:id="847" w:author="VIKRAMADITYA SINGH (vsingh6)" w:date="2022-11-07T09:31:00Z">
              <w:rPr>
                <w:rFonts w:cs="Arial"/>
                <w:b/>
                <w:bCs/>
                <w:snapToGrid/>
                <w:color w:val="FFFFFF"/>
                <w:sz w:val="21"/>
                <w:szCs w:val="21"/>
                <w:shd w:val="clear" w:color="auto" w:fill="49CC90"/>
                <w:lang w:val="en-IN" w:eastAsia="en-IN"/>
              </w:rPr>
            </w:rPrChange>
          </w:rPr>
          <w:t>POST</w:t>
        </w:r>
        <w:r w:rsidRPr="00CA5A11">
          <w:rPr>
            <w:rFonts w:ascii="Cambria Math" w:hAnsi="Cambria Math" w:cs="Cambria Math"/>
            <w:b/>
            <w:bCs/>
            <w:snapToGrid/>
            <w:color w:val="3B4151"/>
            <w:sz w:val="18"/>
            <w:szCs w:val="18"/>
            <w:shd w:val="clear" w:color="auto" w:fill="FAFAFA"/>
            <w:lang w:val="en-IN" w:eastAsia="en-IN"/>
            <w:rPrChange w:id="84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49" w:author="VIKRAMADITYA SINGH (vsingh6)" w:date="2022-11-07T09:31:00Z">
              <w:rPr>
                <w:rFonts w:ascii="Courier New" w:hAnsi="Courier New" w:cs="Courier New"/>
                <w:b/>
                <w:bCs/>
                <w:snapToGrid/>
                <w:color w:val="3B4151"/>
                <w:sz w:val="24"/>
                <w:shd w:val="clear" w:color="auto" w:fill="FAFAFA"/>
                <w:lang w:val="en-IN" w:eastAsia="en-IN"/>
              </w:rPr>
            </w:rPrChange>
          </w:rPr>
          <w:t>/api</w:t>
        </w:r>
        <w:r w:rsidRPr="00CA5A11">
          <w:rPr>
            <w:rFonts w:ascii="Cambria Math" w:hAnsi="Cambria Math" w:cs="Cambria Math"/>
            <w:b/>
            <w:bCs/>
            <w:snapToGrid/>
            <w:color w:val="3B4151"/>
            <w:sz w:val="18"/>
            <w:szCs w:val="18"/>
            <w:shd w:val="clear" w:color="auto" w:fill="FAFAFA"/>
            <w:lang w:val="en-IN" w:eastAsia="en-IN"/>
            <w:rPrChange w:id="850"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51" w:author="VIKRAMADITYA SINGH (vsingh6)" w:date="2022-11-07T09:31:00Z">
              <w:rPr>
                <w:rFonts w:ascii="Courier New" w:hAnsi="Courier New" w:cs="Courier New"/>
                <w:b/>
                <w:bCs/>
                <w:snapToGrid/>
                <w:color w:val="3B4151"/>
                <w:sz w:val="24"/>
                <w:shd w:val="clear" w:color="auto" w:fill="FAFAFA"/>
                <w:lang w:val="en-IN" w:eastAsia="en-IN"/>
              </w:rPr>
            </w:rPrChange>
          </w:rPr>
          <w:t>/fmc_config</w:t>
        </w:r>
        <w:r w:rsidRPr="00CA5A11">
          <w:rPr>
            <w:rFonts w:ascii="Cambria Math" w:hAnsi="Cambria Math" w:cs="Cambria Math"/>
            <w:b/>
            <w:bCs/>
            <w:snapToGrid/>
            <w:color w:val="3B4151"/>
            <w:sz w:val="18"/>
            <w:szCs w:val="18"/>
            <w:shd w:val="clear" w:color="auto" w:fill="FAFAFA"/>
            <w:lang w:val="en-IN" w:eastAsia="en-IN"/>
            <w:rPrChange w:id="852"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53" w:author="VIKRAMADITYA SINGH (vsingh6)" w:date="2022-11-07T09:31:00Z">
              <w:rPr>
                <w:rFonts w:ascii="Courier New" w:hAnsi="Courier New" w:cs="Courier New"/>
                <w:b/>
                <w:bCs/>
                <w:snapToGrid/>
                <w:color w:val="3B4151"/>
                <w:sz w:val="24"/>
                <w:shd w:val="clear" w:color="auto" w:fill="FAFAFA"/>
                <w:lang w:val="en-IN" w:eastAsia="en-IN"/>
              </w:rPr>
            </w:rPrChange>
          </w:rPr>
          <w:t>/v1</w:t>
        </w:r>
        <w:r w:rsidRPr="00CA5A11">
          <w:rPr>
            <w:rFonts w:ascii="Cambria Math" w:hAnsi="Cambria Math" w:cs="Cambria Math"/>
            <w:b/>
            <w:bCs/>
            <w:snapToGrid/>
            <w:color w:val="3B4151"/>
            <w:sz w:val="18"/>
            <w:szCs w:val="18"/>
            <w:shd w:val="clear" w:color="auto" w:fill="FAFAFA"/>
            <w:lang w:val="en-IN" w:eastAsia="en-IN"/>
            <w:rPrChange w:id="854"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55" w:author="VIKRAMADITYA SINGH (vsingh6)" w:date="2022-11-07T09:31:00Z">
              <w:rPr>
                <w:rFonts w:ascii="Courier New" w:hAnsi="Courier New" w:cs="Courier New"/>
                <w:b/>
                <w:bCs/>
                <w:snapToGrid/>
                <w:color w:val="3B4151"/>
                <w:sz w:val="24"/>
                <w:shd w:val="clear" w:color="auto" w:fill="FAFAFA"/>
                <w:lang w:val="en-IN" w:eastAsia="en-IN"/>
              </w:rPr>
            </w:rPrChange>
          </w:rPr>
          <w:t>/domain</w:t>
        </w:r>
        <w:r w:rsidRPr="00CA5A11">
          <w:rPr>
            <w:rFonts w:ascii="Cambria Math" w:hAnsi="Cambria Math" w:cs="Cambria Math"/>
            <w:b/>
            <w:bCs/>
            <w:snapToGrid/>
            <w:color w:val="3B4151"/>
            <w:sz w:val="18"/>
            <w:szCs w:val="18"/>
            <w:shd w:val="clear" w:color="auto" w:fill="FAFAFA"/>
            <w:lang w:val="en-IN" w:eastAsia="en-IN"/>
            <w:rPrChange w:id="856"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57" w:author="VIKRAMADITYA SINGH (vsingh6)" w:date="2022-11-07T09:31:00Z">
              <w:rPr>
                <w:rFonts w:ascii="Courier New" w:hAnsi="Courier New" w:cs="Courier New"/>
                <w:b/>
                <w:bCs/>
                <w:snapToGrid/>
                <w:color w:val="3B4151"/>
                <w:sz w:val="24"/>
                <w:shd w:val="clear" w:color="auto" w:fill="FAFAFA"/>
                <w:lang w:val="en-IN" w:eastAsia="en-IN"/>
              </w:rPr>
            </w:rPrChange>
          </w:rPr>
          <w:t>/{domainUUID}</w:t>
        </w:r>
        <w:r w:rsidRPr="00CA5A11">
          <w:rPr>
            <w:rFonts w:ascii="Cambria Math" w:hAnsi="Cambria Math" w:cs="Cambria Math"/>
            <w:b/>
            <w:bCs/>
            <w:snapToGrid/>
            <w:color w:val="3B4151"/>
            <w:sz w:val="18"/>
            <w:szCs w:val="18"/>
            <w:shd w:val="clear" w:color="auto" w:fill="FAFAFA"/>
            <w:lang w:val="en-IN" w:eastAsia="en-IN"/>
            <w:rPrChange w:id="858"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59" w:author="VIKRAMADITYA SINGH (vsingh6)" w:date="2022-11-07T09:31:00Z">
              <w:rPr>
                <w:rFonts w:ascii="Courier New" w:hAnsi="Courier New" w:cs="Courier New"/>
                <w:b/>
                <w:bCs/>
                <w:snapToGrid/>
                <w:color w:val="3B4151"/>
                <w:sz w:val="24"/>
                <w:shd w:val="clear" w:color="auto" w:fill="FAFAFA"/>
                <w:lang w:val="en-IN" w:eastAsia="en-IN"/>
              </w:rPr>
            </w:rPrChange>
          </w:rPr>
          <w:t>/policy</w:t>
        </w:r>
        <w:r w:rsidRPr="00CA5A11">
          <w:rPr>
            <w:rFonts w:ascii="Cambria Math" w:hAnsi="Cambria Math" w:cs="Cambria Math"/>
            <w:b/>
            <w:bCs/>
            <w:snapToGrid/>
            <w:color w:val="3B4151"/>
            <w:sz w:val="18"/>
            <w:szCs w:val="18"/>
            <w:shd w:val="clear" w:color="auto" w:fill="FAFAFA"/>
            <w:lang w:val="en-IN" w:eastAsia="en-IN"/>
            <w:rPrChange w:id="860"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61" w:author="VIKRAMADITYA SINGH (vsingh6)" w:date="2022-11-07T09:31:00Z">
              <w:rPr>
                <w:rFonts w:ascii="Courier New" w:hAnsi="Courier New" w:cs="Courier New"/>
                <w:b/>
                <w:bCs/>
                <w:snapToGrid/>
                <w:color w:val="3B4151"/>
                <w:sz w:val="24"/>
                <w:shd w:val="clear" w:color="auto" w:fill="FAFAFA"/>
                <w:lang w:val="en-IN" w:eastAsia="en-IN"/>
              </w:rPr>
            </w:rPrChange>
          </w:rPr>
          <w:t>/</w:t>
        </w:r>
        <w:r w:rsidR="00BB3075" w:rsidRPr="00CA5A11">
          <w:rPr>
            <w:rFonts w:ascii="Courier New" w:hAnsi="Courier New" w:cs="Courier New"/>
            <w:b/>
            <w:bCs/>
            <w:snapToGrid/>
            <w:color w:val="3B4151"/>
            <w:sz w:val="18"/>
            <w:szCs w:val="18"/>
            <w:shd w:val="clear" w:color="auto" w:fill="FAFAFA"/>
            <w:lang w:val="en-IN" w:eastAsia="en-IN"/>
            <w:rPrChange w:id="862" w:author="VIKRAMADITYA SINGH (vsingh6)" w:date="2022-11-07T09:31:00Z">
              <w:rPr>
                <w:rFonts w:ascii="Courier New" w:hAnsi="Courier New" w:cs="Courier New"/>
                <w:b/>
                <w:bCs/>
                <w:snapToGrid/>
                <w:color w:val="3B4151"/>
                <w:sz w:val="24"/>
                <w:shd w:val="clear" w:color="auto" w:fill="FAFAFA"/>
                <w:lang w:val="en-IN" w:eastAsia="en-IN"/>
              </w:rPr>
            </w:rPrChange>
          </w:rPr>
          <w:t>z</w:t>
        </w:r>
      </w:ins>
      <w:r w:rsidR="00BB3075">
        <w:rPr>
          <w:rFonts w:ascii="Courier New" w:hAnsi="Courier New" w:cs="Courier New"/>
          <w:b/>
          <w:bCs/>
          <w:snapToGrid/>
          <w:color w:val="3B4151"/>
          <w:sz w:val="18"/>
          <w:szCs w:val="18"/>
          <w:shd w:val="clear" w:color="auto" w:fill="FAFAFA"/>
          <w:lang w:val="en-IN" w:eastAsia="en-IN"/>
        </w:rPr>
        <w:t>erotrust</w:t>
      </w:r>
      <w:ins w:id="863" w:author="VIKRAMADITYA SINGH (vsingh6)" w:date="2022-11-07T09:31:00Z">
        <w:r w:rsidR="00BB3075" w:rsidRPr="00CA5A11">
          <w:rPr>
            <w:rFonts w:ascii="Courier New" w:hAnsi="Courier New" w:cs="Courier New"/>
            <w:b/>
            <w:bCs/>
            <w:snapToGrid/>
            <w:color w:val="3B4151"/>
            <w:sz w:val="18"/>
            <w:szCs w:val="18"/>
            <w:shd w:val="clear" w:color="auto" w:fill="FAFAFA"/>
            <w:lang w:val="en-IN" w:eastAsia="en-IN"/>
            <w:rPrChange w:id="864" w:author="VIKRAMADITYA SINGH (vsingh6)" w:date="2022-11-07T09:31:00Z">
              <w:rPr>
                <w:rFonts w:ascii="Courier New" w:hAnsi="Courier New" w:cs="Courier New"/>
                <w:b/>
                <w:bCs/>
                <w:snapToGrid/>
                <w:color w:val="3B4151"/>
                <w:sz w:val="24"/>
                <w:shd w:val="clear" w:color="auto" w:fill="FAFAFA"/>
                <w:lang w:val="en-IN" w:eastAsia="en-IN"/>
              </w:rPr>
            </w:rPrChange>
          </w:rPr>
          <w:t>policies</w:t>
        </w:r>
        <w:r w:rsidRPr="00CA5A11">
          <w:rPr>
            <w:rFonts w:ascii="Cambria Math" w:hAnsi="Cambria Math" w:cs="Cambria Math"/>
            <w:b/>
            <w:bCs/>
            <w:snapToGrid/>
            <w:color w:val="3B4151"/>
            <w:sz w:val="18"/>
            <w:szCs w:val="18"/>
            <w:shd w:val="clear" w:color="auto" w:fill="FAFAFA"/>
            <w:lang w:val="en-IN" w:eastAsia="en-IN"/>
            <w:rPrChange w:id="865" w:author="VIKRAMADITYA SINGH (vsingh6)" w:date="2022-11-07T09:31:00Z">
              <w:rPr>
                <w:rFonts w:ascii="Cambria Math" w:hAnsi="Cambria Math" w:cs="Cambria Math"/>
                <w:b/>
                <w:bCs/>
                <w:snapToGrid/>
                <w:color w:val="3B4151"/>
                <w:sz w:val="24"/>
                <w:shd w:val="clear" w:color="auto" w:fill="FAFAFA"/>
                <w:lang w:val="en-IN" w:eastAsia="en-IN"/>
              </w:rPr>
            </w:rPrChange>
          </w:rPr>
          <w:t>​</w:t>
        </w:r>
        <w:r w:rsidRPr="00CA5A11">
          <w:rPr>
            <w:rFonts w:ascii="Courier New" w:hAnsi="Courier New" w:cs="Courier New"/>
            <w:b/>
            <w:bCs/>
            <w:snapToGrid/>
            <w:color w:val="3B4151"/>
            <w:sz w:val="18"/>
            <w:szCs w:val="18"/>
            <w:shd w:val="clear" w:color="auto" w:fill="FAFAFA"/>
            <w:lang w:val="en-IN" w:eastAsia="en-IN"/>
            <w:rPrChange w:id="866" w:author="VIKRAMADITYA SINGH (vsingh6)" w:date="2022-11-07T09:31:00Z">
              <w:rPr>
                <w:rFonts w:ascii="Courier New" w:hAnsi="Courier New" w:cs="Courier New"/>
                <w:b/>
                <w:bCs/>
                <w:snapToGrid/>
                <w:color w:val="3B4151"/>
                <w:sz w:val="24"/>
                <w:shd w:val="clear" w:color="auto" w:fill="FAFAFA"/>
                <w:lang w:val="en-IN" w:eastAsia="en-IN"/>
              </w:rPr>
            </w:rPrChange>
          </w:rPr>
          <w:t>/applicationgroups</w:t>
        </w:r>
      </w:ins>
    </w:p>
    <w:p w14:paraId="47E595DA" w14:textId="1F7544F1" w:rsidR="00E15D0D" w:rsidRDefault="00E15D0D" w:rsidP="007608A8">
      <w:pPr>
        <w:rPr>
          <w:ins w:id="867" w:author="VIKRAMADITYA SINGH (vsingh6)" w:date="2022-11-07T09:26:00Z"/>
        </w:rPr>
      </w:pPr>
    </w:p>
    <w:p w14:paraId="429B4BE8" w14:textId="16869DC3" w:rsidR="00E15D0D" w:rsidRDefault="00E15D0D" w:rsidP="007608A8">
      <w:pPr>
        <w:rPr>
          <w:ins w:id="868" w:author="VIKRAMADITYA SINGH (vsingh6)" w:date="2022-11-07T09:29:00Z"/>
        </w:rPr>
      </w:pPr>
    </w:p>
    <w:p w14:paraId="455EEF65" w14:textId="761C7F48" w:rsidR="00C75CB3" w:rsidRPr="00876AC9" w:rsidRDefault="00C75CB3" w:rsidP="007608A8">
      <w:ins w:id="869" w:author="VIKRAMADITYA SINGH (vsingh6)" w:date="2022-11-07T09:29:00Z">
        <w:r>
          <w:t>There is API available for GET,</w:t>
        </w:r>
      </w:ins>
      <w:ins w:id="870" w:author="VIKRAMADITYA SINGH (vsingh6)" w:date="2022-11-07T09:30:00Z">
        <w:r>
          <w:t>POST,</w:t>
        </w:r>
      </w:ins>
      <w:ins w:id="871" w:author="VIKRAMADITYA SINGH (vsingh6)" w:date="2022-11-07T09:29:00Z">
        <w:r>
          <w:t>PUT</w:t>
        </w:r>
      </w:ins>
      <w:ins w:id="872" w:author="VIKRAMADITYA SINGH (vsingh6)" w:date="2022-11-07T09:30:00Z">
        <w:r>
          <w:t xml:space="preserve"> &amp; DELETE for the policy,</w:t>
        </w:r>
      </w:ins>
      <w:ins w:id="873" w:author="VIKRAMADITYA SINGH (vsingh6)" w:date="2022-11-07T09:34:00Z">
        <w:r w:rsidR="00A7497A">
          <w:t xml:space="preserve"> </w:t>
        </w:r>
      </w:ins>
      <w:ins w:id="874" w:author="VIKRAMADITYA SINGH (vsingh6)" w:date="2022-11-07T09:30:00Z">
        <w:r>
          <w:t>application &amp; application groups</w:t>
        </w:r>
        <w:r w:rsidR="009E104D">
          <w:t xml:space="preserve"> with various </w:t>
        </w:r>
      </w:ins>
      <w:ins w:id="875" w:author="VIKRAMADITYA SINGH (vsingh6)" w:date="2022-11-07T09:34:00Z">
        <w:r w:rsidR="00A7497A">
          <w:t>settings</w:t>
        </w:r>
      </w:ins>
      <w:ins w:id="876" w:author="VIKRAMADITYA SINGH (vsingh6)" w:date="2022-11-07T09:31:00Z">
        <w:r w:rsidR="009E104D">
          <w:t xml:space="preserve"> &amp; filters.</w:t>
        </w:r>
      </w:ins>
    </w:p>
    <w:p w14:paraId="37A02AFC" w14:textId="610022A6" w:rsidR="00AC2D16" w:rsidRPr="005810B1" w:rsidRDefault="79C25EAA" w:rsidP="005D7591">
      <w:pPr>
        <w:pStyle w:val="Heading1"/>
      </w:pPr>
      <w:bookmarkStart w:id="877" w:name="_Toc118293488"/>
      <w:bookmarkStart w:id="878" w:name="_Toc142917899"/>
      <w:r>
        <w:t>C</w:t>
      </w:r>
      <w:bookmarkEnd w:id="877"/>
      <w:r w:rsidR="00A31C3D">
        <w:t>aveats</w:t>
      </w:r>
      <w:bookmarkEnd w:id="878"/>
      <w:r w:rsidR="00A31C3D">
        <w:t xml:space="preserve"> </w:t>
      </w:r>
    </w:p>
    <w:p w14:paraId="047D6161" w14:textId="25A6A9CB" w:rsidR="00B4127A" w:rsidRPr="00B4127A" w:rsidRDefault="00B4127A" w:rsidP="00B4127A">
      <w:pPr>
        <w:numPr>
          <w:ilvl w:val="0"/>
          <w:numId w:val="66"/>
        </w:numPr>
        <w:rPr>
          <w:lang w:val="en-IN"/>
        </w:rPr>
      </w:pPr>
      <w:r w:rsidRPr="02990C5A">
        <w:rPr>
          <w:lang w:val="en-IN"/>
        </w:rPr>
        <w:t xml:space="preserve">Only </w:t>
      </w:r>
      <w:r w:rsidR="7E81E36B" w:rsidRPr="02990C5A">
        <w:rPr>
          <w:lang w:val="en-IN"/>
        </w:rPr>
        <w:t>IP</w:t>
      </w:r>
      <w:r w:rsidRPr="02990C5A">
        <w:rPr>
          <w:lang w:val="en-IN"/>
        </w:rPr>
        <w:t xml:space="preserve">v4 applications are supported for Zero trust protection. </w:t>
      </w:r>
      <w:r w:rsidR="2E5E7DA1" w:rsidRPr="02990C5A">
        <w:rPr>
          <w:lang w:val="en-IN"/>
        </w:rPr>
        <w:t>IP</w:t>
      </w:r>
      <w:r w:rsidRPr="02990C5A">
        <w:rPr>
          <w:lang w:val="en-IN"/>
        </w:rPr>
        <w:t>v6 applications are not supported.</w:t>
      </w:r>
    </w:p>
    <w:p w14:paraId="590D785D" w14:textId="77777777" w:rsidR="00B4127A" w:rsidRPr="00B4127A" w:rsidRDefault="00B4127A" w:rsidP="00B4127A">
      <w:pPr>
        <w:numPr>
          <w:ilvl w:val="0"/>
          <w:numId w:val="66"/>
        </w:numPr>
        <w:rPr>
          <w:lang w:val="en-IN"/>
        </w:rPr>
      </w:pPr>
      <w:r w:rsidRPr="00B4127A">
        <w:rPr>
          <w:lang w:val="en-IN"/>
        </w:rPr>
        <w:t>Zero-trust Applications with strict HTTP Host Header check do not work with NAT Port.</w:t>
      </w:r>
    </w:p>
    <w:p w14:paraId="74CF757A" w14:textId="77777777" w:rsidR="00B4127A" w:rsidRPr="00B4127A" w:rsidRDefault="00B4127A" w:rsidP="00B4127A">
      <w:pPr>
        <w:numPr>
          <w:ilvl w:val="0"/>
          <w:numId w:val="66"/>
        </w:numPr>
        <w:rPr>
          <w:lang w:val="en-IN"/>
        </w:rPr>
      </w:pPr>
      <w:r w:rsidRPr="00B4127A">
        <w:rPr>
          <w:lang w:val="en-IN"/>
        </w:rPr>
        <w:t>The maximum number of users can access the zero-trust protected application per client IP is 100.</w:t>
      </w:r>
    </w:p>
    <w:p w14:paraId="55DAC686" w14:textId="77777777" w:rsidR="00B4127A" w:rsidRPr="00B4127A" w:rsidRDefault="00B4127A" w:rsidP="00B4127A">
      <w:pPr>
        <w:numPr>
          <w:ilvl w:val="0"/>
          <w:numId w:val="66"/>
        </w:numPr>
        <w:rPr>
          <w:lang w:val="en-IN"/>
        </w:rPr>
      </w:pPr>
      <w:r w:rsidRPr="00B4127A">
        <w:rPr>
          <w:lang w:val="en-IN"/>
        </w:rPr>
        <w:t>Application exposed within another zero-trust protected application will not be supported unless both the applications have the same IdP and are part of the same application group.</w:t>
      </w:r>
    </w:p>
    <w:p w14:paraId="7DD507CD" w14:textId="38F1469E" w:rsidR="00254057" w:rsidRPr="00B4127A" w:rsidRDefault="00B4127A" w:rsidP="4B302E18">
      <w:pPr>
        <w:numPr>
          <w:ilvl w:val="0"/>
          <w:numId w:val="66"/>
        </w:numPr>
        <w:rPr>
          <w:lang w:val="en-IN"/>
        </w:rPr>
      </w:pPr>
      <w:r w:rsidRPr="4B302E18">
        <w:rPr>
          <w:lang w:val="en-IN"/>
        </w:rPr>
        <w:t xml:space="preserve">The application </w:t>
      </w:r>
      <w:r w:rsidR="36FBD2ED" w:rsidRPr="4B302E18">
        <w:rPr>
          <w:lang w:val="en-IN"/>
        </w:rPr>
        <w:t xml:space="preserve">origin </w:t>
      </w:r>
      <w:r w:rsidR="296AD677" w:rsidRPr="4B302E18">
        <w:rPr>
          <w:lang w:val="en-IN"/>
        </w:rPr>
        <w:t xml:space="preserve">server </w:t>
      </w:r>
      <w:r w:rsidR="070294E1" w:rsidRPr="4B302E18">
        <w:rPr>
          <w:lang w:val="en-IN"/>
        </w:rPr>
        <w:t xml:space="preserve">may </w:t>
      </w:r>
      <w:r w:rsidRPr="4B302E18">
        <w:rPr>
          <w:lang w:val="en-IN"/>
        </w:rPr>
        <w:t>receive the initial TLS handshake packets</w:t>
      </w:r>
      <w:r w:rsidR="6D3A0A05" w:rsidRPr="4B302E18">
        <w:rPr>
          <w:lang w:val="en-IN"/>
        </w:rPr>
        <w:t xml:space="preserve"> from an unauthenticated user</w:t>
      </w:r>
      <w:r w:rsidRPr="4B302E18">
        <w:rPr>
          <w:lang w:val="en-IN"/>
        </w:rPr>
        <w:t xml:space="preserve"> behind </w:t>
      </w:r>
      <w:r w:rsidR="5D0EC2D2" w:rsidRPr="4B302E18">
        <w:rPr>
          <w:lang w:val="en-IN"/>
        </w:rPr>
        <w:t xml:space="preserve">a </w:t>
      </w:r>
      <w:r w:rsidRPr="4B302E18">
        <w:rPr>
          <w:lang w:val="en-IN"/>
        </w:rPr>
        <w:t>NAT</w:t>
      </w:r>
      <w:r w:rsidR="60DD2762" w:rsidRPr="4B302E18">
        <w:rPr>
          <w:lang w:val="en-IN"/>
        </w:rPr>
        <w:t xml:space="preserve"> device</w:t>
      </w:r>
      <w:r w:rsidR="79D60577" w:rsidRPr="4B302E18">
        <w:rPr>
          <w:lang w:val="en-IN"/>
        </w:rPr>
        <w:t>,</w:t>
      </w:r>
      <w:r w:rsidR="06F3EB92" w:rsidRPr="4B302E18">
        <w:rPr>
          <w:lang w:val="en-IN"/>
        </w:rPr>
        <w:t xml:space="preserve"> </w:t>
      </w:r>
      <w:r w:rsidR="2880D4CC" w:rsidRPr="4B302E18">
        <w:rPr>
          <w:lang w:val="en-IN"/>
        </w:rPr>
        <w:t>if</w:t>
      </w:r>
      <w:r w:rsidR="06F3EB92" w:rsidRPr="4B302E18">
        <w:rPr>
          <w:lang w:val="en-IN"/>
        </w:rPr>
        <w:t xml:space="preserve"> another user behind the same</w:t>
      </w:r>
      <w:r w:rsidRPr="4B302E18">
        <w:rPr>
          <w:lang w:val="en-IN"/>
        </w:rPr>
        <w:t xml:space="preserve"> </w:t>
      </w:r>
      <w:r w:rsidR="43C26A2B" w:rsidRPr="4B302E18">
        <w:rPr>
          <w:lang w:val="en-IN"/>
        </w:rPr>
        <w:t>(same source IP)</w:t>
      </w:r>
      <w:r w:rsidR="34459D50" w:rsidRPr="4B302E18">
        <w:rPr>
          <w:lang w:val="en-IN"/>
        </w:rPr>
        <w:t xml:space="preserve"> has an Authenticated session because for FTD both </w:t>
      </w:r>
      <w:r w:rsidR="3BDAA34A" w:rsidRPr="4B302E18">
        <w:rPr>
          <w:lang w:val="en-IN"/>
        </w:rPr>
        <w:t>request (authenticated</w:t>
      </w:r>
      <w:r w:rsidR="34459D50" w:rsidRPr="4B302E18">
        <w:rPr>
          <w:lang w:val="en-IN"/>
        </w:rPr>
        <w:t xml:space="preserve"> and unauthenticated) comes from</w:t>
      </w:r>
      <w:r w:rsidR="5E01BD9E" w:rsidRPr="4B302E18">
        <w:rPr>
          <w:lang w:val="en-IN"/>
        </w:rPr>
        <w:t xml:space="preserve"> the same Source IP address (NAT device)</w:t>
      </w:r>
      <w:r w:rsidRPr="4B302E18">
        <w:rPr>
          <w:lang w:val="en-IN"/>
        </w:rPr>
        <w:t xml:space="preserve">. However, once snort validates the HTTP cookies, unauthenticated connections will be </w:t>
      </w:r>
      <w:r w:rsidR="105DA82A" w:rsidRPr="4B302E18">
        <w:rPr>
          <w:lang w:val="en-IN"/>
        </w:rPr>
        <w:t>blocked,</w:t>
      </w:r>
      <w:r w:rsidR="679482A7" w:rsidRPr="4B302E18">
        <w:rPr>
          <w:lang w:val="en-IN"/>
        </w:rPr>
        <w:t xml:space="preserve"> </w:t>
      </w:r>
      <w:r w:rsidRPr="4B302E18">
        <w:rPr>
          <w:lang w:val="en-IN"/>
        </w:rPr>
        <w:t xml:space="preserve">and actual HTTP </w:t>
      </w:r>
      <w:r w:rsidR="0842100F" w:rsidRPr="4B302E18">
        <w:rPr>
          <w:lang w:val="en-IN"/>
        </w:rPr>
        <w:t xml:space="preserve">traffic </w:t>
      </w:r>
      <w:r w:rsidR="46E804AD" w:rsidRPr="4B302E18">
        <w:rPr>
          <w:lang w:val="en-IN"/>
        </w:rPr>
        <w:t>will not</w:t>
      </w:r>
      <w:r w:rsidR="0D6B4CAF" w:rsidRPr="4B302E18">
        <w:rPr>
          <w:lang w:val="en-IN"/>
        </w:rPr>
        <w:t xml:space="preserve"> </w:t>
      </w:r>
      <w:r w:rsidRPr="4B302E18">
        <w:rPr>
          <w:lang w:val="en-IN"/>
        </w:rPr>
        <w:t>be allowed to reach the application</w:t>
      </w:r>
      <w:r w:rsidR="7E8E134E" w:rsidRPr="4B302E18">
        <w:rPr>
          <w:lang w:val="en-IN"/>
        </w:rPr>
        <w:t xml:space="preserve"> origin server</w:t>
      </w:r>
      <w:r w:rsidRPr="4B302E18">
        <w:rPr>
          <w:lang w:val="en-IN"/>
        </w:rPr>
        <w:t>.</w:t>
      </w:r>
    </w:p>
    <w:p w14:paraId="58B4B909" w14:textId="77777777" w:rsidR="0017505A" w:rsidRDefault="0017505A" w:rsidP="0017505A">
      <w:pPr>
        <w:numPr>
          <w:ilvl w:val="0"/>
          <w:numId w:val="66"/>
        </w:numPr>
        <w:shd w:val="clear" w:color="auto" w:fill="FFFFFF"/>
        <w:spacing w:before="100" w:beforeAutospacing="1" w:after="100" w:afterAutospacing="1"/>
        <w:jc w:val="left"/>
        <w:rPr>
          <w:rFonts w:cs="Arial"/>
          <w:snapToGrid/>
          <w:color w:val="000000" w:themeColor="text1"/>
          <w:szCs w:val="22"/>
          <w:lang w:val="en-IN" w:eastAsia="en-GB"/>
        </w:rPr>
      </w:pPr>
      <w:r w:rsidRPr="0017505A">
        <w:rPr>
          <w:rFonts w:cs="Arial"/>
          <w:snapToGrid/>
          <w:color w:val="000000" w:themeColor="text1"/>
          <w:szCs w:val="22"/>
          <w:lang w:val="en-IN" w:eastAsia="en-GB"/>
        </w:rPr>
        <w:t>Interface PAT is not supported for the SRC NAT feature for ZTNA clientless.</w:t>
      </w:r>
    </w:p>
    <w:p w14:paraId="3C41DA52" w14:textId="75FF0FA8" w:rsidR="002553D0" w:rsidRPr="002553D0" w:rsidRDefault="00786854" w:rsidP="002553D0">
      <w:pPr>
        <w:numPr>
          <w:ilvl w:val="0"/>
          <w:numId w:val="66"/>
        </w:numPr>
        <w:shd w:val="clear" w:color="auto" w:fill="FFFFFF" w:themeFill="background1"/>
        <w:spacing w:before="100" w:beforeAutospacing="1" w:after="100" w:afterAutospacing="1"/>
        <w:jc w:val="left"/>
        <w:rPr>
          <w:rFonts w:cs="Arial"/>
          <w:snapToGrid/>
          <w:color w:val="000000" w:themeColor="text1"/>
          <w:lang w:val="en-IN" w:eastAsia="en-GB"/>
        </w:rPr>
      </w:pPr>
      <w:r>
        <w:rPr>
          <w:rFonts w:cs="Arial"/>
          <w:snapToGrid/>
          <w:color w:val="000000" w:themeColor="text1"/>
          <w:lang w:val="en-IN" w:eastAsia="en-GB"/>
        </w:rPr>
        <w:t>T</w:t>
      </w:r>
      <w:r w:rsidR="0017505A" w:rsidRPr="4B302E18">
        <w:rPr>
          <w:rFonts w:cs="Arial"/>
          <w:snapToGrid/>
          <w:color w:val="000000" w:themeColor="text1"/>
          <w:lang w:val="en-IN" w:eastAsia="en-GB"/>
        </w:rPr>
        <w:t xml:space="preserve">he following modification to unsupported types </w:t>
      </w:r>
      <w:r w:rsidR="013BD2F1" w:rsidRPr="4B302E18">
        <w:rPr>
          <w:rFonts w:cs="Arial"/>
          <w:color w:val="000000" w:themeColor="text1"/>
          <w:lang w:val="en-IN" w:eastAsia="en-GB"/>
        </w:rPr>
        <w:t>will not be</w:t>
      </w:r>
      <w:r w:rsidR="7F271579" w:rsidRPr="4B302E18">
        <w:rPr>
          <w:rFonts w:cs="Arial"/>
          <w:color w:val="000000" w:themeColor="text1"/>
          <w:lang w:val="en-IN" w:eastAsia="en-GB"/>
        </w:rPr>
        <w:t xml:space="preserve"> prevented</w:t>
      </w:r>
      <w:r w:rsidR="013BD2F1" w:rsidRPr="4B302E18">
        <w:rPr>
          <w:rFonts w:cs="Arial"/>
          <w:color w:val="000000" w:themeColor="text1"/>
          <w:lang w:val="en-IN" w:eastAsia="en-GB"/>
        </w:rPr>
        <w:t xml:space="preserve"> in FTD</w:t>
      </w:r>
      <w:r w:rsidR="0017505A" w:rsidRPr="4B302E18">
        <w:rPr>
          <w:rFonts w:cs="Arial"/>
          <w:snapToGrid/>
          <w:color w:val="000000" w:themeColor="text1"/>
          <w:lang w:val="en-IN" w:eastAsia="en-GB"/>
        </w:rPr>
        <w:t>.</w:t>
      </w:r>
      <w:r w:rsidR="002553D0">
        <w:rPr>
          <w:rFonts w:cs="Arial"/>
          <w:snapToGrid/>
          <w:color w:val="000000" w:themeColor="text1"/>
          <w:lang w:val="en-IN" w:eastAsia="en-GB"/>
        </w:rPr>
        <w:t xml:space="preserve"> </w:t>
      </w:r>
      <w:r w:rsidR="002553D0" w:rsidRPr="002553D0">
        <w:rPr>
          <w:rFonts w:cs="Arial"/>
          <w:snapToGrid/>
          <w:color w:val="000000" w:themeColor="text1"/>
          <w:lang w:val="en-IN" w:eastAsia="en-GB"/>
        </w:rPr>
        <w:t>These validations will be done on FMC and any unsupported configs will be rejected.</w:t>
      </w:r>
    </w:p>
    <w:p w14:paraId="282B7466" w14:textId="45614F56" w:rsidR="0017505A" w:rsidRPr="0017505A" w:rsidRDefault="0017505A" w:rsidP="002553D0">
      <w:pPr>
        <w:shd w:val="clear" w:color="auto" w:fill="FFFFFF" w:themeFill="background1"/>
        <w:spacing w:before="100" w:beforeAutospacing="1" w:after="100" w:afterAutospacing="1"/>
        <w:ind w:left="720"/>
        <w:jc w:val="left"/>
        <w:rPr>
          <w:rFonts w:cs="Arial"/>
          <w:snapToGrid/>
          <w:color w:val="000000" w:themeColor="text1"/>
          <w:lang w:val="en-IN" w:eastAsia="en-GB"/>
        </w:rPr>
      </w:pPr>
      <w:r w:rsidRPr="0017505A">
        <w:rPr>
          <w:rFonts w:cs="Arial"/>
          <w:snapToGrid/>
          <w:color w:val="000000" w:themeColor="text1"/>
          <w:szCs w:val="22"/>
          <w:lang w:val="en-IN" w:eastAsia="en-GB"/>
        </w:rPr>
        <w:lastRenderedPageBreak/>
        <w:br/>
      </w:r>
      <w:r w:rsidR="00254057" w:rsidRPr="4B302E18">
        <w:rPr>
          <w:rFonts w:cs="Arial"/>
          <w:snapToGrid/>
          <w:color w:val="000000" w:themeColor="text1"/>
          <w:lang w:val="en-IN" w:eastAsia="en-GB"/>
        </w:rPr>
        <w:t>&gt;</w:t>
      </w:r>
      <w:r w:rsidR="00896BC4" w:rsidRPr="4B302E18">
        <w:rPr>
          <w:rFonts w:cs="Arial"/>
          <w:snapToGrid/>
          <w:color w:val="000000" w:themeColor="text1"/>
          <w:lang w:val="en-IN" w:eastAsia="en-GB"/>
        </w:rPr>
        <w:t xml:space="preserve"> </w:t>
      </w:r>
      <w:r w:rsidRPr="4B302E18">
        <w:rPr>
          <w:rFonts w:cs="Arial"/>
          <w:snapToGrid/>
          <w:color w:val="000000" w:themeColor="text1"/>
          <w:lang w:val="en-IN" w:eastAsia="en-GB"/>
        </w:rPr>
        <w:t>Addition of new obj/objgrp to nested objgrp when parent objgrp is in use by ZTNA.</w:t>
      </w:r>
      <w:r w:rsidRPr="0017505A">
        <w:rPr>
          <w:rFonts w:cs="Arial"/>
          <w:snapToGrid/>
          <w:color w:val="000000" w:themeColor="text1"/>
          <w:szCs w:val="22"/>
          <w:lang w:val="en-IN" w:eastAsia="en-GB"/>
        </w:rPr>
        <w:br/>
      </w:r>
      <w:r w:rsidR="00254057" w:rsidRPr="4B302E18">
        <w:rPr>
          <w:rFonts w:cs="Arial"/>
          <w:snapToGrid/>
          <w:color w:val="000000" w:themeColor="text1"/>
          <w:lang w:val="en-IN" w:eastAsia="en-GB"/>
        </w:rPr>
        <w:t>&gt;</w:t>
      </w:r>
      <w:r w:rsidRPr="4B302E18">
        <w:rPr>
          <w:rFonts w:cs="Arial"/>
          <w:snapToGrid/>
          <w:color w:val="000000" w:themeColor="text1"/>
          <w:lang w:val="en-IN" w:eastAsia="en-GB"/>
        </w:rPr>
        <w:t xml:space="preserve"> Modification of objects configured under objgrp/nested objgrp when parent objgrp is in use by ZTNA.</w:t>
      </w:r>
    </w:p>
    <w:p w14:paraId="595C0ED6" w14:textId="75CA8EAC" w:rsidR="00212C7F" w:rsidRPr="00567E7F" w:rsidRDefault="00212C7F" w:rsidP="007608A8"/>
    <w:p w14:paraId="101E68B2" w14:textId="26E22BF9" w:rsidR="00AC2D16" w:rsidRPr="005810B1" w:rsidRDefault="79C25EAA" w:rsidP="005D7591">
      <w:pPr>
        <w:pStyle w:val="Heading1"/>
      </w:pPr>
      <w:bookmarkStart w:id="879" w:name="_Toc118293489"/>
      <w:bookmarkStart w:id="880" w:name="_Toc142917900"/>
      <w:r>
        <w:t>Testing Considerations</w:t>
      </w:r>
      <w:bookmarkEnd w:id="879"/>
      <w:bookmarkEnd w:id="880"/>
    </w:p>
    <w:p w14:paraId="4748274B" w14:textId="2FFFE209" w:rsidR="00E8641D" w:rsidRPr="00567E7F" w:rsidRDefault="00077373" w:rsidP="007608A8">
      <w:r w:rsidRPr="00077373">
        <w:t>Clientless z</w:t>
      </w:r>
      <w:r w:rsidR="00E8641D" w:rsidRPr="00077373">
        <w:t>ero</w:t>
      </w:r>
      <w:r w:rsidRPr="00077373">
        <w:t xml:space="preserve"> </w:t>
      </w:r>
      <w:r w:rsidR="00E8641D" w:rsidRPr="00077373">
        <w:t>trust functionality testing considerations include:</w:t>
      </w:r>
    </w:p>
    <w:p w14:paraId="6B55C8CF" w14:textId="304E93CA" w:rsidR="00077373" w:rsidRPr="00567E7F" w:rsidRDefault="00077373" w:rsidP="007608A8">
      <w:r w:rsidRPr="00567E7F">
        <w:t>[TBD]</w:t>
      </w:r>
    </w:p>
    <w:p w14:paraId="08178306" w14:textId="1B327068" w:rsidR="00C639D4" w:rsidRDefault="00E558C9" w:rsidP="00E558C9">
      <w:pPr>
        <w:pStyle w:val="Heading1"/>
        <w:numPr>
          <w:ilvl w:val="0"/>
          <w:numId w:val="0"/>
        </w:numPr>
      </w:pPr>
      <w:bookmarkStart w:id="881" w:name="_Accessibility_Requirements"/>
      <w:bookmarkStart w:id="882" w:name="_Toc118293490"/>
      <w:bookmarkStart w:id="883" w:name="_Toc92083328"/>
      <w:bookmarkStart w:id="884" w:name="_Toc99184279"/>
      <w:bookmarkStart w:id="885" w:name="_Toc107991683"/>
      <w:bookmarkStart w:id="886" w:name="_Toc142917901"/>
      <w:bookmarkEnd w:id="881"/>
      <w:r>
        <w:t xml:space="preserve">10 </w:t>
      </w:r>
      <w:r w:rsidR="2CB763B5">
        <w:t>Troubleshooting</w:t>
      </w:r>
      <w:bookmarkEnd w:id="882"/>
      <w:bookmarkEnd w:id="886"/>
    </w:p>
    <w:p w14:paraId="7562F735" w14:textId="58A6343B" w:rsidR="00466EA9" w:rsidRDefault="00400943" w:rsidP="00466EA9">
      <w:r>
        <w:t>If the configuration is proper and has been deployed to the device successfully but zero trust authentication is not working as expected,</w:t>
      </w:r>
      <w:r w:rsidR="00215DA2">
        <w:t xml:space="preserve"> below are the </w:t>
      </w:r>
      <w:r w:rsidR="00192A75">
        <w:t xml:space="preserve">CLIs and </w:t>
      </w:r>
      <w:r w:rsidR="00426169">
        <w:t xml:space="preserve">debugs which can be used to </w:t>
      </w:r>
      <w:r w:rsidR="00215DA2">
        <w:t>troubleshoot.</w:t>
      </w:r>
    </w:p>
    <w:p w14:paraId="100F4E1D" w14:textId="5892A2C5" w:rsidR="00323878" w:rsidRDefault="00323878" w:rsidP="00466EA9"/>
    <w:p w14:paraId="37878CE6" w14:textId="620E81FA" w:rsidR="005352AA" w:rsidRPr="00792F11" w:rsidRDefault="00792F11" w:rsidP="00792F11">
      <w:pPr>
        <w:pStyle w:val="Heading2"/>
        <w:numPr>
          <w:ilvl w:val="0"/>
          <w:numId w:val="0"/>
        </w:numPr>
        <w:ind w:left="633" w:hanging="576"/>
      </w:pPr>
      <w:bookmarkStart w:id="887" w:name="_Toc142917902"/>
      <w:r w:rsidRPr="00792F11">
        <w:t>10</w:t>
      </w:r>
      <w:r w:rsidR="005352AA" w:rsidRPr="00792F11">
        <w:t xml:space="preserve">.1 </w:t>
      </w:r>
      <w:r w:rsidR="007A19C5" w:rsidRPr="00792F11">
        <w:t>Troubleshooting on FTD</w:t>
      </w:r>
      <w:bookmarkEnd w:id="887"/>
    </w:p>
    <w:p w14:paraId="6A5927B9" w14:textId="77777777" w:rsidR="00426169" w:rsidRDefault="00426169" w:rsidP="00466EA9"/>
    <w:p w14:paraId="76ED54F5" w14:textId="134E66A0" w:rsidR="0008101E" w:rsidRPr="0008101E" w:rsidRDefault="0008101E" w:rsidP="0008101E">
      <w:pPr>
        <w:numPr>
          <w:ilvl w:val="0"/>
          <w:numId w:val="67"/>
        </w:numPr>
        <w:rPr>
          <w:lang w:val="en-IN"/>
        </w:rPr>
      </w:pPr>
      <w:r w:rsidRPr="02990C5A">
        <w:rPr>
          <w:lang w:val="en-IN"/>
        </w:rPr>
        <w:t xml:space="preserve">"show snort counters" will have a zero_trust section which shows errors </w:t>
      </w:r>
      <w:r w:rsidR="6BDFA541" w:rsidRPr="02990C5A">
        <w:rPr>
          <w:lang w:val="en-IN"/>
        </w:rPr>
        <w:t>related to</w:t>
      </w:r>
      <w:r w:rsidRPr="02990C5A">
        <w:rPr>
          <w:lang w:val="en-IN"/>
        </w:rPr>
        <w:t xml:space="preserve"> cookie validation</w:t>
      </w:r>
      <w:r w:rsidR="43666FCF" w:rsidRPr="02990C5A">
        <w:rPr>
          <w:lang w:val="en-IN"/>
        </w:rPr>
        <w:t>.</w:t>
      </w:r>
      <w:r w:rsidRPr="02990C5A">
        <w:rPr>
          <w:lang w:val="en-IN"/>
        </w:rPr>
        <w:t xml:space="preserve"> (</w:t>
      </w:r>
      <w:r w:rsidR="0FAAAE29" w:rsidRPr="02990C5A">
        <w:rPr>
          <w:lang w:val="en-IN"/>
        </w:rPr>
        <w:t>Cookie</w:t>
      </w:r>
      <w:r w:rsidRPr="02990C5A">
        <w:rPr>
          <w:lang w:val="en-IN"/>
        </w:rPr>
        <w:t xml:space="preserve"> mismatch/inva</w:t>
      </w:r>
      <w:r w:rsidR="28489DEB" w:rsidRPr="02990C5A">
        <w:rPr>
          <w:lang w:val="en-IN"/>
        </w:rPr>
        <w:t>lid/empty</w:t>
      </w:r>
      <w:r w:rsidRPr="02990C5A">
        <w:rPr>
          <w:lang w:val="en-IN"/>
        </w:rPr>
        <w:t>) </w:t>
      </w:r>
    </w:p>
    <w:p w14:paraId="09E144E0" w14:textId="77777777" w:rsidR="0008101E" w:rsidRPr="0008101E" w:rsidRDefault="0008101E" w:rsidP="0008101E">
      <w:pPr>
        <w:numPr>
          <w:ilvl w:val="0"/>
          <w:numId w:val="67"/>
        </w:numPr>
        <w:rPr>
          <w:lang w:val="en-IN"/>
        </w:rPr>
      </w:pPr>
      <w:r w:rsidRPr="0008101E">
        <w:rPr>
          <w:lang w:val="en-IN"/>
        </w:rPr>
        <w:t>“show snort statistics” has been enhanced with the additional counter for the number of zero-trust cookie messages sent to Snort for validation and username messages sent to Snort for eventing.</w:t>
      </w:r>
    </w:p>
    <w:p w14:paraId="221C013F" w14:textId="77777777" w:rsidR="0008101E" w:rsidRDefault="0008101E" w:rsidP="0008101E">
      <w:pPr>
        <w:numPr>
          <w:ilvl w:val="0"/>
          <w:numId w:val="67"/>
        </w:numPr>
        <w:rPr>
          <w:lang w:val="en-IN"/>
        </w:rPr>
      </w:pPr>
      <w:r w:rsidRPr="0008101E">
        <w:rPr>
          <w:lang w:val="en-IN"/>
        </w:rPr>
        <w:t>Connection Based Debugging (CBD) infra has been enhanced to emit debug logs from both Lina and Snort modules.​</w:t>
      </w:r>
    </w:p>
    <w:p w14:paraId="1620E8C3" w14:textId="4CAC0D7B" w:rsidR="0008101E" w:rsidRDefault="00545DC8" w:rsidP="0008101E">
      <w:pPr>
        <w:numPr>
          <w:ilvl w:val="0"/>
          <w:numId w:val="67"/>
        </w:numPr>
        <w:rPr>
          <w:lang w:val="en-IN"/>
        </w:rPr>
      </w:pPr>
      <w:r>
        <w:rPr>
          <w:lang w:val="en-IN"/>
        </w:rPr>
        <w:t xml:space="preserve">“show counters protocol zero_trust” will show errors </w:t>
      </w:r>
      <w:r w:rsidR="0074403B">
        <w:rPr>
          <w:lang w:val="en-IN"/>
        </w:rPr>
        <w:t xml:space="preserve">related to </w:t>
      </w:r>
      <w:r w:rsidR="009005F1">
        <w:rPr>
          <w:lang w:val="en-IN"/>
        </w:rPr>
        <w:t>authentication/authorization for zero-trust applications.</w:t>
      </w:r>
    </w:p>
    <w:p w14:paraId="78C1AC20" w14:textId="77471B15" w:rsidR="00AA0528" w:rsidRDefault="00607096" w:rsidP="0008101E">
      <w:pPr>
        <w:numPr>
          <w:ilvl w:val="0"/>
          <w:numId w:val="67"/>
        </w:numPr>
        <w:rPr>
          <w:lang w:val="en-IN"/>
        </w:rPr>
      </w:pPr>
      <w:r w:rsidRPr="02990C5A">
        <w:rPr>
          <w:lang w:val="en-IN"/>
        </w:rPr>
        <w:t xml:space="preserve">Below debugs can be used to obtain logs to </w:t>
      </w:r>
      <w:r w:rsidR="0AC6AE80" w:rsidRPr="02990C5A">
        <w:rPr>
          <w:lang w:val="en-IN"/>
        </w:rPr>
        <w:t>troubleshoot:</w:t>
      </w:r>
    </w:p>
    <w:p w14:paraId="73412390" w14:textId="31C4910B" w:rsidR="00607096" w:rsidRDefault="005C0A13" w:rsidP="00607096">
      <w:pPr>
        <w:numPr>
          <w:ilvl w:val="1"/>
          <w:numId w:val="67"/>
        </w:numPr>
        <w:rPr>
          <w:lang w:val="en-IN"/>
        </w:rPr>
      </w:pPr>
      <w:r>
        <w:rPr>
          <w:lang w:val="en-IN"/>
        </w:rPr>
        <w:t>d</w:t>
      </w:r>
      <w:r w:rsidR="00607096">
        <w:rPr>
          <w:lang w:val="en-IN"/>
        </w:rPr>
        <w:t xml:space="preserve">ebug webvpn request </w:t>
      </w:r>
    </w:p>
    <w:p w14:paraId="62332B19" w14:textId="190AAE9C" w:rsidR="00607096" w:rsidRDefault="005C0A13" w:rsidP="00607096">
      <w:pPr>
        <w:numPr>
          <w:ilvl w:val="1"/>
          <w:numId w:val="67"/>
        </w:numPr>
        <w:rPr>
          <w:lang w:val="en-IN"/>
        </w:rPr>
      </w:pPr>
      <w:r>
        <w:rPr>
          <w:lang w:val="en-IN"/>
        </w:rPr>
        <w:t>d</w:t>
      </w:r>
      <w:r w:rsidR="00607096">
        <w:rPr>
          <w:lang w:val="en-IN"/>
        </w:rPr>
        <w:t>ebug webvpn response</w:t>
      </w:r>
    </w:p>
    <w:p w14:paraId="757A3978" w14:textId="35CF527C" w:rsidR="00607096" w:rsidRDefault="005C0A13" w:rsidP="00607096">
      <w:pPr>
        <w:numPr>
          <w:ilvl w:val="1"/>
          <w:numId w:val="67"/>
        </w:numPr>
        <w:rPr>
          <w:lang w:val="en-IN"/>
        </w:rPr>
      </w:pPr>
      <w:r>
        <w:rPr>
          <w:lang w:val="en-IN"/>
        </w:rPr>
        <w:t>d</w:t>
      </w:r>
      <w:r w:rsidR="00607096">
        <w:rPr>
          <w:lang w:val="en-IN"/>
        </w:rPr>
        <w:t>ebug webvpn saml</w:t>
      </w:r>
    </w:p>
    <w:p w14:paraId="66CDBEEF" w14:textId="52F1BEFF" w:rsidR="00607096" w:rsidRDefault="005C0A13" w:rsidP="00607096">
      <w:pPr>
        <w:numPr>
          <w:ilvl w:val="1"/>
          <w:numId w:val="67"/>
        </w:numPr>
        <w:rPr>
          <w:lang w:val="en-IN"/>
        </w:rPr>
      </w:pPr>
      <w:r>
        <w:rPr>
          <w:lang w:val="en-IN"/>
        </w:rPr>
        <w:t>d</w:t>
      </w:r>
      <w:r w:rsidR="00607096">
        <w:rPr>
          <w:lang w:val="en-IN"/>
        </w:rPr>
        <w:t xml:space="preserve">ebug </w:t>
      </w:r>
      <w:r>
        <w:rPr>
          <w:lang w:val="en-IN"/>
        </w:rPr>
        <w:t xml:space="preserve">zero-trust </w:t>
      </w:r>
    </w:p>
    <w:p w14:paraId="6B0384CB" w14:textId="6F6ED91C" w:rsidR="005C0A13" w:rsidRPr="00D62DF6" w:rsidRDefault="00077316" w:rsidP="005C0A13">
      <w:pPr>
        <w:numPr>
          <w:ilvl w:val="0"/>
          <w:numId w:val="67"/>
        </w:numPr>
        <w:rPr>
          <w:lang w:val="en-IN"/>
        </w:rPr>
      </w:pPr>
      <w:r>
        <w:rPr>
          <w:lang w:val="en-IN"/>
        </w:rPr>
        <w:t xml:space="preserve">To </w:t>
      </w:r>
      <w:r w:rsidRPr="00077316">
        <w:t>differentiate among different sessions</w:t>
      </w:r>
      <w:r>
        <w:t xml:space="preserve"> and a</w:t>
      </w:r>
      <w:r w:rsidR="000012F9">
        <w:t xml:space="preserve">mong webvpn and zero-trust feature, </w:t>
      </w:r>
      <w:r w:rsidR="00F10A75" w:rsidRPr="00F10A75">
        <w:t>a unique authentication ID, an 8-char long random hex string, will be generated and used for each authentication session, which will help to tie together multiple requests sent for an application access authentication.</w:t>
      </w:r>
    </w:p>
    <w:p w14:paraId="56AE0BBD" w14:textId="5B461433" w:rsidR="00886C3A" w:rsidRPr="0056087D" w:rsidRDefault="00D62DF6" w:rsidP="0056087D">
      <w:pPr>
        <w:numPr>
          <w:ilvl w:val="0"/>
          <w:numId w:val="67"/>
        </w:numPr>
        <w:rPr>
          <w:lang w:val="en-IN"/>
        </w:rPr>
      </w:pPr>
      <w:r>
        <w:t xml:space="preserve">Debugs will be prepended </w:t>
      </w:r>
      <w:r w:rsidR="4B4703B2">
        <w:t>with "</w:t>
      </w:r>
      <w:r>
        <w:t xml:space="preserve">zero-trust:" to </w:t>
      </w:r>
      <w:r w:rsidR="0E498016">
        <w:t>identify</w:t>
      </w:r>
      <w:r>
        <w:t xml:space="preserve"> the debugs emitted by zero-trust feature/module.</w:t>
      </w:r>
    </w:p>
    <w:p w14:paraId="365801B6" w14:textId="77777777" w:rsidR="00886C3A" w:rsidRDefault="00886C3A" w:rsidP="00886C3A">
      <w:pPr>
        <w:ind w:left="360"/>
        <w:rPr>
          <w:lang w:val="en-IN"/>
        </w:rPr>
      </w:pPr>
    </w:p>
    <w:p w14:paraId="06477B55" w14:textId="77777777" w:rsidR="003E7A6D" w:rsidRDefault="003E7A6D" w:rsidP="00886C3A">
      <w:pPr>
        <w:ind w:left="360"/>
        <w:rPr>
          <w:lang w:val="en-IN"/>
        </w:rPr>
      </w:pPr>
    </w:p>
    <w:p w14:paraId="4CF8B9EC" w14:textId="2A5CB479" w:rsidR="00886C3A" w:rsidRPr="00E159BB" w:rsidRDefault="003E7A6D" w:rsidP="00E159BB">
      <w:pPr>
        <w:pStyle w:val="Heading2"/>
        <w:numPr>
          <w:ilvl w:val="0"/>
          <w:numId w:val="0"/>
        </w:numPr>
        <w:ind w:left="633" w:hanging="576"/>
      </w:pPr>
      <w:bookmarkStart w:id="888" w:name="_Toc142917903"/>
      <w:r w:rsidRPr="00E159BB">
        <w:t>10.2 ZTNA Diagnostics</w:t>
      </w:r>
      <w:bookmarkEnd w:id="888"/>
    </w:p>
    <w:p w14:paraId="3F4AF4E2" w14:textId="77777777" w:rsidR="006E4129" w:rsidRPr="006E4129" w:rsidRDefault="006E4129" w:rsidP="006E4129">
      <w:pPr>
        <w:shd w:val="clear" w:color="auto" w:fill="FFFFFF"/>
        <w:spacing w:line="300" w:lineRule="atLeast"/>
        <w:ind w:left="360"/>
        <w:jc w:val="left"/>
        <w:textAlignment w:val="baseline"/>
        <w:rPr>
          <w:b/>
          <w:bCs/>
          <w:lang w:val="en-IN"/>
        </w:rPr>
      </w:pPr>
      <w:r w:rsidRPr="006E4129">
        <w:rPr>
          <w:b/>
          <w:bCs/>
          <w:lang w:val="en-IN"/>
        </w:rPr>
        <w:t>&gt; system generate-troubleshoot</w:t>
      </w:r>
    </w:p>
    <w:p w14:paraId="39A164B5"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One or more subset options required.  Displaying list of options:</w:t>
      </w:r>
    </w:p>
    <w:p w14:paraId="7FA14F17"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ALL - Run ALL Of The Following Options</w:t>
      </w:r>
    </w:p>
    <w:p w14:paraId="6A640F4D"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lastRenderedPageBreak/>
        <w:t>SNT - Snort Performance and Configuration (SNT is not to be used unless approved by Snort team)</w:t>
      </w:r>
    </w:p>
    <w:p w14:paraId="1BABF709"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PER - Hardware Performance and Logs</w:t>
      </w:r>
    </w:p>
    <w:p w14:paraId="2F30C3A0"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SYS - System Configuration, Policy, and Logs</w:t>
      </w:r>
    </w:p>
    <w:p w14:paraId="7CCDA32B"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DES - Detection Configuration, Policy, and Logs</w:t>
      </w:r>
    </w:p>
    <w:p w14:paraId="77F9A4D9"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NET - Interface and Network Related Data</w:t>
      </w:r>
    </w:p>
    <w:p w14:paraId="3F361F2E"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VDB - Discovery, Awareness, VDB Data, and Logs</w:t>
      </w:r>
    </w:p>
    <w:p w14:paraId="1A56F56A"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UPG - Upgrade Data and Logs</w:t>
      </w:r>
    </w:p>
    <w:p w14:paraId="1511A4D9"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DBO - All Database Data</w:t>
      </w:r>
    </w:p>
    <w:p w14:paraId="60EDDB4B"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LOG - All Log Data</w:t>
      </w:r>
    </w:p>
    <w:p w14:paraId="2002AA82"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NMP - Network Map Information</w:t>
      </w:r>
    </w:p>
    <w:p w14:paraId="21540409"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DMT - Deployment Logs</w:t>
      </w:r>
    </w:p>
    <w:p w14:paraId="2F2B99B3"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HA - HA Troubleshoot Logs</w:t>
      </w:r>
    </w:p>
    <w:p w14:paraId="36B425FE" w14:textId="77777777" w:rsidR="006E4129" w:rsidRPr="006E4129" w:rsidRDefault="006E4129" w:rsidP="006E4129">
      <w:pPr>
        <w:shd w:val="clear" w:color="auto" w:fill="FFFFFF"/>
        <w:spacing w:line="300" w:lineRule="atLeast"/>
        <w:ind w:left="360"/>
        <w:jc w:val="left"/>
        <w:textAlignment w:val="baseline"/>
        <w:rPr>
          <w:lang w:val="en-IN"/>
        </w:rPr>
      </w:pPr>
      <w:r w:rsidRPr="006E4129">
        <w:rPr>
          <w:lang w:val="en-IN"/>
        </w:rPr>
        <w:t>CLS - Cluster Troubleshoot Logs</w:t>
      </w:r>
    </w:p>
    <w:p w14:paraId="3822636E" w14:textId="77777777" w:rsidR="006E4129" w:rsidRPr="006E4129" w:rsidRDefault="006E4129" w:rsidP="006E4129">
      <w:pPr>
        <w:shd w:val="clear" w:color="auto" w:fill="FFFFFF"/>
        <w:spacing w:line="300" w:lineRule="atLeast"/>
        <w:ind w:left="360"/>
        <w:jc w:val="left"/>
        <w:textAlignment w:val="baseline"/>
        <w:rPr>
          <w:b/>
          <w:bCs/>
          <w:lang w:val="en-IN"/>
        </w:rPr>
      </w:pPr>
      <w:r w:rsidRPr="006E4129">
        <w:rPr>
          <w:b/>
          <w:bCs/>
          <w:lang w:val="en-IN"/>
        </w:rPr>
        <w:t>ZT - Zero-Trust Diagnostics Logs</w:t>
      </w:r>
    </w:p>
    <w:p w14:paraId="443AC67E" w14:textId="77777777" w:rsidR="006E4129" w:rsidRDefault="006E4129" w:rsidP="006E4129">
      <w:pPr>
        <w:shd w:val="clear" w:color="auto" w:fill="FFFFFF"/>
        <w:spacing w:line="300" w:lineRule="atLeast"/>
        <w:jc w:val="left"/>
        <w:textAlignment w:val="baseline"/>
        <w:rPr>
          <w:lang w:val="en-IN"/>
        </w:rPr>
      </w:pPr>
    </w:p>
    <w:p w14:paraId="4314E09C" w14:textId="5BE03AC0" w:rsidR="00886C3A" w:rsidRPr="006E4129" w:rsidRDefault="00886C3A" w:rsidP="00886C3A">
      <w:pPr>
        <w:shd w:val="clear" w:color="auto" w:fill="FFFFFF"/>
        <w:spacing w:line="300" w:lineRule="atLeast"/>
        <w:ind w:left="360"/>
        <w:jc w:val="left"/>
        <w:textAlignment w:val="baseline"/>
        <w:rPr>
          <w:b/>
          <w:bCs/>
          <w:lang w:val="en-IN"/>
        </w:rPr>
      </w:pPr>
      <w:r w:rsidRPr="00886C3A">
        <w:rPr>
          <w:lang w:val="en-IN"/>
        </w:rPr>
        <w:t xml:space="preserve">&gt; </w:t>
      </w:r>
      <w:r w:rsidRPr="006E4129">
        <w:rPr>
          <w:b/>
          <w:bCs/>
          <w:lang w:val="en-IN"/>
        </w:rPr>
        <w:t>system generate-troubleshoot ZT</w:t>
      </w:r>
    </w:p>
    <w:p w14:paraId="12F9A6CD"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The troubleshoot option code specified is ZT.</w:t>
      </w:r>
    </w:p>
    <w:p w14:paraId="0E80D00E"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Starting /usr/local/sf/bin/sf_troubleshoot.pl...</w:t>
      </w:r>
    </w:p>
    <w:p w14:paraId="7EBA6ACB"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Please, be patient. This may take several minutes.</w:t>
      </w:r>
    </w:p>
    <w:p w14:paraId="509FF969"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getting filenames from [/ngfw/usr/local/sf/etc/db_updates/index]</w:t>
      </w:r>
    </w:p>
    <w:p w14:paraId="2430212A"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getting filenames from [/ngfw/usr/local/sf/etc/db_updates/base-7.4.1]</w:t>
      </w:r>
    </w:p>
    <w:p w14:paraId="657510F0"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Applying dynamic update files ************</w:t>
      </w:r>
    </w:p>
    <w:p w14:paraId="5717A85E"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Dynamic update files directory: /usr/local/sf/etc/dynamic_db_updates</w:t>
      </w:r>
    </w:p>
    <w:p w14:paraId="41A30E8B"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Applying file rule-comments.yaml.</w:t>
      </w:r>
    </w:p>
    <w:p w14:paraId="2771AFA8"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Status: Success.</w:t>
      </w:r>
    </w:p>
    <w:p w14:paraId="4F6C8C9B"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Applying dynamic update files finished ************</w:t>
      </w:r>
    </w:p>
    <w:p w14:paraId="125B0894"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w:t>
      </w:r>
    </w:p>
    <w:p w14:paraId="4964C951"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Script will collect show tech &amp; find device status with its logs</w:t>
      </w:r>
    </w:p>
    <w:p w14:paraId="3A8C0111"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w:t>
      </w:r>
    </w:p>
    <w:p w14:paraId="2811BE72"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Device Status:- STANDALONE</w:t>
      </w:r>
    </w:p>
    <w:p w14:paraId="4BC3EA03"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w:t>
      </w:r>
    </w:p>
    <w:p w14:paraId="35F563AF"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SSL HW Acceleration:- Enabled</w:t>
      </w:r>
    </w:p>
    <w:p w14:paraId="21FE0E50"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w:t>
      </w:r>
    </w:p>
    <w:p w14:paraId="2A77CF75"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Please wait for few minutes as show tech logs are collected</w:t>
      </w:r>
    </w:p>
    <w:p w14:paraId="515E7E6A"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w:t>
      </w:r>
    </w:p>
    <w:p w14:paraId="31248A37"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w:t>
      </w:r>
    </w:p>
    <w:p w14:paraId="61D7346C"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/ngfw/var/common/results-08-11-2023--50131/command-outputs/usr-bin-perl -MFlyLoader -e "print SF::ZTNA::Diagnostics::collect_logs()".output</w:t>
      </w:r>
    </w:p>
    <w:p w14:paraId="18030846" w14:textId="77777777" w:rsidR="00886C3A" w:rsidRPr="00886C3A" w:rsidRDefault="00886C3A" w:rsidP="00886C3A">
      <w:pPr>
        <w:shd w:val="clear" w:color="auto" w:fill="FFFFFF"/>
        <w:spacing w:line="300" w:lineRule="atLeast"/>
        <w:ind w:left="360"/>
        <w:jc w:val="left"/>
        <w:textAlignment w:val="baseline"/>
        <w:rPr>
          <w:lang w:val="en-IN"/>
        </w:rPr>
      </w:pPr>
      <w:r w:rsidRPr="00886C3A">
        <w:rPr>
          <w:lang w:val="en-IN"/>
        </w:rPr>
        <w:t> Will have the TS logs collected in the FTD.</w:t>
      </w:r>
    </w:p>
    <w:p w14:paraId="04BABE76" w14:textId="446BAE52" w:rsidR="00744F4E" w:rsidRDefault="00802F01" w:rsidP="00886C3A">
      <w:pPr>
        <w:ind w:left="360"/>
        <w:rPr>
          <w:lang w:val="en-IN"/>
        </w:rPr>
      </w:pPr>
      <w:r>
        <w:rPr>
          <w:noProof/>
          <w:lang w:val="en-IN"/>
        </w:rPr>
        <w:lastRenderedPageBreak/>
        <w:drawing>
          <wp:inline distT="0" distB="0" distL="0" distR="0" wp14:anchorId="720B5654" wp14:editId="45A33DE7">
            <wp:extent cx="5943600" cy="3122295"/>
            <wp:effectExtent l="0" t="0" r="0" b="1905"/>
            <wp:docPr id="56710274" name="Picture 567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0274" name="Picture 5671027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0A4B559A" w14:textId="77777777" w:rsidR="003E7A6D" w:rsidRDefault="003E7A6D" w:rsidP="00886C3A">
      <w:pPr>
        <w:ind w:left="360"/>
        <w:rPr>
          <w:lang w:val="en-IN"/>
        </w:rPr>
      </w:pPr>
    </w:p>
    <w:p w14:paraId="63D5112E" w14:textId="77777777" w:rsidR="003E7A6D" w:rsidRDefault="003E7A6D" w:rsidP="00886C3A">
      <w:pPr>
        <w:ind w:left="360"/>
        <w:rPr>
          <w:lang w:val="en-IN"/>
        </w:rPr>
      </w:pPr>
    </w:p>
    <w:p w14:paraId="3CD5922C" w14:textId="77777777" w:rsidR="00802F01" w:rsidRPr="00323878" w:rsidRDefault="00802F01" w:rsidP="00886C3A">
      <w:pPr>
        <w:ind w:left="360"/>
        <w:rPr>
          <w:lang w:val="en-IN"/>
        </w:rPr>
      </w:pPr>
    </w:p>
    <w:p w14:paraId="49AE4252" w14:textId="77777777" w:rsidR="00323878" w:rsidRDefault="00323878" w:rsidP="00323878">
      <w:pPr>
        <w:ind w:left="360"/>
      </w:pPr>
    </w:p>
    <w:p w14:paraId="18A53A91" w14:textId="793D1BD9" w:rsidR="00323878" w:rsidRPr="009E5602" w:rsidRDefault="00323878" w:rsidP="00E159BB">
      <w:pPr>
        <w:pStyle w:val="Heading2"/>
        <w:numPr>
          <w:ilvl w:val="0"/>
          <w:numId w:val="0"/>
        </w:numPr>
        <w:ind w:left="633" w:hanging="576"/>
        <w:rPr>
          <w:b w:val="0"/>
          <w:sz w:val="32"/>
          <w:szCs w:val="32"/>
        </w:rPr>
      </w:pPr>
      <w:bookmarkStart w:id="889" w:name="_Toc142917904"/>
      <w:r w:rsidRPr="00E159BB">
        <w:t>10.</w:t>
      </w:r>
      <w:r w:rsidR="003E7A6D" w:rsidRPr="00E159BB">
        <w:t>3</w:t>
      </w:r>
      <w:r w:rsidRPr="00E159BB">
        <w:t xml:space="preserve"> SRC NAT troubleshooting</w:t>
      </w:r>
      <w:bookmarkEnd w:id="889"/>
    </w:p>
    <w:p w14:paraId="0FA7EC50" w14:textId="77777777" w:rsidR="00323878" w:rsidRDefault="00323878" w:rsidP="00323878">
      <w:pPr>
        <w:ind w:left="360"/>
      </w:pPr>
    </w:p>
    <w:p w14:paraId="29D33048" w14:textId="1195EF78" w:rsidR="000A657B" w:rsidRPr="000A657B" w:rsidRDefault="000A657B" w:rsidP="000A657B">
      <w:pPr>
        <w:pStyle w:val="ListParagraph"/>
        <w:numPr>
          <w:ilvl w:val="0"/>
          <w:numId w:val="71"/>
        </w:numPr>
        <w:rPr>
          <w:lang w:val="en-IN"/>
        </w:rPr>
      </w:pPr>
      <w:r w:rsidRPr="000A657B">
        <w:rPr>
          <w:lang w:val="en-IN"/>
        </w:rPr>
        <w:t>"show running-config zero-trust" will display the new field "mapped-source-v4" with obj/objgrp name configured for src nat.</w:t>
      </w:r>
    </w:p>
    <w:p w14:paraId="060271E6" w14:textId="2EF67C6D" w:rsidR="000A657B" w:rsidRPr="000A657B" w:rsidRDefault="000A657B" w:rsidP="000A657B">
      <w:pPr>
        <w:pStyle w:val="ListParagraph"/>
        <w:numPr>
          <w:ilvl w:val="0"/>
          <w:numId w:val="71"/>
        </w:numPr>
        <w:rPr>
          <w:lang w:val="en-IN"/>
        </w:rPr>
      </w:pPr>
      <w:r w:rsidRPr="000A657B">
        <w:rPr>
          <w:lang w:val="en-IN"/>
        </w:rPr>
        <w:t>"show nat detail" will have an implicit SRC NAT dynamic rule with a pat-pool object installed.**</w:t>
      </w:r>
    </w:p>
    <w:p w14:paraId="26D83D47" w14:textId="7026F287" w:rsidR="000A657B" w:rsidRPr="000A657B" w:rsidRDefault="000A657B" w:rsidP="000A657B">
      <w:pPr>
        <w:pStyle w:val="ListParagraph"/>
        <w:numPr>
          <w:ilvl w:val="0"/>
          <w:numId w:val="71"/>
        </w:numPr>
        <w:rPr>
          <w:lang w:val="en-IN"/>
        </w:rPr>
      </w:pPr>
      <w:r w:rsidRPr="000A657B">
        <w:rPr>
          <w:lang w:val="en-IN"/>
        </w:rPr>
        <w:t>"show running-config object/object-group" will display the object content and type in detail from the CLI.</w:t>
      </w:r>
    </w:p>
    <w:p w14:paraId="142F6781" w14:textId="0E145597" w:rsidR="000A657B" w:rsidRPr="000A657B" w:rsidRDefault="000A657B" w:rsidP="000A657B">
      <w:pPr>
        <w:pStyle w:val="ListParagraph"/>
        <w:numPr>
          <w:ilvl w:val="0"/>
          <w:numId w:val="71"/>
        </w:numPr>
        <w:rPr>
          <w:lang w:val="en-IN"/>
        </w:rPr>
      </w:pPr>
      <w:r w:rsidRPr="000A657B">
        <w:rPr>
          <w:lang w:val="en-IN"/>
        </w:rPr>
        <w:t>"show xlate" will display all the dynamic xlates created by ZTNA implicit NAT rules.</w:t>
      </w:r>
    </w:p>
    <w:p w14:paraId="79A281F2" w14:textId="2FD8798A" w:rsidR="000A657B" w:rsidRPr="000A657B" w:rsidRDefault="000A657B" w:rsidP="000A657B">
      <w:pPr>
        <w:pStyle w:val="ListParagraph"/>
        <w:numPr>
          <w:ilvl w:val="0"/>
          <w:numId w:val="71"/>
        </w:numPr>
        <w:rPr>
          <w:lang w:val="en-IN"/>
        </w:rPr>
      </w:pPr>
      <w:r w:rsidRPr="000A657B">
        <w:rPr>
          <w:lang w:val="en-IN"/>
        </w:rPr>
        <w:t>"show nat pool ip &lt;ip_address&gt;" will display the number of addresses allocated/in use in the pat pool.</w:t>
      </w:r>
    </w:p>
    <w:p w14:paraId="6A60290E" w14:textId="636ECA95" w:rsidR="000A657B" w:rsidRPr="000A657B" w:rsidRDefault="000A657B" w:rsidP="000A657B">
      <w:pPr>
        <w:pStyle w:val="ListParagraph"/>
        <w:numPr>
          <w:ilvl w:val="0"/>
          <w:numId w:val="71"/>
        </w:numPr>
        <w:rPr>
          <w:lang w:val="en-IN"/>
        </w:rPr>
      </w:pPr>
      <w:r w:rsidRPr="4B302E18">
        <w:rPr>
          <w:lang w:val="en-IN"/>
        </w:rPr>
        <w:t xml:space="preserve">"show asp drop". A new drop counter "ztna-src-translation-failure" will be incremented when the pat pool configured for a ZTNA app </w:t>
      </w:r>
      <w:r w:rsidR="58AFD609" w:rsidRPr="4B302E18">
        <w:rPr>
          <w:lang w:val="en-IN"/>
        </w:rPr>
        <w:t>exhausts,</w:t>
      </w:r>
      <w:r w:rsidRPr="4B302E18">
        <w:rPr>
          <w:lang w:val="en-IN"/>
        </w:rPr>
        <w:t xml:space="preserve"> and the app access fails due to pat pool address allocation </w:t>
      </w:r>
      <w:r w:rsidR="3EABAAD9" w:rsidRPr="4B302E18">
        <w:rPr>
          <w:lang w:val="en-IN"/>
        </w:rPr>
        <w:t>failures. *</w:t>
      </w:r>
      <w:r w:rsidRPr="4B302E18">
        <w:rPr>
          <w:lang w:val="en-IN"/>
        </w:rPr>
        <w:t>*</w:t>
      </w:r>
    </w:p>
    <w:p w14:paraId="0613FFF1" w14:textId="77777777" w:rsidR="000A657B" w:rsidRPr="000A657B" w:rsidRDefault="000A657B" w:rsidP="000A657B">
      <w:pPr>
        <w:ind w:left="360"/>
        <w:rPr>
          <w:lang w:val="en-IN"/>
        </w:rPr>
      </w:pPr>
    </w:p>
    <w:p w14:paraId="484E6BB6" w14:textId="1BF817E7" w:rsidR="000A657B" w:rsidRPr="000A657B" w:rsidRDefault="000A657B" w:rsidP="000A657B">
      <w:pPr>
        <w:pStyle w:val="ListParagraph"/>
        <w:numPr>
          <w:ilvl w:val="0"/>
          <w:numId w:val="71"/>
        </w:numPr>
        <w:rPr>
          <w:lang w:val="en-IN"/>
        </w:rPr>
      </w:pPr>
      <w:r w:rsidRPr="000A657B">
        <w:rPr>
          <w:lang w:val="en-IN"/>
        </w:rPr>
        <w:t>On cluster setup "show nat pool cluster ip &lt;ip_address&gt;" will display the current assignment of a PAT address to the control and backup nodes.</w:t>
      </w:r>
    </w:p>
    <w:p w14:paraId="0386F093" w14:textId="77777777" w:rsidR="000A657B" w:rsidRPr="000A657B" w:rsidRDefault="000A657B" w:rsidP="000A657B">
      <w:pPr>
        <w:ind w:left="360"/>
        <w:rPr>
          <w:lang w:val="en-IN"/>
        </w:rPr>
      </w:pPr>
    </w:p>
    <w:p w14:paraId="78DA12EF" w14:textId="2432700B" w:rsidR="00323878" w:rsidRPr="0008101E" w:rsidRDefault="000A657B" w:rsidP="000A657B">
      <w:pPr>
        <w:ind w:left="360"/>
        <w:rPr>
          <w:lang w:val="en-IN"/>
        </w:rPr>
      </w:pPr>
      <w:r w:rsidRPr="000A657B">
        <w:rPr>
          <w:lang w:val="en-IN"/>
        </w:rPr>
        <w:t xml:space="preserve">** Any issues with SRC </w:t>
      </w:r>
      <w:r>
        <w:rPr>
          <w:lang w:val="en-IN"/>
        </w:rPr>
        <w:t xml:space="preserve">NAT </w:t>
      </w:r>
      <w:r w:rsidRPr="000A657B">
        <w:rPr>
          <w:lang w:val="en-IN"/>
        </w:rPr>
        <w:t>rules and app access failures due to pool exhaustion, can be detected using ZTNA Trouble Shooting/Diagnostics tool.</w:t>
      </w:r>
    </w:p>
    <w:p w14:paraId="6F23EAEC" w14:textId="77777777" w:rsidR="000C7066" w:rsidRDefault="000C7066" w:rsidP="000C7066">
      <w:pPr>
        <w:jc w:val="left"/>
        <w:rPr>
          <w:lang w:val="en-IN"/>
        </w:rPr>
      </w:pPr>
    </w:p>
    <w:p w14:paraId="2361130F" w14:textId="77777777" w:rsidR="00466D78" w:rsidRPr="00466EA9" w:rsidRDefault="00466D78" w:rsidP="00466EA9"/>
    <w:p w14:paraId="31A8E655" w14:textId="1567FE18" w:rsidR="4B302E18" w:rsidRDefault="4B302E18" w:rsidP="4B302E18">
      <w:pPr>
        <w:pStyle w:val="Heading1"/>
        <w:numPr>
          <w:ilvl w:val="0"/>
          <w:numId w:val="0"/>
        </w:numPr>
      </w:pPr>
    </w:p>
    <w:p w14:paraId="40397648" w14:textId="60EB290D" w:rsidR="00E9550E" w:rsidRDefault="00FB311F" w:rsidP="00FB311F">
      <w:pPr>
        <w:pStyle w:val="Heading1"/>
        <w:numPr>
          <w:ilvl w:val="0"/>
          <w:numId w:val="0"/>
        </w:numPr>
      </w:pPr>
      <w:bookmarkStart w:id="890" w:name="_Toc118293500"/>
      <w:bookmarkStart w:id="891" w:name="_Toc142917905"/>
      <w:r>
        <w:t xml:space="preserve">11 </w:t>
      </w:r>
      <w:r w:rsidR="4F7911A4">
        <w:t>Telemetry</w:t>
      </w:r>
      <w:bookmarkEnd w:id="890"/>
      <w:bookmarkEnd w:id="891"/>
    </w:p>
    <w:p w14:paraId="17F2D263" w14:textId="77777777" w:rsidR="00E9550E" w:rsidRDefault="00E9550E" w:rsidP="00E9550E"/>
    <w:p w14:paraId="6FA6A304" w14:textId="3F000308" w:rsidR="00D6721C" w:rsidRPr="00EC6A22" w:rsidRDefault="005352AA" w:rsidP="00E159BB">
      <w:pPr>
        <w:pStyle w:val="Heading2"/>
        <w:numPr>
          <w:ilvl w:val="0"/>
          <w:numId w:val="0"/>
        </w:numPr>
        <w:ind w:left="633" w:hanging="576"/>
        <w:rPr>
          <w:b w:val="0"/>
          <w:sz w:val="32"/>
          <w:szCs w:val="32"/>
          <w:lang w:val="en-IN"/>
        </w:rPr>
      </w:pPr>
      <w:bookmarkStart w:id="892" w:name="_Toc142917906"/>
      <w:r w:rsidRPr="00EC6A22">
        <w:rPr>
          <w:bCs/>
          <w:sz w:val="32"/>
          <w:szCs w:val="32"/>
          <w:lang w:val="en-IN"/>
        </w:rPr>
        <w:t xml:space="preserve">11.1 </w:t>
      </w:r>
      <w:r w:rsidR="00D6721C" w:rsidRPr="00EC6A22">
        <w:rPr>
          <w:sz w:val="32"/>
          <w:szCs w:val="32"/>
          <w:lang w:val="en-IN"/>
        </w:rPr>
        <w:t xml:space="preserve">FTD </w:t>
      </w:r>
      <w:r w:rsidR="00D6721C" w:rsidRPr="00E159BB">
        <w:rPr>
          <w:bCs/>
          <w:sz w:val="32"/>
          <w:szCs w:val="32"/>
          <w:lang w:val="en-IN"/>
        </w:rPr>
        <w:t>Telemetry</w:t>
      </w:r>
      <w:bookmarkEnd w:id="892"/>
      <w:r w:rsidR="00D6721C" w:rsidRPr="00EC6A22">
        <w:rPr>
          <w:sz w:val="32"/>
          <w:szCs w:val="32"/>
          <w:lang w:val="en-IN"/>
        </w:rPr>
        <w:t xml:space="preserve"> </w:t>
      </w:r>
    </w:p>
    <w:p w14:paraId="07D018AE" w14:textId="77777777" w:rsidR="009822CE" w:rsidRPr="00D6721C" w:rsidRDefault="009822CE" w:rsidP="009822CE">
      <w:pPr>
        <w:rPr>
          <w:lang w:val="en-IN"/>
        </w:rPr>
      </w:pPr>
    </w:p>
    <w:p w14:paraId="66C8D107" w14:textId="3C0A5A50" w:rsidR="00D6721C" w:rsidRPr="00A9026C" w:rsidRDefault="00EC6A22" w:rsidP="00A9026C">
      <w:pPr>
        <w:pStyle w:val="Heading3"/>
        <w:numPr>
          <w:ilvl w:val="0"/>
          <w:numId w:val="0"/>
        </w:numPr>
        <w:ind w:left="777" w:hanging="664"/>
        <w:rPr>
          <w:lang w:val="en-IN"/>
        </w:rPr>
      </w:pPr>
      <w:bookmarkStart w:id="893" w:name="_Toc142917907"/>
      <w:r w:rsidRPr="00A9026C">
        <w:rPr>
          <w:lang w:val="en-IN"/>
        </w:rPr>
        <w:t xml:space="preserve">11.1.1 </w:t>
      </w:r>
      <w:r w:rsidR="00D6721C" w:rsidRPr="00A9026C">
        <w:rPr>
          <w:lang w:val="en-IN"/>
        </w:rPr>
        <w:t>LINA Telemetry</w:t>
      </w:r>
      <w:bookmarkEnd w:id="893"/>
    </w:p>
    <w:p w14:paraId="005B83C3" w14:textId="06E9C839" w:rsidR="009822CE" w:rsidRPr="009822CE" w:rsidRDefault="00EC6A22" w:rsidP="005352AA">
      <w:pPr>
        <w:ind w:left="360"/>
        <w:rPr>
          <w:b/>
          <w:bCs/>
          <w:lang w:val="en-IN"/>
        </w:rPr>
      </w:pPr>
      <w:r>
        <w:rPr>
          <w:b/>
          <w:bCs/>
          <w:lang w:val="en-IN"/>
        </w:rPr>
        <w:t xml:space="preserve"> </w:t>
      </w:r>
    </w:p>
    <w:p w14:paraId="4107EE0F" w14:textId="581B8FF2" w:rsidR="00D6721C" w:rsidRDefault="00D6721C" w:rsidP="00D6721C">
      <w:pPr>
        <w:rPr>
          <w:lang w:val="en-IN"/>
        </w:rPr>
      </w:pPr>
      <w:r w:rsidRPr="4B302E18">
        <w:rPr>
          <w:lang w:val="en-IN"/>
        </w:rPr>
        <w:t xml:space="preserve">Below are </w:t>
      </w:r>
      <w:r w:rsidR="14AA9FDE" w:rsidRPr="4B302E18">
        <w:rPr>
          <w:lang w:val="en-IN"/>
        </w:rPr>
        <w:t>the stats</w:t>
      </w:r>
      <w:r w:rsidRPr="4B302E18">
        <w:rPr>
          <w:lang w:val="en-IN"/>
        </w:rPr>
        <w:t xml:space="preserve"> populated by </w:t>
      </w:r>
      <w:r w:rsidR="7749B566" w:rsidRPr="4B302E18">
        <w:rPr>
          <w:lang w:val="en-IN"/>
        </w:rPr>
        <w:t xml:space="preserve">the </w:t>
      </w:r>
      <w:r w:rsidRPr="4B302E18">
        <w:rPr>
          <w:lang w:val="en-IN"/>
        </w:rPr>
        <w:t xml:space="preserve">LINA module for the zero-trust flow </w:t>
      </w:r>
      <w:r w:rsidR="1EBFCE46" w:rsidRPr="4B302E18">
        <w:rPr>
          <w:lang w:val="en-IN"/>
        </w:rPr>
        <w:t>and are</w:t>
      </w:r>
      <w:r w:rsidRPr="4B302E18">
        <w:rPr>
          <w:lang w:val="en-IN"/>
        </w:rPr>
        <w:t xml:space="preserve"> exposed through telemetry in FMC.</w:t>
      </w:r>
    </w:p>
    <w:p w14:paraId="1431A4C7" w14:textId="77777777" w:rsidR="009822CE" w:rsidRPr="00D6721C" w:rsidRDefault="009822CE" w:rsidP="00D6721C">
      <w:pPr>
        <w:rPr>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924"/>
        <w:gridCol w:w="3321"/>
        <w:gridCol w:w="5099"/>
      </w:tblGrid>
      <w:tr w:rsidR="00D6721C" w:rsidRPr="00D6721C" w14:paraId="62AFCF11"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8447A3B" w14:textId="77777777" w:rsidR="00D6721C" w:rsidRPr="00D6721C" w:rsidRDefault="00D6721C" w:rsidP="00D6721C">
            <w:pPr>
              <w:rPr>
                <w:lang w:val="en-IN"/>
              </w:rPr>
            </w:pPr>
            <w:r w:rsidRPr="00D6721C">
              <w:rPr>
                <w:b/>
                <w:bCs/>
                <w:lang w:val="en-IN"/>
              </w:rPr>
              <w:t>S.No.</w:t>
            </w:r>
            <w:r w:rsidRPr="00D6721C">
              <w:rPr>
                <w:lang w:val="en-IN"/>
              </w:rPr>
              <w:t>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6121FE6" w14:textId="77777777" w:rsidR="00D6721C" w:rsidRPr="00D6721C" w:rsidRDefault="00D6721C" w:rsidP="00D6721C">
            <w:pPr>
              <w:rPr>
                <w:lang w:val="en-IN"/>
              </w:rPr>
            </w:pPr>
            <w:r w:rsidRPr="00D6721C">
              <w:rPr>
                <w:b/>
                <w:bCs/>
                <w:lang w:val="en-IN"/>
              </w:rPr>
              <w:t>Metric Collected</w:t>
            </w:r>
            <w:r w:rsidRPr="00D6721C">
              <w:rPr>
                <w:lang w:val="en-IN"/>
              </w:rPr>
              <w:t>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05E74B4" w14:textId="77777777" w:rsidR="00D6721C" w:rsidRPr="00D6721C" w:rsidRDefault="00D6721C" w:rsidP="00D6721C">
            <w:pPr>
              <w:rPr>
                <w:lang w:val="en-IN"/>
              </w:rPr>
            </w:pPr>
            <w:r w:rsidRPr="00D6721C">
              <w:rPr>
                <w:b/>
                <w:bCs/>
                <w:lang w:val="en-IN"/>
              </w:rPr>
              <w:t>Documentation</w:t>
            </w:r>
            <w:r w:rsidRPr="00D6721C">
              <w:rPr>
                <w:lang w:val="en-IN"/>
              </w:rPr>
              <w:t> </w:t>
            </w:r>
          </w:p>
        </w:tc>
      </w:tr>
      <w:tr w:rsidR="00D6721C" w:rsidRPr="00D6721C" w14:paraId="2A92F516"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DA7A96D" w14:textId="77777777" w:rsidR="00D6721C" w:rsidRPr="00D6721C" w:rsidRDefault="00D6721C" w:rsidP="00D6721C">
            <w:pPr>
              <w:rPr>
                <w:lang w:val="en-IN"/>
              </w:rPr>
            </w:pPr>
            <w:r w:rsidRPr="00D6721C">
              <w:rPr>
                <w:lang w:val="en-IN"/>
              </w:rPr>
              <w:t>1 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41B83CD" w14:textId="77777777" w:rsidR="00D6721C" w:rsidRPr="00D6721C" w:rsidRDefault="00D6721C" w:rsidP="00D6721C">
            <w:pPr>
              <w:rPr>
                <w:lang w:val="en-IN"/>
              </w:rPr>
            </w:pPr>
            <w:r w:rsidRPr="00D6721C">
              <w:rPr>
                <w:lang w:val="en-IN"/>
              </w:rPr>
              <w:t>applicationsActiveAvg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E9C3B11" w14:textId="77777777" w:rsidR="00D6721C" w:rsidRPr="00D6721C" w:rsidRDefault="00D6721C" w:rsidP="00D6721C">
            <w:pPr>
              <w:rPr>
                <w:lang w:val="en-IN"/>
              </w:rPr>
            </w:pPr>
            <w:r w:rsidRPr="00D6721C">
              <w:rPr>
                <w:lang w:val="en-IN"/>
              </w:rPr>
              <w:t>Average number of zero-trust applications active. Time period is 24 hours. </w:t>
            </w:r>
          </w:p>
        </w:tc>
      </w:tr>
      <w:tr w:rsidR="00D6721C" w:rsidRPr="00D6721C" w14:paraId="0D50E4E6"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2D114C6" w14:textId="77777777" w:rsidR="00D6721C" w:rsidRPr="00D6721C" w:rsidRDefault="00D6721C" w:rsidP="00D6721C">
            <w:pPr>
              <w:rPr>
                <w:lang w:val="en-IN"/>
              </w:rPr>
            </w:pPr>
            <w:r w:rsidRPr="00D6721C">
              <w:rPr>
                <w:lang w:val="en-IN"/>
              </w:rPr>
              <w:t>2 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A16CA39" w14:textId="77777777" w:rsidR="00D6721C" w:rsidRPr="00D6721C" w:rsidRDefault="00D6721C" w:rsidP="00D6721C">
            <w:pPr>
              <w:rPr>
                <w:lang w:val="en-IN"/>
              </w:rPr>
            </w:pPr>
            <w:r w:rsidRPr="00D6721C">
              <w:rPr>
                <w:lang w:val="en-IN"/>
              </w:rPr>
              <w:t>applicationsActiveMax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7589B77" w14:textId="77777777" w:rsidR="00D6721C" w:rsidRPr="00D6721C" w:rsidRDefault="00D6721C" w:rsidP="00D6721C">
            <w:pPr>
              <w:rPr>
                <w:lang w:val="en-IN"/>
              </w:rPr>
            </w:pPr>
            <w:r w:rsidRPr="00D6721C">
              <w:rPr>
                <w:lang w:val="en-IN"/>
              </w:rPr>
              <w:t>Max number of zero-trust applications active. Time period is 24 hours. </w:t>
            </w:r>
          </w:p>
        </w:tc>
      </w:tr>
      <w:tr w:rsidR="00D6721C" w:rsidRPr="00D6721C" w14:paraId="5DD52D48"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369F5A9" w14:textId="77777777" w:rsidR="00D6721C" w:rsidRPr="00D6721C" w:rsidRDefault="00D6721C" w:rsidP="00D6721C">
            <w:pPr>
              <w:rPr>
                <w:lang w:val="en-IN"/>
              </w:rPr>
            </w:pPr>
            <w:r w:rsidRPr="00D6721C">
              <w:rPr>
                <w:lang w:val="en-IN"/>
              </w:rPr>
              <w:t>3 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30257BE" w14:textId="77777777" w:rsidR="00D6721C" w:rsidRPr="00D6721C" w:rsidRDefault="00D6721C" w:rsidP="00D6721C">
            <w:pPr>
              <w:rPr>
                <w:lang w:val="en-IN"/>
              </w:rPr>
            </w:pPr>
            <w:r w:rsidRPr="00D6721C">
              <w:rPr>
                <w:lang w:val="en-IN"/>
              </w:rPr>
              <w:t>applicationsEnabledAvg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BECFDE6" w14:textId="77777777" w:rsidR="00D6721C" w:rsidRPr="00D6721C" w:rsidRDefault="00D6721C" w:rsidP="00D6721C">
            <w:pPr>
              <w:rPr>
                <w:lang w:val="en-IN"/>
              </w:rPr>
            </w:pPr>
            <w:r w:rsidRPr="00D6721C">
              <w:rPr>
                <w:lang w:val="en-IN"/>
              </w:rPr>
              <w:t>Average number of zero-trust applications enabled. Time period is 24 hours. </w:t>
            </w:r>
          </w:p>
        </w:tc>
      </w:tr>
      <w:tr w:rsidR="00D6721C" w:rsidRPr="00D6721C" w14:paraId="75146494"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636FCFF" w14:textId="77777777" w:rsidR="00D6721C" w:rsidRPr="00D6721C" w:rsidRDefault="00D6721C" w:rsidP="00D6721C">
            <w:pPr>
              <w:rPr>
                <w:lang w:val="en-IN"/>
              </w:rPr>
            </w:pPr>
            <w:r w:rsidRPr="00D6721C">
              <w:rPr>
                <w:lang w:val="en-IN"/>
              </w:rPr>
              <w:t>4 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6949450" w14:textId="77777777" w:rsidR="00D6721C" w:rsidRPr="00D6721C" w:rsidRDefault="00D6721C" w:rsidP="00D6721C">
            <w:pPr>
              <w:rPr>
                <w:lang w:val="en-IN"/>
              </w:rPr>
            </w:pPr>
            <w:r w:rsidRPr="00D6721C">
              <w:rPr>
                <w:lang w:val="en-IN"/>
              </w:rPr>
              <w:t>applicationsEnabledMax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D0A7416" w14:textId="77777777" w:rsidR="00D6721C" w:rsidRPr="00D6721C" w:rsidRDefault="00D6721C" w:rsidP="00D6721C">
            <w:pPr>
              <w:rPr>
                <w:lang w:val="en-IN"/>
              </w:rPr>
            </w:pPr>
            <w:r w:rsidRPr="00D6721C">
              <w:rPr>
                <w:lang w:val="en-IN"/>
              </w:rPr>
              <w:t>Max number of zero-trust applications enabled. Time period is 24 hours. </w:t>
            </w:r>
          </w:p>
        </w:tc>
      </w:tr>
      <w:tr w:rsidR="00D6721C" w:rsidRPr="00D6721C" w14:paraId="294C0937"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A6373E2" w14:textId="77777777" w:rsidR="00D6721C" w:rsidRPr="00D6721C" w:rsidRDefault="00D6721C" w:rsidP="00D6721C">
            <w:pPr>
              <w:rPr>
                <w:lang w:val="en-IN"/>
              </w:rPr>
            </w:pPr>
            <w:r w:rsidRPr="00D6721C">
              <w:rPr>
                <w:lang w:val="en-IN"/>
              </w:rPr>
              <w:t>5 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4617127" w14:textId="77777777" w:rsidR="00D6721C" w:rsidRPr="00D6721C" w:rsidRDefault="00D6721C" w:rsidP="00D6721C">
            <w:pPr>
              <w:rPr>
                <w:lang w:val="en-IN"/>
              </w:rPr>
            </w:pPr>
            <w:r w:rsidRPr="00D6721C">
              <w:rPr>
                <w:lang w:val="en-IN"/>
              </w:rPr>
              <w:t>applicationsTotal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93ECD04" w14:textId="77777777" w:rsidR="00D6721C" w:rsidRPr="00D6721C" w:rsidRDefault="00D6721C" w:rsidP="00D6721C">
            <w:pPr>
              <w:rPr>
                <w:lang w:val="en-IN"/>
              </w:rPr>
            </w:pPr>
            <w:r w:rsidRPr="00D6721C">
              <w:rPr>
                <w:lang w:val="en-IN"/>
              </w:rPr>
              <w:t>Total number of zero-trust applications. </w:t>
            </w:r>
          </w:p>
        </w:tc>
      </w:tr>
      <w:tr w:rsidR="00D6721C" w:rsidRPr="00D6721C" w14:paraId="18C7215D"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50A58FF" w14:textId="77777777" w:rsidR="00D6721C" w:rsidRPr="00D6721C" w:rsidRDefault="00D6721C" w:rsidP="00D6721C">
            <w:pPr>
              <w:rPr>
                <w:lang w:val="en-IN"/>
              </w:rPr>
            </w:pPr>
            <w:r w:rsidRPr="00D6721C">
              <w:rPr>
                <w:lang w:val="en-IN"/>
              </w:rPr>
              <w:t>6 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9051C8E" w14:textId="77777777" w:rsidR="00D6721C" w:rsidRPr="00D6721C" w:rsidRDefault="00D6721C" w:rsidP="00D6721C">
            <w:pPr>
              <w:rPr>
                <w:lang w:val="en-IN"/>
              </w:rPr>
            </w:pPr>
            <w:r w:rsidRPr="00D6721C">
              <w:rPr>
                <w:lang w:val="en-IN"/>
              </w:rPr>
              <w:t>authenticationLatencyAvg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4255F55" w14:textId="77777777" w:rsidR="00D6721C" w:rsidRPr="00D6721C" w:rsidRDefault="00D6721C" w:rsidP="00D6721C">
            <w:pPr>
              <w:rPr>
                <w:lang w:val="en-IN"/>
              </w:rPr>
            </w:pPr>
            <w:r w:rsidRPr="00D6721C">
              <w:rPr>
                <w:lang w:val="en-IN"/>
              </w:rPr>
              <w:t>Average authentication latency. Average latency is calculated as a cumulative average. </w:t>
            </w:r>
          </w:p>
        </w:tc>
      </w:tr>
      <w:tr w:rsidR="00D6721C" w:rsidRPr="00D6721C" w14:paraId="6D4F258E"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A57AC53" w14:textId="77777777" w:rsidR="00D6721C" w:rsidRPr="00D6721C" w:rsidRDefault="00D6721C" w:rsidP="00D6721C">
            <w:pPr>
              <w:rPr>
                <w:lang w:val="en-IN"/>
              </w:rPr>
            </w:pPr>
            <w:r w:rsidRPr="00D6721C">
              <w:rPr>
                <w:lang w:val="en-IN"/>
              </w:rPr>
              <w:t>7 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07AC732" w14:textId="77777777" w:rsidR="00D6721C" w:rsidRPr="00D6721C" w:rsidRDefault="00D6721C" w:rsidP="00D6721C">
            <w:pPr>
              <w:rPr>
                <w:lang w:val="en-IN"/>
              </w:rPr>
            </w:pPr>
            <w:r w:rsidRPr="00D6721C">
              <w:rPr>
                <w:lang w:val="en-IN"/>
              </w:rPr>
              <w:t>authenticationLatencyMax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13870E1" w14:textId="77777777" w:rsidR="00D6721C" w:rsidRPr="00D6721C" w:rsidRDefault="00D6721C" w:rsidP="00D6721C">
            <w:pPr>
              <w:rPr>
                <w:lang w:val="en-IN"/>
              </w:rPr>
            </w:pPr>
            <w:r w:rsidRPr="00D6721C">
              <w:rPr>
                <w:lang w:val="en-IN"/>
              </w:rPr>
              <w:t>Max authentication latency. </w:t>
            </w:r>
          </w:p>
        </w:tc>
      </w:tr>
      <w:tr w:rsidR="00D6721C" w:rsidRPr="00D6721C" w14:paraId="102B7A0D"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060984F" w14:textId="77777777" w:rsidR="00D6721C" w:rsidRPr="00D6721C" w:rsidRDefault="00D6721C" w:rsidP="00D6721C">
            <w:pPr>
              <w:rPr>
                <w:lang w:val="en-IN"/>
              </w:rPr>
            </w:pPr>
            <w:r w:rsidRPr="00D6721C">
              <w:rPr>
                <w:lang w:val="en-IN"/>
              </w:rPr>
              <w:t>8 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4BFC03A" w14:textId="77777777" w:rsidR="00D6721C" w:rsidRPr="00D6721C" w:rsidRDefault="00D6721C" w:rsidP="00D6721C">
            <w:pPr>
              <w:rPr>
                <w:lang w:val="en-IN"/>
              </w:rPr>
            </w:pPr>
            <w:r w:rsidRPr="00D6721C">
              <w:rPr>
                <w:lang w:val="en-IN"/>
              </w:rPr>
              <w:t>authenticationLatencyMin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B3E4D62" w14:textId="77777777" w:rsidR="00D6721C" w:rsidRPr="00D6721C" w:rsidRDefault="00D6721C" w:rsidP="00D6721C">
            <w:pPr>
              <w:rPr>
                <w:lang w:val="en-IN"/>
              </w:rPr>
            </w:pPr>
            <w:r w:rsidRPr="00D6721C">
              <w:rPr>
                <w:lang w:val="en-IN"/>
              </w:rPr>
              <w:t>Min authentication latency. </w:t>
            </w:r>
          </w:p>
        </w:tc>
      </w:tr>
      <w:tr w:rsidR="00D6721C" w:rsidRPr="00D6721C" w14:paraId="0D99EA93"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EF60934" w14:textId="77777777" w:rsidR="00D6721C" w:rsidRPr="00D6721C" w:rsidRDefault="00D6721C" w:rsidP="00D6721C">
            <w:pPr>
              <w:rPr>
                <w:lang w:val="en-IN"/>
              </w:rPr>
            </w:pPr>
            <w:r w:rsidRPr="00D6721C">
              <w:rPr>
                <w:lang w:val="en-IN"/>
              </w:rPr>
              <w:t>9 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FCC10D7" w14:textId="77777777" w:rsidR="00D6721C" w:rsidRPr="00D6721C" w:rsidRDefault="00D6721C" w:rsidP="00D6721C">
            <w:pPr>
              <w:rPr>
                <w:lang w:val="en-IN"/>
              </w:rPr>
            </w:pPr>
            <w:r w:rsidRPr="00D6721C">
              <w:rPr>
                <w:lang w:val="en-IN"/>
              </w:rPr>
              <w:t>authenticationsInProgressAvg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2AEF92D" w14:textId="77777777" w:rsidR="00D6721C" w:rsidRPr="00D6721C" w:rsidRDefault="00D6721C" w:rsidP="00D6721C">
            <w:pPr>
              <w:rPr>
                <w:lang w:val="en-IN"/>
              </w:rPr>
            </w:pPr>
            <w:r w:rsidRPr="00D6721C">
              <w:rPr>
                <w:lang w:val="en-IN"/>
              </w:rPr>
              <w:t>Average number of zero-trust authentications in progress. Time period is 24 hours. </w:t>
            </w:r>
          </w:p>
        </w:tc>
      </w:tr>
      <w:tr w:rsidR="00D6721C" w:rsidRPr="00D6721C" w14:paraId="3C93B2D9"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4C8B7DC" w14:textId="77777777" w:rsidR="00D6721C" w:rsidRPr="00D6721C" w:rsidRDefault="00D6721C" w:rsidP="00D6721C">
            <w:pPr>
              <w:rPr>
                <w:lang w:val="en-IN"/>
              </w:rPr>
            </w:pPr>
            <w:r w:rsidRPr="00D6721C">
              <w:rPr>
                <w:lang w:val="en-IN"/>
              </w:rPr>
              <w:t>10 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3425515" w14:textId="77777777" w:rsidR="00D6721C" w:rsidRPr="00D6721C" w:rsidRDefault="00D6721C" w:rsidP="00D6721C">
            <w:pPr>
              <w:rPr>
                <w:lang w:val="en-IN"/>
              </w:rPr>
            </w:pPr>
            <w:r w:rsidRPr="00D6721C">
              <w:rPr>
                <w:lang w:val="en-IN"/>
              </w:rPr>
              <w:t>authenticationsInProgressMax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2C6B829" w14:textId="77777777" w:rsidR="00D6721C" w:rsidRPr="00D6721C" w:rsidRDefault="00D6721C" w:rsidP="00D6721C">
            <w:pPr>
              <w:rPr>
                <w:lang w:val="en-IN"/>
              </w:rPr>
            </w:pPr>
            <w:r w:rsidRPr="00D6721C">
              <w:rPr>
                <w:lang w:val="en-IN"/>
              </w:rPr>
              <w:t>Max number of zero-trust authentications in progress. Time period is 24 hours. </w:t>
            </w:r>
          </w:p>
        </w:tc>
      </w:tr>
      <w:tr w:rsidR="00D6721C" w:rsidRPr="00D6721C" w14:paraId="737D76AE"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940F0EC" w14:textId="77777777" w:rsidR="00D6721C" w:rsidRPr="00D6721C" w:rsidRDefault="00D6721C" w:rsidP="00D6721C">
            <w:pPr>
              <w:rPr>
                <w:lang w:val="en-IN"/>
              </w:rPr>
            </w:pPr>
            <w:r w:rsidRPr="00D6721C">
              <w:rPr>
                <w:lang w:val="en-IN"/>
              </w:rPr>
              <w:t>11 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B674928" w14:textId="77777777" w:rsidR="00D6721C" w:rsidRPr="00D6721C" w:rsidRDefault="00D6721C" w:rsidP="00D6721C">
            <w:pPr>
              <w:rPr>
                <w:lang w:val="en-IN"/>
              </w:rPr>
            </w:pPr>
            <w:r w:rsidRPr="00D6721C">
              <w:rPr>
                <w:lang w:val="en-IN"/>
              </w:rPr>
              <w:t>authenticationsTotal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46E3894" w14:textId="77777777" w:rsidR="00D6721C" w:rsidRPr="00D6721C" w:rsidRDefault="00D6721C" w:rsidP="00D6721C">
            <w:pPr>
              <w:rPr>
                <w:lang w:val="en-IN"/>
              </w:rPr>
            </w:pPr>
            <w:r w:rsidRPr="00D6721C">
              <w:rPr>
                <w:lang w:val="en-IN"/>
              </w:rPr>
              <w:t>Total number of zero-trust authentications. </w:t>
            </w:r>
          </w:p>
        </w:tc>
      </w:tr>
      <w:tr w:rsidR="00D6721C" w:rsidRPr="00D6721C" w14:paraId="7A16AAAB"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F3EE726" w14:textId="77777777" w:rsidR="00D6721C" w:rsidRPr="00D6721C" w:rsidRDefault="00D6721C" w:rsidP="00D6721C">
            <w:pPr>
              <w:rPr>
                <w:lang w:val="en-IN"/>
              </w:rPr>
            </w:pPr>
            <w:r w:rsidRPr="00D6721C">
              <w:rPr>
                <w:lang w:val="en-IN"/>
              </w:rPr>
              <w:t>12 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B36730D" w14:textId="77777777" w:rsidR="00D6721C" w:rsidRPr="00D6721C" w:rsidRDefault="00D6721C" w:rsidP="00D6721C">
            <w:pPr>
              <w:rPr>
                <w:lang w:val="en-IN"/>
              </w:rPr>
            </w:pPr>
            <w:r w:rsidRPr="00D6721C">
              <w:rPr>
                <w:lang w:val="en-IN"/>
              </w:rPr>
              <w:t>samlRequestsFailed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2E86FD3" w14:textId="77777777" w:rsidR="00D6721C" w:rsidRPr="00D6721C" w:rsidRDefault="00D6721C" w:rsidP="00D6721C">
            <w:pPr>
              <w:rPr>
                <w:lang w:val="en-IN"/>
              </w:rPr>
            </w:pPr>
            <w:r w:rsidRPr="00D6721C">
              <w:rPr>
                <w:lang w:val="en-IN"/>
              </w:rPr>
              <w:t>Number of failed saml authentication request sent by zero-trust enabled application. </w:t>
            </w:r>
          </w:p>
        </w:tc>
      </w:tr>
      <w:tr w:rsidR="00D6721C" w:rsidRPr="00D6721C" w14:paraId="205FA6F2"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29E6B17" w14:textId="77777777" w:rsidR="00D6721C" w:rsidRPr="00D6721C" w:rsidRDefault="00D6721C" w:rsidP="00D6721C">
            <w:pPr>
              <w:rPr>
                <w:lang w:val="en-IN"/>
              </w:rPr>
            </w:pPr>
            <w:r w:rsidRPr="00D6721C">
              <w:rPr>
                <w:lang w:val="en-IN"/>
              </w:rPr>
              <w:lastRenderedPageBreak/>
              <w:t>13 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27F2CB2" w14:textId="77777777" w:rsidR="00D6721C" w:rsidRPr="00D6721C" w:rsidRDefault="00D6721C" w:rsidP="00D6721C">
            <w:pPr>
              <w:rPr>
                <w:lang w:val="en-IN"/>
              </w:rPr>
            </w:pPr>
            <w:r w:rsidRPr="00D6721C">
              <w:rPr>
                <w:lang w:val="en-IN"/>
              </w:rPr>
              <w:t>samlRequestsPassed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3E26C41" w14:textId="77777777" w:rsidR="00D6721C" w:rsidRPr="00D6721C" w:rsidRDefault="00D6721C" w:rsidP="00D6721C">
            <w:pPr>
              <w:rPr>
                <w:lang w:val="en-IN"/>
              </w:rPr>
            </w:pPr>
            <w:r w:rsidRPr="00D6721C">
              <w:rPr>
                <w:lang w:val="en-IN"/>
              </w:rPr>
              <w:t>Number of passed saml authentication request sent by zero-trust enabled application. </w:t>
            </w:r>
          </w:p>
        </w:tc>
      </w:tr>
      <w:tr w:rsidR="00D6721C" w:rsidRPr="00D6721C" w14:paraId="43EFE338"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09467A3" w14:textId="77777777" w:rsidR="00D6721C" w:rsidRPr="00D6721C" w:rsidRDefault="00D6721C" w:rsidP="00D6721C">
            <w:pPr>
              <w:rPr>
                <w:lang w:val="en-IN"/>
              </w:rPr>
            </w:pPr>
            <w:r w:rsidRPr="00D6721C">
              <w:rPr>
                <w:lang w:val="en-IN"/>
              </w:rPr>
              <w:t>14 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5883E6" w14:textId="77777777" w:rsidR="00D6721C" w:rsidRPr="00D6721C" w:rsidRDefault="00D6721C" w:rsidP="00D6721C">
            <w:pPr>
              <w:rPr>
                <w:lang w:val="en-IN"/>
              </w:rPr>
            </w:pPr>
            <w:r w:rsidRPr="00D6721C">
              <w:rPr>
                <w:lang w:val="en-IN"/>
              </w:rPr>
              <w:t>samlRequestsTotal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6C8E46C" w14:textId="77777777" w:rsidR="00D6721C" w:rsidRPr="00D6721C" w:rsidRDefault="00D6721C" w:rsidP="00D6721C">
            <w:pPr>
              <w:rPr>
                <w:lang w:val="en-IN"/>
              </w:rPr>
            </w:pPr>
            <w:r w:rsidRPr="00D6721C">
              <w:rPr>
                <w:lang w:val="en-IN"/>
              </w:rPr>
              <w:t>Total number of saml authentication request sent by zero-trust enabled application. </w:t>
            </w:r>
          </w:p>
        </w:tc>
      </w:tr>
      <w:tr w:rsidR="00D6721C" w:rsidRPr="00D6721C" w14:paraId="2C7F6C78"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4ECA8F8" w14:textId="77777777" w:rsidR="00D6721C" w:rsidRPr="00D6721C" w:rsidRDefault="00D6721C" w:rsidP="00D6721C">
            <w:pPr>
              <w:rPr>
                <w:lang w:val="en-IN"/>
              </w:rPr>
            </w:pPr>
            <w:r w:rsidRPr="00D6721C">
              <w:rPr>
                <w:lang w:val="en-IN"/>
              </w:rPr>
              <w:t>15 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61B12D3" w14:textId="77777777" w:rsidR="00D6721C" w:rsidRPr="00D6721C" w:rsidRDefault="00D6721C" w:rsidP="00D6721C">
            <w:pPr>
              <w:rPr>
                <w:lang w:val="en-IN"/>
              </w:rPr>
            </w:pPr>
            <w:r w:rsidRPr="00D6721C">
              <w:rPr>
                <w:lang w:val="en-IN"/>
              </w:rPr>
              <w:t>samlResponsesFailed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7AE1599" w14:textId="77777777" w:rsidR="00D6721C" w:rsidRPr="00D6721C" w:rsidRDefault="00D6721C" w:rsidP="00D6721C">
            <w:pPr>
              <w:rPr>
                <w:lang w:val="en-IN"/>
              </w:rPr>
            </w:pPr>
            <w:r w:rsidRPr="00D6721C">
              <w:rPr>
                <w:lang w:val="en-IN"/>
              </w:rPr>
              <w:t>Number of failed saml authentication responses sent by zero-trust enabled application. </w:t>
            </w:r>
          </w:p>
        </w:tc>
      </w:tr>
      <w:tr w:rsidR="00D6721C" w:rsidRPr="00D6721C" w14:paraId="00C970CD"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F7101ED" w14:textId="77777777" w:rsidR="00D6721C" w:rsidRPr="00D6721C" w:rsidRDefault="00D6721C" w:rsidP="00D6721C">
            <w:pPr>
              <w:rPr>
                <w:lang w:val="en-IN"/>
              </w:rPr>
            </w:pPr>
            <w:r w:rsidRPr="00D6721C">
              <w:rPr>
                <w:lang w:val="en-IN"/>
              </w:rPr>
              <w:t>16 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D639BC5" w14:textId="77777777" w:rsidR="00D6721C" w:rsidRPr="00D6721C" w:rsidRDefault="00D6721C" w:rsidP="00D6721C">
            <w:pPr>
              <w:rPr>
                <w:lang w:val="en-IN"/>
              </w:rPr>
            </w:pPr>
            <w:r w:rsidRPr="00D6721C">
              <w:rPr>
                <w:lang w:val="en-IN"/>
              </w:rPr>
              <w:t>samlResponsesPassed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15B90A9" w14:textId="77777777" w:rsidR="00D6721C" w:rsidRPr="00D6721C" w:rsidRDefault="00D6721C" w:rsidP="00D6721C">
            <w:pPr>
              <w:rPr>
                <w:lang w:val="en-IN"/>
              </w:rPr>
            </w:pPr>
            <w:r w:rsidRPr="00D6721C">
              <w:rPr>
                <w:lang w:val="en-IN"/>
              </w:rPr>
              <w:t>Number of passed saml authentication responses sent by zero-trust enabled application. </w:t>
            </w:r>
          </w:p>
        </w:tc>
      </w:tr>
      <w:tr w:rsidR="00D6721C" w:rsidRPr="00D6721C" w14:paraId="7122D5A4"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AF90DF0" w14:textId="77777777" w:rsidR="00D6721C" w:rsidRPr="00D6721C" w:rsidRDefault="00D6721C" w:rsidP="00D6721C">
            <w:pPr>
              <w:rPr>
                <w:lang w:val="en-IN"/>
              </w:rPr>
            </w:pPr>
            <w:r w:rsidRPr="00D6721C">
              <w:rPr>
                <w:lang w:val="en-IN"/>
              </w:rPr>
              <w:t>17 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F988322" w14:textId="77777777" w:rsidR="00D6721C" w:rsidRPr="00D6721C" w:rsidRDefault="00D6721C" w:rsidP="00D6721C">
            <w:pPr>
              <w:rPr>
                <w:lang w:val="en-IN"/>
              </w:rPr>
            </w:pPr>
            <w:r w:rsidRPr="00D6721C">
              <w:rPr>
                <w:lang w:val="en-IN"/>
              </w:rPr>
              <w:t>samlResponsesTotal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EB9794" w14:textId="77777777" w:rsidR="00D6721C" w:rsidRPr="00D6721C" w:rsidRDefault="00D6721C" w:rsidP="00D6721C">
            <w:pPr>
              <w:rPr>
                <w:lang w:val="en-IN"/>
              </w:rPr>
            </w:pPr>
            <w:r w:rsidRPr="00D6721C">
              <w:rPr>
                <w:lang w:val="en-IN"/>
              </w:rPr>
              <w:t>Total number of saml authentication responses sent by zero-trust enabled application. </w:t>
            </w:r>
          </w:p>
        </w:tc>
      </w:tr>
      <w:tr w:rsidR="00D6721C" w:rsidRPr="00D6721C" w14:paraId="23708B4C"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06ADC5A" w14:textId="77777777" w:rsidR="00D6721C" w:rsidRPr="00D6721C" w:rsidRDefault="00D6721C" w:rsidP="00D6721C">
            <w:pPr>
              <w:rPr>
                <w:lang w:val="en-IN"/>
              </w:rPr>
            </w:pPr>
            <w:r w:rsidRPr="00D6721C">
              <w:rPr>
                <w:lang w:val="en-IN"/>
              </w:rPr>
              <w:t>18 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E94588F" w14:textId="77777777" w:rsidR="00D6721C" w:rsidRPr="00D6721C" w:rsidRDefault="00D6721C" w:rsidP="00D6721C">
            <w:pPr>
              <w:rPr>
                <w:lang w:val="en-IN"/>
              </w:rPr>
            </w:pPr>
            <w:r w:rsidRPr="00D6721C">
              <w:rPr>
                <w:lang w:val="en-IN"/>
              </w:rPr>
              <w:t>totalBytesIn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C166D6C" w14:textId="77777777" w:rsidR="00D6721C" w:rsidRPr="00D6721C" w:rsidRDefault="00D6721C" w:rsidP="00D6721C">
            <w:pPr>
              <w:rPr>
                <w:lang w:val="en-IN"/>
              </w:rPr>
            </w:pPr>
            <w:r w:rsidRPr="00D6721C">
              <w:rPr>
                <w:lang w:val="en-IN"/>
              </w:rPr>
              <w:t>Total bytes in through-the-box post authentication. </w:t>
            </w:r>
          </w:p>
        </w:tc>
      </w:tr>
      <w:tr w:rsidR="00D6721C" w:rsidRPr="00D6721C" w14:paraId="155E850A"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F9CABE4" w14:textId="77777777" w:rsidR="00D6721C" w:rsidRPr="00D6721C" w:rsidRDefault="00D6721C" w:rsidP="00D6721C">
            <w:pPr>
              <w:rPr>
                <w:lang w:val="en-IN"/>
              </w:rPr>
            </w:pPr>
            <w:r w:rsidRPr="00D6721C">
              <w:rPr>
                <w:lang w:val="en-IN"/>
              </w:rPr>
              <w:t>19 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7B1608" w14:textId="77777777" w:rsidR="00D6721C" w:rsidRPr="00D6721C" w:rsidRDefault="00D6721C" w:rsidP="00D6721C">
            <w:pPr>
              <w:rPr>
                <w:lang w:val="en-IN"/>
              </w:rPr>
            </w:pPr>
            <w:r w:rsidRPr="00D6721C">
              <w:rPr>
                <w:lang w:val="en-IN"/>
              </w:rPr>
              <w:t>totalBytesOut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5090055" w14:textId="77777777" w:rsidR="00D6721C" w:rsidRPr="00D6721C" w:rsidRDefault="00D6721C" w:rsidP="00D6721C">
            <w:pPr>
              <w:rPr>
                <w:lang w:val="en-IN"/>
              </w:rPr>
            </w:pPr>
            <w:r w:rsidRPr="00D6721C">
              <w:rPr>
                <w:lang w:val="en-IN"/>
              </w:rPr>
              <w:t>Total bytes out through-the-box post authentication </w:t>
            </w:r>
          </w:p>
        </w:tc>
      </w:tr>
      <w:tr w:rsidR="00D6721C" w:rsidRPr="00D6721C" w14:paraId="77EAD7D5"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6228109" w14:textId="77777777" w:rsidR="00D6721C" w:rsidRPr="00D6721C" w:rsidRDefault="00D6721C" w:rsidP="00D6721C">
            <w:pPr>
              <w:rPr>
                <w:lang w:val="en-IN"/>
              </w:rPr>
            </w:pPr>
            <w:r w:rsidRPr="00D6721C">
              <w:rPr>
                <w:lang w:val="en-IN"/>
              </w:rPr>
              <w:t>20 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4BD1D25" w14:textId="77777777" w:rsidR="00D6721C" w:rsidRPr="00D6721C" w:rsidRDefault="00D6721C" w:rsidP="00D6721C">
            <w:pPr>
              <w:rPr>
                <w:lang w:val="en-IN"/>
              </w:rPr>
            </w:pPr>
            <w:r w:rsidRPr="00D6721C">
              <w:rPr>
                <w:lang w:val="en-IN"/>
              </w:rPr>
              <w:t>usersActiveAvg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613FD57" w14:textId="77777777" w:rsidR="00D6721C" w:rsidRPr="00D6721C" w:rsidRDefault="00D6721C" w:rsidP="00D6721C">
            <w:pPr>
              <w:rPr>
                <w:lang w:val="en-IN"/>
              </w:rPr>
            </w:pPr>
            <w:r w:rsidRPr="00D6721C">
              <w:rPr>
                <w:lang w:val="en-IN"/>
              </w:rPr>
              <w:t>Average number of users with valid cookie. Time period is 24 hours. </w:t>
            </w:r>
          </w:p>
        </w:tc>
      </w:tr>
      <w:tr w:rsidR="00D6721C" w:rsidRPr="00D6721C" w14:paraId="5799AFF3"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766EF82" w14:textId="77777777" w:rsidR="00D6721C" w:rsidRPr="00D6721C" w:rsidRDefault="00D6721C" w:rsidP="00D6721C">
            <w:pPr>
              <w:rPr>
                <w:lang w:val="en-IN"/>
              </w:rPr>
            </w:pPr>
            <w:r w:rsidRPr="00D6721C">
              <w:rPr>
                <w:lang w:val="en-IN"/>
              </w:rPr>
              <w:t>21 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2FEFBB6" w14:textId="77777777" w:rsidR="00D6721C" w:rsidRPr="00D6721C" w:rsidRDefault="00D6721C" w:rsidP="00D6721C">
            <w:pPr>
              <w:rPr>
                <w:lang w:val="en-IN"/>
              </w:rPr>
            </w:pPr>
            <w:r w:rsidRPr="00D6721C">
              <w:rPr>
                <w:lang w:val="en-IN"/>
              </w:rPr>
              <w:t>usersActiveMax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B0B3268" w14:textId="77777777" w:rsidR="00D6721C" w:rsidRPr="00D6721C" w:rsidRDefault="00D6721C" w:rsidP="00D6721C">
            <w:pPr>
              <w:rPr>
                <w:lang w:val="en-IN"/>
              </w:rPr>
            </w:pPr>
            <w:r w:rsidRPr="00D6721C">
              <w:rPr>
                <w:lang w:val="en-IN"/>
              </w:rPr>
              <w:t>Max number of users with valid cookie. Time period is 24 hours. </w:t>
            </w:r>
          </w:p>
        </w:tc>
      </w:tr>
      <w:tr w:rsidR="00D6721C" w:rsidRPr="00D6721C" w14:paraId="14246678"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DFFD3E5" w14:textId="77777777" w:rsidR="00D6721C" w:rsidRPr="00D6721C" w:rsidRDefault="00D6721C" w:rsidP="00D6721C">
            <w:pPr>
              <w:rPr>
                <w:lang w:val="en-IN"/>
              </w:rPr>
            </w:pPr>
            <w:r w:rsidRPr="00D6721C">
              <w:rPr>
                <w:lang w:val="en-IN"/>
              </w:rPr>
              <w:t>22 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A70D122" w14:textId="77777777" w:rsidR="00D6721C" w:rsidRPr="00D6721C" w:rsidRDefault="00D6721C" w:rsidP="00D6721C">
            <w:pPr>
              <w:rPr>
                <w:lang w:val="en-IN"/>
              </w:rPr>
            </w:pPr>
            <w:r w:rsidRPr="00D6721C">
              <w:rPr>
                <w:lang w:val="en-IN"/>
              </w:rPr>
              <w:t>usersTotal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513D021" w14:textId="77777777" w:rsidR="00D6721C" w:rsidRPr="00D6721C" w:rsidRDefault="00D6721C" w:rsidP="00D6721C">
            <w:pPr>
              <w:rPr>
                <w:lang w:val="en-IN"/>
              </w:rPr>
            </w:pPr>
            <w:r w:rsidRPr="00D6721C">
              <w:rPr>
                <w:lang w:val="en-IN"/>
              </w:rPr>
              <w:t>Total number of users with valid cookie. </w:t>
            </w:r>
          </w:p>
        </w:tc>
      </w:tr>
      <w:tr w:rsidR="00D6721C" w:rsidRPr="00D6721C" w14:paraId="27F95961"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37BD366" w14:textId="77777777" w:rsidR="00D6721C" w:rsidRPr="00D6721C" w:rsidRDefault="00D6721C" w:rsidP="00D6721C">
            <w:pPr>
              <w:rPr>
                <w:lang w:val="en-IN"/>
              </w:rPr>
            </w:pPr>
            <w:r w:rsidRPr="00D6721C">
              <w:rPr>
                <w:lang w:val="en-IN"/>
              </w:rPr>
              <w:t>23 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069C6AC" w14:textId="77777777" w:rsidR="00D6721C" w:rsidRPr="00D6721C" w:rsidRDefault="00D6721C" w:rsidP="00D6721C">
            <w:pPr>
              <w:rPr>
                <w:lang w:val="en-IN"/>
              </w:rPr>
            </w:pPr>
            <w:r w:rsidRPr="00D6721C">
              <w:rPr>
                <w:lang w:val="en-IN"/>
              </w:rPr>
              <w:t>zeroTrustSessionsFailed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4F78D6E" w14:textId="77777777" w:rsidR="00D6721C" w:rsidRPr="00D6721C" w:rsidRDefault="00D6721C" w:rsidP="00D6721C">
            <w:pPr>
              <w:rPr>
                <w:lang w:val="en-IN"/>
              </w:rPr>
            </w:pPr>
            <w:r w:rsidRPr="00D6721C">
              <w:rPr>
                <w:lang w:val="en-IN"/>
              </w:rPr>
              <w:t>Number of failed zero-trust sessions. </w:t>
            </w:r>
          </w:p>
        </w:tc>
      </w:tr>
      <w:tr w:rsidR="00D6721C" w:rsidRPr="00D6721C" w14:paraId="2DAE88F8"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3E69C5B" w14:textId="77777777" w:rsidR="00D6721C" w:rsidRPr="00D6721C" w:rsidRDefault="00D6721C" w:rsidP="00D6721C">
            <w:pPr>
              <w:rPr>
                <w:lang w:val="en-IN"/>
              </w:rPr>
            </w:pPr>
            <w:r w:rsidRPr="00D6721C">
              <w:rPr>
                <w:lang w:val="en-IN"/>
              </w:rPr>
              <w:t>24 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10918C9" w14:textId="77777777" w:rsidR="00D6721C" w:rsidRPr="00D6721C" w:rsidRDefault="00D6721C" w:rsidP="00D6721C">
            <w:pPr>
              <w:rPr>
                <w:lang w:val="en-IN"/>
              </w:rPr>
            </w:pPr>
            <w:r w:rsidRPr="00D6721C">
              <w:rPr>
                <w:lang w:val="en-IN"/>
              </w:rPr>
              <w:t>zeroTrustSessionsPassed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508CD08" w14:textId="77777777" w:rsidR="00D6721C" w:rsidRPr="00D6721C" w:rsidRDefault="00D6721C" w:rsidP="00D6721C">
            <w:pPr>
              <w:rPr>
                <w:lang w:val="en-IN"/>
              </w:rPr>
            </w:pPr>
            <w:r w:rsidRPr="00D6721C">
              <w:rPr>
                <w:lang w:val="en-IN"/>
              </w:rPr>
              <w:t>Number of passed zero-trust sessions. </w:t>
            </w:r>
          </w:p>
        </w:tc>
      </w:tr>
      <w:tr w:rsidR="00D6721C" w:rsidRPr="00D6721C" w14:paraId="40038580" w14:textId="77777777" w:rsidTr="00D6721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BC95C80" w14:textId="77777777" w:rsidR="00D6721C" w:rsidRPr="00D6721C" w:rsidRDefault="00D6721C" w:rsidP="00D6721C">
            <w:pPr>
              <w:rPr>
                <w:lang w:val="en-IN"/>
              </w:rPr>
            </w:pPr>
            <w:r w:rsidRPr="00D6721C">
              <w:rPr>
                <w:lang w:val="en-IN"/>
              </w:rPr>
              <w:t>25 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6EE5C24" w14:textId="77777777" w:rsidR="00D6721C" w:rsidRPr="00D6721C" w:rsidRDefault="00D6721C" w:rsidP="00D6721C">
            <w:pPr>
              <w:rPr>
                <w:lang w:val="en-IN"/>
              </w:rPr>
            </w:pPr>
            <w:r w:rsidRPr="00D6721C">
              <w:rPr>
                <w:lang w:val="en-IN"/>
              </w:rPr>
              <w:t>zeroTrustSessionsTotal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151890D" w14:textId="77777777" w:rsidR="00D6721C" w:rsidRPr="00D6721C" w:rsidRDefault="00D6721C" w:rsidP="00D6721C">
            <w:pPr>
              <w:rPr>
                <w:lang w:val="en-IN"/>
              </w:rPr>
            </w:pPr>
            <w:r w:rsidRPr="00D6721C">
              <w:rPr>
                <w:lang w:val="en-IN"/>
              </w:rPr>
              <w:t>Total number of zero-trust sessions. </w:t>
            </w:r>
          </w:p>
        </w:tc>
      </w:tr>
    </w:tbl>
    <w:p w14:paraId="622547CE" w14:textId="77777777" w:rsidR="00D6721C" w:rsidRPr="00D6721C" w:rsidRDefault="00D6721C" w:rsidP="00D6721C">
      <w:pPr>
        <w:rPr>
          <w:lang w:val="en-IN"/>
        </w:rPr>
      </w:pPr>
    </w:p>
    <w:p w14:paraId="4B408E8A" w14:textId="77777777" w:rsidR="00D6721C" w:rsidRDefault="00D6721C" w:rsidP="00D6721C">
      <w:pPr>
        <w:rPr>
          <w:lang w:val="en-IN"/>
        </w:rPr>
      </w:pPr>
    </w:p>
    <w:p w14:paraId="2959A15C" w14:textId="77777777" w:rsidR="009822CE" w:rsidRDefault="009822CE" w:rsidP="00D6721C">
      <w:pPr>
        <w:rPr>
          <w:lang w:val="en-IN"/>
        </w:rPr>
      </w:pPr>
    </w:p>
    <w:p w14:paraId="27F0B602" w14:textId="77777777" w:rsidR="009822CE" w:rsidRDefault="009822CE" w:rsidP="00D6721C">
      <w:pPr>
        <w:rPr>
          <w:lang w:val="en-IN"/>
        </w:rPr>
      </w:pPr>
    </w:p>
    <w:p w14:paraId="3C831C06" w14:textId="77777777" w:rsidR="009822CE" w:rsidRPr="00D6721C" w:rsidRDefault="009822CE" w:rsidP="00D6721C">
      <w:pPr>
        <w:rPr>
          <w:lang w:val="en-IN"/>
        </w:rPr>
      </w:pPr>
    </w:p>
    <w:p w14:paraId="06A922C5" w14:textId="61B73A15" w:rsidR="00D6721C" w:rsidRPr="00A9026C" w:rsidRDefault="7F2E45D7" w:rsidP="00A9026C">
      <w:pPr>
        <w:pStyle w:val="Heading3"/>
        <w:numPr>
          <w:ilvl w:val="0"/>
          <w:numId w:val="0"/>
        </w:numPr>
        <w:ind w:left="777" w:hanging="664"/>
        <w:rPr>
          <w:lang w:val="en-IN"/>
        </w:rPr>
      </w:pPr>
      <w:bookmarkStart w:id="894" w:name="_Toc142917908"/>
      <w:r w:rsidRPr="00A9026C">
        <w:rPr>
          <w:lang w:val="en-IN"/>
        </w:rPr>
        <w:t>11.1.2 Snort</w:t>
      </w:r>
      <w:r w:rsidR="00D6721C" w:rsidRPr="00A9026C">
        <w:rPr>
          <w:lang w:val="en-IN"/>
        </w:rPr>
        <w:t xml:space="preserve"> Telemetry</w:t>
      </w:r>
      <w:bookmarkEnd w:id="894"/>
    </w:p>
    <w:p w14:paraId="5E3F41F8" w14:textId="77777777" w:rsidR="00EC6A22" w:rsidRPr="00EC6A22" w:rsidRDefault="00EC6A22" w:rsidP="00D6721C">
      <w:pPr>
        <w:rPr>
          <w:sz w:val="28"/>
          <w:szCs w:val="28"/>
          <w:lang w:val="en-IN"/>
        </w:rPr>
      </w:pPr>
    </w:p>
    <w:p w14:paraId="21A7A2DB" w14:textId="3A10FCBE" w:rsidR="00D6721C" w:rsidRDefault="00D6721C" w:rsidP="00D6721C">
      <w:pPr>
        <w:rPr>
          <w:lang w:val="en-IN"/>
        </w:rPr>
      </w:pPr>
      <w:r w:rsidRPr="4B302E18">
        <w:rPr>
          <w:lang w:val="en-IN"/>
        </w:rPr>
        <w:t xml:space="preserve">Below are the stats populated by snort module for the zero-trust </w:t>
      </w:r>
      <w:r w:rsidR="1E768B6B" w:rsidRPr="4B302E18">
        <w:rPr>
          <w:lang w:val="en-IN"/>
        </w:rPr>
        <w:t>and are</w:t>
      </w:r>
      <w:r w:rsidRPr="4B302E18">
        <w:rPr>
          <w:lang w:val="en-IN"/>
        </w:rPr>
        <w:t xml:space="preserve"> exposed through telemetry in FMC.</w:t>
      </w:r>
    </w:p>
    <w:p w14:paraId="2C06CF0B" w14:textId="77777777" w:rsidR="009822CE" w:rsidRPr="00D6721C" w:rsidRDefault="009822CE" w:rsidP="00D6721C">
      <w:pPr>
        <w:rPr>
          <w:lang w:val="en-IN"/>
        </w:rPr>
      </w:pPr>
    </w:p>
    <w:p w14:paraId="371F6362" w14:textId="12C0A1A2" w:rsidR="00D6721C" w:rsidRPr="00D6721C" w:rsidRDefault="00D6721C" w:rsidP="00D6721C">
      <w:pPr>
        <w:rPr>
          <w:lang w:val="en-IN"/>
        </w:rPr>
      </w:pPr>
      <w:r w:rsidRPr="4B302E18">
        <w:rPr>
          <w:b/>
          <w:bCs/>
          <w:lang w:val="en-IN"/>
        </w:rPr>
        <w:t xml:space="preserve">Zero-trust snort module </w:t>
      </w:r>
      <w:r w:rsidR="4D51404D" w:rsidRPr="4B302E18">
        <w:rPr>
          <w:b/>
          <w:bCs/>
          <w:lang w:val="en-IN"/>
        </w:rPr>
        <w:t>counters:</w:t>
      </w:r>
    </w:p>
    <w:tbl>
      <w:tblPr>
        <w:tblW w:w="10765" w:type="dxa"/>
        <w:tblCellMar>
          <w:left w:w="0" w:type="dxa"/>
          <w:right w:w="0" w:type="dxa"/>
        </w:tblCellMar>
        <w:tblLook w:val="04A0" w:firstRow="1" w:lastRow="0" w:firstColumn="1" w:lastColumn="0" w:noHBand="0" w:noVBand="1"/>
      </w:tblPr>
      <w:tblGrid>
        <w:gridCol w:w="2710"/>
        <w:gridCol w:w="8055"/>
      </w:tblGrid>
      <w:tr w:rsidR="00D6721C" w:rsidRPr="00D6721C" w14:paraId="6BBE4A89" w14:textId="77777777" w:rsidTr="009822CE">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A346671" w14:textId="77777777" w:rsidR="00D6721C" w:rsidRPr="00D6721C" w:rsidRDefault="00D6721C" w:rsidP="00D6721C">
            <w:pPr>
              <w:rPr>
                <w:b/>
                <w:bCs/>
                <w:lang w:val="en-IN"/>
              </w:rPr>
            </w:pPr>
            <w:r w:rsidRPr="00D6721C">
              <w:rPr>
                <w:b/>
                <w:bCs/>
                <w:lang w:val="en-IN"/>
              </w:rPr>
              <w:lastRenderedPageBreak/>
              <w:t>Counter </w:t>
            </w:r>
          </w:p>
        </w:tc>
        <w:tc>
          <w:tcPr>
            <w:tcW w:w="8055"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574ACD99" w14:textId="77777777" w:rsidR="00D6721C" w:rsidRPr="00D6721C" w:rsidRDefault="00D6721C" w:rsidP="00D6721C">
            <w:pPr>
              <w:rPr>
                <w:b/>
                <w:bCs/>
                <w:lang w:val="en-IN"/>
              </w:rPr>
            </w:pPr>
            <w:r w:rsidRPr="00D6721C">
              <w:rPr>
                <w:b/>
                <w:bCs/>
                <w:lang w:val="en-IN"/>
              </w:rPr>
              <w:t>Description</w:t>
            </w:r>
          </w:p>
        </w:tc>
      </w:tr>
      <w:tr w:rsidR="00D6721C" w:rsidRPr="00D6721C" w14:paraId="797E0907"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E3E4F72" w14:textId="77777777" w:rsidR="00D6721C" w:rsidRPr="00D6721C" w:rsidRDefault="00D6721C" w:rsidP="00D6721C">
            <w:pPr>
              <w:rPr>
                <w:lang w:val="en-IN"/>
              </w:rPr>
            </w:pPr>
            <w:r w:rsidRPr="00D6721C">
              <w:rPr>
                <w:lang w:val="en-IN"/>
              </w:rPr>
              <w:t>total_flows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77AB4FC" w14:textId="77777777" w:rsidR="00D6721C" w:rsidRPr="00D6721C" w:rsidRDefault="00D6721C" w:rsidP="00D6721C">
            <w:pPr>
              <w:rPr>
                <w:lang w:val="en-IN"/>
              </w:rPr>
            </w:pPr>
            <w:r w:rsidRPr="00D6721C">
              <w:rPr>
                <w:lang w:val="en-IN"/>
              </w:rPr>
              <w:t>Total number of zero-trust flows received. This is Sum of allowed_flows and blocked_flows.</w:t>
            </w:r>
          </w:p>
        </w:tc>
      </w:tr>
      <w:tr w:rsidR="00D6721C" w:rsidRPr="00D6721C" w14:paraId="3FB98F4B"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32D3771" w14:textId="77777777" w:rsidR="00D6721C" w:rsidRPr="00D6721C" w:rsidRDefault="00D6721C" w:rsidP="00D6721C">
            <w:pPr>
              <w:rPr>
                <w:lang w:val="en-IN"/>
              </w:rPr>
            </w:pPr>
            <w:r w:rsidRPr="00D6721C">
              <w:rPr>
                <w:lang w:val="en-IN"/>
              </w:rPr>
              <w:t>allowed_flows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B4EB74" w14:textId="77777777" w:rsidR="00D6721C" w:rsidRPr="00D6721C" w:rsidRDefault="00D6721C" w:rsidP="00D6721C">
            <w:pPr>
              <w:rPr>
                <w:lang w:val="en-IN"/>
              </w:rPr>
            </w:pPr>
            <w:r w:rsidRPr="00D6721C">
              <w:rPr>
                <w:lang w:val="en-IN"/>
              </w:rPr>
              <w:t>Number of zero_trust flows successfully authorised</w:t>
            </w:r>
          </w:p>
        </w:tc>
      </w:tr>
      <w:tr w:rsidR="00D6721C" w:rsidRPr="00D6721C" w14:paraId="14417AE0"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CBAF508" w14:textId="77777777" w:rsidR="00D6721C" w:rsidRPr="00D6721C" w:rsidRDefault="00D6721C" w:rsidP="00D6721C">
            <w:pPr>
              <w:rPr>
                <w:lang w:val="en-IN"/>
              </w:rPr>
            </w:pPr>
            <w:r w:rsidRPr="00D6721C">
              <w:rPr>
                <w:lang w:val="en-IN"/>
              </w:rPr>
              <w:t>blocked_flows</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B570401" w14:textId="77777777" w:rsidR="00D6721C" w:rsidRPr="00D6721C" w:rsidRDefault="00D6721C" w:rsidP="00D6721C">
            <w:pPr>
              <w:rPr>
                <w:lang w:val="en-IN"/>
              </w:rPr>
            </w:pPr>
            <w:r w:rsidRPr="00D6721C">
              <w:rPr>
                <w:lang w:val="en-IN"/>
              </w:rPr>
              <w:t>Total number of zero_trust flows blocked. This is sum of invalid_app_failures, processing_failures and authorisation_failures</w:t>
            </w:r>
          </w:p>
        </w:tc>
      </w:tr>
      <w:tr w:rsidR="00D6721C" w:rsidRPr="00D6721C" w14:paraId="3AA102AA"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F13950E" w14:textId="77777777" w:rsidR="00D6721C" w:rsidRPr="00D6721C" w:rsidRDefault="00D6721C" w:rsidP="00D6721C">
            <w:pPr>
              <w:rPr>
                <w:lang w:val="en-IN"/>
              </w:rPr>
            </w:pPr>
            <w:r w:rsidRPr="00D6721C">
              <w:rPr>
                <w:lang w:val="en-IN"/>
              </w:rPr>
              <w:t>invalid_app_failures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D49FDF9" w14:textId="77777777" w:rsidR="00D6721C" w:rsidRPr="00D6721C" w:rsidRDefault="00D6721C" w:rsidP="00D6721C">
            <w:pPr>
              <w:rPr>
                <w:lang w:val="en-IN"/>
              </w:rPr>
            </w:pPr>
            <w:r w:rsidRPr="00D6721C">
              <w:rPr>
                <w:lang w:val="en-IN"/>
              </w:rPr>
              <w:t>Number of zero-trust flows with service not set</w:t>
            </w:r>
          </w:p>
        </w:tc>
      </w:tr>
      <w:tr w:rsidR="00D6721C" w:rsidRPr="00D6721C" w14:paraId="6DDC6F11"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DEFF8FE" w14:textId="77777777" w:rsidR="00D6721C" w:rsidRPr="00D6721C" w:rsidRDefault="00D6721C" w:rsidP="00D6721C">
            <w:pPr>
              <w:rPr>
                <w:lang w:val="en-IN"/>
              </w:rPr>
            </w:pPr>
            <w:r w:rsidRPr="00D6721C">
              <w:rPr>
                <w:lang w:val="en-IN"/>
              </w:rPr>
              <w:t>processing_failures</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A2FFBD2" w14:textId="77777777" w:rsidR="00D6721C" w:rsidRPr="00D6721C" w:rsidRDefault="00D6721C" w:rsidP="00D6721C">
            <w:pPr>
              <w:rPr>
                <w:lang w:val="en-IN"/>
              </w:rPr>
            </w:pPr>
            <w:r w:rsidRPr="00D6721C">
              <w:rPr>
                <w:lang w:val="en-IN"/>
              </w:rPr>
              <w:t>Total number of flows blocked due to processing failures</w:t>
            </w:r>
          </w:p>
        </w:tc>
      </w:tr>
      <w:tr w:rsidR="00D6721C" w:rsidRPr="00D6721C" w14:paraId="1FBBE840"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C9DDFD4" w14:textId="77777777" w:rsidR="00D6721C" w:rsidRPr="00D6721C" w:rsidRDefault="00D6721C" w:rsidP="00D6721C">
            <w:pPr>
              <w:rPr>
                <w:lang w:val="en-IN"/>
              </w:rPr>
            </w:pPr>
            <w:r w:rsidRPr="00D6721C">
              <w:rPr>
                <w:lang w:val="en-IN"/>
              </w:rPr>
              <w:t>non_tls_flows</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FA09D36" w14:textId="77777777" w:rsidR="00D6721C" w:rsidRPr="00D6721C" w:rsidRDefault="00D6721C" w:rsidP="00D6721C">
            <w:pPr>
              <w:rPr>
                <w:lang w:val="en-IN"/>
              </w:rPr>
            </w:pPr>
            <w:r w:rsidRPr="00D6721C">
              <w:rPr>
                <w:lang w:val="en-IN"/>
              </w:rPr>
              <w:t>Number of non TLS flows blocked</w:t>
            </w:r>
          </w:p>
        </w:tc>
      </w:tr>
      <w:tr w:rsidR="00D6721C" w:rsidRPr="00D6721C" w14:paraId="1983669E"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6C9AB9B" w14:textId="77777777" w:rsidR="00D6721C" w:rsidRPr="00D6721C" w:rsidRDefault="00D6721C" w:rsidP="00D6721C">
            <w:pPr>
              <w:rPr>
                <w:lang w:val="en-IN"/>
              </w:rPr>
            </w:pPr>
            <w:r w:rsidRPr="00D6721C">
              <w:rPr>
                <w:lang w:val="en-IN"/>
              </w:rPr>
              <w:t>non_decryptable_flows</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1C9104F" w14:textId="77777777" w:rsidR="00D6721C" w:rsidRPr="00D6721C" w:rsidRDefault="00D6721C" w:rsidP="00D6721C">
            <w:pPr>
              <w:rPr>
                <w:lang w:val="en-IN"/>
              </w:rPr>
            </w:pPr>
            <w:r w:rsidRPr="00D6721C">
              <w:rPr>
                <w:lang w:val="en-IN"/>
              </w:rPr>
              <w:t>Number of zero-trust flows blocked due to ssl dnd events</w:t>
            </w:r>
          </w:p>
        </w:tc>
      </w:tr>
      <w:tr w:rsidR="00D6721C" w:rsidRPr="00D6721C" w14:paraId="0A36A070"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1046C8D" w14:textId="77777777" w:rsidR="00D6721C" w:rsidRPr="00D6721C" w:rsidRDefault="00D6721C" w:rsidP="00D6721C">
            <w:pPr>
              <w:rPr>
                <w:lang w:val="en-IN"/>
              </w:rPr>
            </w:pPr>
            <w:r w:rsidRPr="00D6721C">
              <w:rPr>
                <w:lang w:val="en-IN"/>
              </w:rPr>
              <w:t>decrypt_block_flows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1C55410" w14:textId="77777777" w:rsidR="00D6721C" w:rsidRPr="00D6721C" w:rsidRDefault="00D6721C" w:rsidP="00D6721C">
            <w:pPr>
              <w:rPr>
                <w:lang w:val="en-IN"/>
              </w:rPr>
            </w:pPr>
            <w:r w:rsidRPr="00D6721C">
              <w:rPr>
                <w:lang w:val="en-IN"/>
              </w:rPr>
              <w:t>Number of zero-trust flows blocked due to ssl block events</w:t>
            </w:r>
          </w:p>
        </w:tc>
      </w:tr>
      <w:tr w:rsidR="00D6721C" w:rsidRPr="00D6721C" w14:paraId="5E1562FF"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CB5AC1F" w14:textId="77777777" w:rsidR="00D6721C" w:rsidRPr="00D6721C" w:rsidRDefault="00D6721C" w:rsidP="00D6721C">
            <w:pPr>
              <w:rPr>
                <w:lang w:val="en-IN"/>
              </w:rPr>
            </w:pPr>
            <w:r w:rsidRPr="00D6721C">
              <w:rPr>
                <w:lang w:val="en-IN"/>
              </w:rPr>
              <w:t>invalid_state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0992461" w14:textId="77777777" w:rsidR="00D6721C" w:rsidRPr="00D6721C" w:rsidRDefault="00D6721C" w:rsidP="00D6721C">
            <w:pPr>
              <w:rPr>
                <w:lang w:val="en-IN"/>
              </w:rPr>
            </w:pPr>
            <w:r w:rsidRPr="00D6721C">
              <w:rPr>
                <w:lang w:val="en-IN"/>
              </w:rPr>
              <w:t>No zero-trust session state in the flow</w:t>
            </w:r>
          </w:p>
        </w:tc>
      </w:tr>
      <w:tr w:rsidR="00D6721C" w:rsidRPr="00D6721C" w14:paraId="133838BA"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583AE98" w14:textId="77777777" w:rsidR="00D6721C" w:rsidRPr="00D6721C" w:rsidRDefault="00D6721C" w:rsidP="00D6721C">
            <w:pPr>
              <w:rPr>
                <w:lang w:val="en-IN"/>
              </w:rPr>
            </w:pPr>
            <w:r w:rsidRPr="00D6721C">
              <w:rPr>
                <w:lang w:val="en-IN"/>
              </w:rPr>
              <w:t>authorization_failures</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7CDF4E1" w14:textId="77777777" w:rsidR="00D6721C" w:rsidRPr="00D6721C" w:rsidRDefault="00D6721C" w:rsidP="00D6721C">
            <w:pPr>
              <w:rPr>
                <w:lang w:val="en-IN"/>
              </w:rPr>
            </w:pPr>
            <w:r w:rsidRPr="00D6721C">
              <w:rPr>
                <w:lang w:val="en-IN"/>
              </w:rPr>
              <w:t>Number of zero-trust flows blocked due to authorization failures</w:t>
            </w:r>
          </w:p>
        </w:tc>
      </w:tr>
      <w:tr w:rsidR="00D6721C" w:rsidRPr="00D6721C" w14:paraId="43A31015"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EE4FB01" w14:textId="77777777" w:rsidR="00D6721C" w:rsidRPr="00D6721C" w:rsidRDefault="00D6721C" w:rsidP="00D6721C">
            <w:pPr>
              <w:rPr>
                <w:lang w:val="en-IN"/>
              </w:rPr>
            </w:pPr>
            <w:r w:rsidRPr="00D6721C">
              <w:rPr>
                <w:lang w:val="en-IN"/>
              </w:rPr>
              <w:t>domain_invalid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17E417C" w14:textId="77777777" w:rsidR="00D6721C" w:rsidRPr="00D6721C" w:rsidRDefault="00D6721C" w:rsidP="00D6721C">
            <w:pPr>
              <w:rPr>
                <w:lang w:val="en-IN"/>
              </w:rPr>
            </w:pPr>
            <w:r w:rsidRPr="00D6721C">
              <w:rPr>
                <w:lang w:val="en-IN"/>
              </w:rPr>
              <w:t>Number of zero-trust flows blocked due to invalid Domain</w:t>
            </w:r>
          </w:p>
        </w:tc>
      </w:tr>
      <w:tr w:rsidR="00D6721C" w:rsidRPr="00D6721C" w14:paraId="32705A64"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1ACCDE5" w14:textId="77777777" w:rsidR="00D6721C" w:rsidRPr="00D6721C" w:rsidRDefault="00D6721C" w:rsidP="00D6721C">
            <w:pPr>
              <w:rPr>
                <w:lang w:val="en-IN"/>
              </w:rPr>
            </w:pPr>
            <w:r w:rsidRPr="00D6721C">
              <w:rPr>
                <w:lang w:val="en-IN"/>
              </w:rPr>
              <w:t>token_empty</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D63A2FB" w14:textId="77777777" w:rsidR="00D6721C" w:rsidRPr="00D6721C" w:rsidRDefault="00D6721C" w:rsidP="00D6721C">
            <w:pPr>
              <w:rPr>
                <w:lang w:val="en-IN"/>
              </w:rPr>
            </w:pPr>
            <w:r w:rsidRPr="00D6721C">
              <w:rPr>
                <w:lang w:val="en-IN"/>
              </w:rPr>
              <w:t>Authorization token not found</w:t>
            </w:r>
          </w:p>
        </w:tc>
      </w:tr>
      <w:tr w:rsidR="00D6721C" w:rsidRPr="00D6721C" w14:paraId="3DE0AA10"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B4874B0" w14:textId="77777777" w:rsidR="00D6721C" w:rsidRPr="00D6721C" w:rsidRDefault="00D6721C" w:rsidP="00D6721C">
            <w:pPr>
              <w:rPr>
                <w:lang w:val="en-IN"/>
              </w:rPr>
            </w:pPr>
            <w:r w:rsidRPr="00D6721C">
              <w:rPr>
                <w:lang w:val="en-IN"/>
              </w:rPr>
              <w:t>token_too_long</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5B14CEB" w14:textId="77777777" w:rsidR="00D6721C" w:rsidRPr="00D6721C" w:rsidRDefault="00D6721C" w:rsidP="00D6721C">
            <w:pPr>
              <w:rPr>
                <w:lang w:val="en-IN"/>
              </w:rPr>
            </w:pPr>
            <w:r w:rsidRPr="00D6721C">
              <w:rPr>
                <w:lang w:val="en-IN"/>
              </w:rPr>
              <w:t>Authorization token length greater than acceptable value</w:t>
            </w:r>
          </w:p>
        </w:tc>
      </w:tr>
      <w:tr w:rsidR="00D6721C" w:rsidRPr="00D6721C" w14:paraId="53DFA536"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EE907B8" w14:textId="77777777" w:rsidR="00D6721C" w:rsidRPr="00D6721C" w:rsidRDefault="00D6721C" w:rsidP="00D6721C">
            <w:pPr>
              <w:rPr>
                <w:lang w:val="en-IN"/>
              </w:rPr>
            </w:pPr>
            <w:r w:rsidRPr="00D6721C">
              <w:rPr>
                <w:lang w:val="en-IN"/>
              </w:rPr>
              <w:t>token_invalid</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CDA0ADC" w14:textId="77777777" w:rsidR="00D6721C" w:rsidRPr="00D6721C" w:rsidRDefault="00D6721C" w:rsidP="00D6721C">
            <w:pPr>
              <w:rPr>
                <w:lang w:val="en-IN"/>
              </w:rPr>
            </w:pPr>
            <w:r w:rsidRPr="00D6721C">
              <w:rPr>
                <w:lang w:val="en-IN"/>
              </w:rPr>
              <w:t>Authorization token is not a valid authenticated value</w:t>
            </w:r>
          </w:p>
        </w:tc>
      </w:tr>
      <w:tr w:rsidR="00D6721C" w:rsidRPr="00D6721C" w14:paraId="08B90621"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5D1FC3B" w14:textId="77777777" w:rsidR="00D6721C" w:rsidRPr="00D6721C" w:rsidRDefault="00D6721C" w:rsidP="00D6721C">
            <w:pPr>
              <w:rPr>
                <w:lang w:val="en-IN"/>
              </w:rPr>
            </w:pPr>
            <w:r w:rsidRPr="00D6721C">
              <w:rPr>
                <w:lang w:val="en-IN"/>
              </w:rPr>
              <w:t>http_events</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3C647B1" w14:textId="77777777" w:rsidR="00D6721C" w:rsidRPr="00D6721C" w:rsidRDefault="00D6721C" w:rsidP="00D6721C">
            <w:pPr>
              <w:rPr>
                <w:lang w:val="en-IN"/>
              </w:rPr>
            </w:pPr>
            <w:r w:rsidRPr="00D6721C">
              <w:rPr>
                <w:lang w:val="en-IN"/>
              </w:rPr>
              <w:t>Number of zero-trust http events received</w:t>
            </w:r>
          </w:p>
        </w:tc>
      </w:tr>
      <w:tr w:rsidR="00D6721C" w:rsidRPr="00D6721C" w14:paraId="0CE86F24"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D2CD5A3" w14:textId="77777777" w:rsidR="00D6721C" w:rsidRPr="00D6721C" w:rsidRDefault="00D6721C" w:rsidP="00D6721C">
            <w:pPr>
              <w:rPr>
                <w:lang w:val="en-IN"/>
              </w:rPr>
            </w:pPr>
            <w:r w:rsidRPr="00D6721C">
              <w:rPr>
                <w:lang w:val="en-IN"/>
              </w:rPr>
              <w:t>uri_too_long_events</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C0CAA26" w14:textId="77777777" w:rsidR="00D6721C" w:rsidRPr="00D6721C" w:rsidRDefault="00D6721C" w:rsidP="00D6721C">
            <w:pPr>
              <w:rPr>
                <w:lang w:val="en-IN"/>
              </w:rPr>
            </w:pPr>
            <w:r w:rsidRPr="00D6721C">
              <w:rPr>
                <w:lang w:val="en-IN"/>
              </w:rPr>
              <w:t>Host URI length greater than acceptable value</w:t>
            </w:r>
          </w:p>
        </w:tc>
      </w:tr>
      <w:tr w:rsidR="00D6721C" w:rsidRPr="00D6721C" w14:paraId="6D2B863D"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BFC6AF4" w14:textId="77777777" w:rsidR="00D6721C" w:rsidRPr="00D6721C" w:rsidRDefault="00D6721C" w:rsidP="00D6721C">
            <w:pPr>
              <w:rPr>
                <w:lang w:val="en-IN"/>
              </w:rPr>
            </w:pPr>
            <w:r w:rsidRPr="00D6721C">
              <w:rPr>
                <w:lang w:val="en-IN"/>
              </w:rPr>
              <w:t>redirect_error_events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D9FF94B" w14:textId="77777777" w:rsidR="00D6721C" w:rsidRPr="00D6721C" w:rsidRDefault="00D6721C" w:rsidP="00D6721C">
            <w:pPr>
              <w:rPr>
                <w:lang w:val="en-IN"/>
              </w:rPr>
            </w:pPr>
            <w:r w:rsidRPr="00D6721C">
              <w:rPr>
                <w:lang w:val="en-IN"/>
              </w:rPr>
              <w:t>Total number of flows blocked due to redirect failures</w:t>
            </w:r>
          </w:p>
        </w:tc>
      </w:tr>
      <w:tr w:rsidR="00D6721C" w:rsidRPr="00D6721C" w14:paraId="7A59B836"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9C9C3C1" w14:textId="77777777" w:rsidR="00D6721C" w:rsidRPr="00D6721C" w:rsidRDefault="00D6721C" w:rsidP="00D6721C">
            <w:pPr>
              <w:rPr>
                <w:lang w:val="en-IN"/>
              </w:rPr>
            </w:pPr>
            <w:r w:rsidRPr="00D6721C">
              <w:rPr>
                <w:lang w:val="en-IN"/>
              </w:rPr>
              <w:t>reload_events</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C6784AE" w14:textId="77777777" w:rsidR="00D6721C" w:rsidRPr="00D6721C" w:rsidRDefault="00D6721C" w:rsidP="00D6721C">
            <w:pPr>
              <w:rPr>
                <w:lang w:val="en-IN"/>
              </w:rPr>
            </w:pPr>
            <w:r w:rsidRPr="00D6721C">
              <w:rPr>
                <w:lang w:val="en-IN"/>
              </w:rPr>
              <w:t>Number of zero-trust reload events</w:t>
            </w:r>
          </w:p>
        </w:tc>
      </w:tr>
      <w:tr w:rsidR="00D6721C" w:rsidRPr="00D6721C" w14:paraId="0603EA39"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EFCE7E0" w14:textId="77777777" w:rsidR="00D6721C" w:rsidRPr="00D6721C" w:rsidRDefault="00D6721C" w:rsidP="00D6721C">
            <w:pPr>
              <w:rPr>
                <w:lang w:val="en-IN"/>
              </w:rPr>
            </w:pPr>
            <w:r w:rsidRPr="00D6721C">
              <w:rPr>
                <w:lang w:val="en-IN"/>
              </w:rPr>
              <w:t>total_messages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7586ABF" w14:textId="77777777" w:rsidR="00D6721C" w:rsidRPr="00D6721C" w:rsidRDefault="00D6721C" w:rsidP="00D6721C">
            <w:pPr>
              <w:rPr>
                <w:lang w:val="en-IN"/>
              </w:rPr>
            </w:pPr>
            <w:r w:rsidRPr="00D6721C">
              <w:rPr>
                <w:lang w:val="en-IN"/>
              </w:rPr>
              <w:t>Total number of zero-trust messages received. This is sum of invalid_flow_messages, invalid_data_messages, token_messages and username_messages.</w:t>
            </w:r>
          </w:p>
        </w:tc>
      </w:tr>
      <w:tr w:rsidR="00D6721C" w:rsidRPr="00D6721C" w14:paraId="6CA955B4"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F3D2F19" w14:textId="77777777" w:rsidR="00D6721C" w:rsidRPr="00D6721C" w:rsidRDefault="00D6721C" w:rsidP="00D6721C">
            <w:pPr>
              <w:rPr>
                <w:lang w:val="en-IN"/>
              </w:rPr>
            </w:pPr>
            <w:r w:rsidRPr="00D6721C">
              <w:rPr>
                <w:lang w:val="en-IN"/>
              </w:rPr>
              <w:t>invalid_flow_messages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944BA3B" w14:textId="77777777" w:rsidR="00D6721C" w:rsidRPr="00D6721C" w:rsidRDefault="00D6721C" w:rsidP="00D6721C">
            <w:pPr>
              <w:rPr>
                <w:lang w:val="en-IN"/>
              </w:rPr>
            </w:pPr>
            <w:r w:rsidRPr="00D6721C">
              <w:rPr>
                <w:lang w:val="en-IN"/>
              </w:rPr>
              <w:t>Total number of zero-trust messages not having flow</w:t>
            </w:r>
          </w:p>
        </w:tc>
      </w:tr>
      <w:tr w:rsidR="00D6721C" w:rsidRPr="00D6721C" w14:paraId="18114DDA"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749C64A" w14:textId="77777777" w:rsidR="00D6721C" w:rsidRPr="00D6721C" w:rsidRDefault="00D6721C" w:rsidP="00D6721C">
            <w:pPr>
              <w:rPr>
                <w:lang w:val="en-IN"/>
              </w:rPr>
            </w:pPr>
            <w:r w:rsidRPr="00D6721C">
              <w:rPr>
                <w:lang w:val="en-IN"/>
              </w:rPr>
              <w:t>invalid_data_messages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448CDF1" w14:textId="77777777" w:rsidR="00D6721C" w:rsidRPr="00D6721C" w:rsidRDefault="00D6721C" w:rsidP="00D6721C">
            <w:pPr>
              <w:rPr>
                <w:lang w:val="en-IN"/>
              </w:rPr>
            </w:pPr>
            <w:r w:rsidRPr="00D6721C">
              <w:rPr>
                <w:lang w:val="en-IN"/>
              </w:rPr>
              <w:t>Total number of zero-trust messages not having tlv</w:t>
            </w:r>
          </w:p>
        </w:tc>
      </w:tr>
      <w:tr w:rsidR="00D6721C" w:rsidRPr="00D6721C" w14:paraId="50522014"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AE4599E" w14:textId="77777777" w:rsidR="00D6721C" w:rsidRPr="00D6721C" w:rsidRDefault="00D6721C" w:rsidP="00D6721C">
            <w:pPr>
              <w:rPr>
                <w:lang w:val="en-IN"/>
              </w:rPr>
            </w:pPr>
            <w:r w:rsidRPr="00D6721C">
              <w:rPr>
                <w:lang w:val="en-IN"/>
              </w:rPr>
              <w:t>token_messages</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54EEFCB" w14:textId="77777777" w:rsidR="00D6721C" w:rsidRPr="00D6721C" w:rsidRDefault="00D6721C" w:rsidP="00D6721C">
            <w:pPr>
              <w:rPr>
                <w:lang w:val="en-IN"/>
              </w:rPr>
            </w:pPr>
            <w:r w:rsidRPr="00D6721C">
              <w:rPr>
                <w:lang w:val="en-IN"/>
              </w:rPr>
              <w:t>Number of zero-trust messages with cookie tlv</w:t>
            </w:r>
          </w:p>
        </w:tc>
      </w:tr>
      <w:tr w:rsidR="00D6721C" w:rsidRPr="00D6721C" w14:paraId="206E3AE2"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9A5773A" w14:textId="77777777" w:rsidR="00D6721C" w:rsidRPr="00D6721C" w:rsidRDefault="00D6721C" w:rsidP="00D6721C">
            <w:pPr>
              <w:rPr>
                <w:lang w:val="en-IN"/>
              </w:rPr>
            </w:pPr>
            <w:r w:rsidRPr="00D6721C">
              <w:rPr>
                <w:lang w:val="en-IN"/>
              </w:rPr>
              <w:t>username_messages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BDBF5B6" w14:textId="77777777" w:rsidR="00D6721C" w:rsidRPr="00D6721C" w:rsidRDefault="00D6721C" w:rsidP="00D6721C">
            <w:pPr>
              <w:rPr>
                <w:lang w:val="en-IN"/>
              </w:rPr>
            </w:pPr>
            <w:r w:rsidRPr="00D6721C">
              <w:rPr>
                <w:lang w:val="en-IN"/>
              </w:rPr>
              <w:t>Number of zero-trust messages with username tlv</w:t>
            </w:r>
          </w:p>
        </w:tc>
      </w:tr>
      <w:tr w:rsidR="00D6721C" w:rsidRPr="00D6721C" w14:paraId="1D26AE8C" w14:textId="77777777" w:rsidTr="009822CE">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FD5BBEE" w14:textId="77777777" w:rsidR="00D6721C" w:rsidRPr="00D6721C" w:rsidRDefault="00D6721C" w:rsidP="00D6721C">
            <w:pPr>
              <w:rPr>
                <w:lang w:val="en-IN"/>
              </w:rPr>
            </w:pPr>
            <w:r w:rsidRPr="00D6721C">
              <w:rPr>
                <w:lang w:val="en-IN"/>
              </w:rPr>
              <w:lastRenderedPageBreak/>
              <w:t>unsupported_messages </w:t>
            </w:r>
          </w:p>
        </w:tc>
        <w:tc>
          <w:tcPr>
            <w:tcW w:w="805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5976C69" w14:textId="77777777" w:rsidR="00D6721C" w:rsidRPr="00D6721C" w:rsidRDefault="00D6721C" w:rsidP="00D6721C">
            <w:pPr>
              <w:rPr>
                <w:lang w:val="en-IN"/>
              </w:rPr>
            </w:pPr>
            <w:r w:rsidRPr="00D6721C">
              <w:rPr>
                <w:lang w:val="en-IN"/>
              </w:rPr>
              <w:t>Number of zero-trust messages with unsupported tlv</w:t>
            </w:r>
          </w:p>
        </w:tc>
      </w:tr>
    </w:tbl>
    <w:p w14:paraId="110A4DD8" w14:textId="77777777" w:rsidR="009822CE" w:rsidRDefault="009822CE" w:rsidP="00D6721C">
      <w:pPr>
        <w:rPr>
          <w:lang w:val="en-IN"/>
        </w:rPr>
      </w:pPr>
    </w:p>
    <w:p w14:paraId="67B96E65" w14:textId="5D94C86D" w:rsidR="00D6721C" w:rsidRPr="00D6721C" w:rsidRDefault="00D6721C" w:rsidP="4B302E18">
      <w:pPr>
        <w:rPr>
          <w:lang w:val="en-IN"/>
        </w:rPr>
      </w:pPr>
    </w:p>
    <w:p w14:paraId="4D8080B4" w14:textId="683E67FB" w:rsidR="00D6721C" w:rsidRPr="00D6721C" w:rsidRDefault="00D6721C" w:rsidP="4B302E18">
      <w:pPr>
        <w:rPr>
          <w:lang w:val="en-IN"/>
        </w:rPr>
      </w:pPr>
    </w:p>
    <w:p w14:paraId="3A151BED" w14:textId="4754CDC4" w:rsidR="00D6721C" w:rsidRPr="00D6721C" w:rsidRDefault="00D6721C" w:rsidP="4B302E18">
      <w:pPr>
        <w:rPr>
          <w:lang w:val="en-IN"/>
        </w:rPr>
      </w:pPr>
    </w:p>
    <w:p w14:paraId="0C1E82F2" w14:textId="4D2F1BB1" w:rsidR="00D6721C" w:rsidRPr="00D6721C" w:rsidRDefault="00D6721C" w:rsidP="4B302E18">
      <w:pPr>
        <w:rPr>
          <w:lang w:val="en-IN"/>
        </w:rPr>
      </w:pPr>
    </w:p>
    <w:p w14:paraId="00AE8606" w14:textId="45827504" w:rsidR="00D6721C" w:rsidRPr="00D6721C" w:rsidRDefault="00D6721C" w:rsidP="4B302E18">
      <w:pPr>
        <w:rPr>
          <w:lang w:val="en-IN"/>
        </w:rPr>
      </w:pPr>
    </w:p>
    <w:p w14:paraId="7002DF63" w14:textId="2C592FDD" w:rsidR="00D6721C" w:rsidRPr="00D6721C" w:rsidRDefault="00D6721C" w:rsidP="4B302E18">
      <w:pPr>
        <w:rPr>
          <w:lang w:val="en-IN"/>
        </w:rPr>
      </w:pPr>
      <w:r w:rsidRPr="4B302E18">
        <w:rPr>
          <w:lang w:val="en-IN"/>
        </w:rPr>
        <w:t>Snapshot of SSEdata.json file from FMC telemetry.</w:t>
      </w:r>
    </w:p>
    <w:p w14:paraId="3940D173" w14:textId="77777777" w:rsidR="00D6721C" w:rsidRPr="00D6721C" w:rsidRDefault="00D6721C" w:rsidP="00D6721C">
      <w:pPr>
        <w:rPr>
          <w:lang w:val="en-IN"/>
        </w:rPr>
      </w:pPr>
    </w:p>
    <w:tbl>
      <w:tblPr>
        <w:tblW w:w="20045" w:type="dxa"/>
        <w:tblCellSpacing w:w="0" w:type="dxa"/>
        <w:tblCellMar>
          <w:left w:w="0" w:type="dxa"/>
          <w:right w:w="0" w:type="dxa"/>
        </w:tblCellMar>
        <w:tblLook w:val="04A0" w:firstRow="1" w:lastRow="0" w:firstColumn="1" w:lastColumn="0" w:noHBand="0" w:noVBand="1"/>
      </w:tblPr>
      <w:tblGrid>
        <w:gridCol w:w="20045"/>
      </w:tblGrid>
      <w:tr w:rsidR="00D6721C" w:rsidRPr="00D6721C" w14:paraId="76C2910F" w14:textId="77777777" w:rsidTr="00D6721C">
        <w:trPr>
          <w:tblCellSpacing w:w="0" w:type="dxa"/>
        </w:trPr>
        <w:tc>
          <w:tcPr>
            <w:tcW w:w="19820" w:type="dxa"/>
            <w:tcBorders>
              <w:top w:val="nil"/>
              <w:left w:val="nil"/>
              <w:bottom w:val="nil"/>
              <w:right w:val="nil"/>
            </w:tcBorders>
            <w:tcMar>
              <w:top w:w="0" w:type="dxa"/>
              <w:left w:w="225" w:type="dxa"/>
              <w:bottom w:w="0" w:type="dxa"/>
              <w:right w:w="0" w:type="dxa"/>
            </w:tcMar>
            <w:vAlign w:val="bottom"/>
            <w:hideMark/>
          </w:tcPr>
          <w:p w14:paraId="06B0059E" w14:textId="77777777" w:rsidR="00D6721C" w:rsidRPr="00D6721C" w:rsidRDefault="00D6721C" w:rsidP="00D6721C">
            <w:pPr>
              <w:rPr>
                <w:lang w:val="en-IN"/>
              </w:rPr>
            </w:pPr>
            <w:r w:rsidRPr="00D6721C">
              <w:rPr>
                <w:lang w:val="en-IN"/>
              </w:rPr>
              <w:t>"zerotrustStatistics" : {</w:t>
            </w:r>
          </w:p>
          <w:p w14:paraId="29D433E6" w14:textId="77777777" w:rsidR="00D6721C" w:rsidRPr="00D6721C" w:rsidRDefault="00D6721C" w:rsidP="00D6721C">
            <w:pPr>
              <w:rPr>
                <w:lang w:val="en-IN"/>
              </w:rPr>
            </w:pPr>
            <w:r w:rsidRPr="00D6721C">
              <w:rPr>
                <w:lang w:val="en-IN"/>
              </w:rPr>
              <w:t>  "allowed_flows" : 0,</w:t>
            </w:r>
          </w:p>
          <w:p w14:paraId="4CD7CC8E" w14:textId="77777777" w:rsidR="00D6721C" w:rsidRPr="00D6721C" w:rsidRDefault="00D6721C" w:rsidP="00D6721C">
            <w:pPr>
              <w:rPr>
                <w:lang w:val="en-IN"/>
              </w:rPr>
            </w:pPr>
            <w:r w:rsidRPr="00D6721C">
              <w:rPr>
                <w:lang w:val="en-IN"/>
              </w:rPr>
              <w:t>  "authorization_failures" : 0,</w:t>
            </w:r>
          </w:p>
          <w:p w14:paraId="0DCF40CD" w14:textId="77777777" w:rsidR="00D6721C" w:rsidRPr="00D6721C" w:rsidRDefault="00D6721C" w:rsidP="00D6721C">
            <w:pPr>
              <w:rPr>
                <w:lang w:val="en-IN"/>
              </w:rPr>
            </w:pPr>
            <w:r w:rsidRPr="00D6721C">
              <w:rPr>
                <w:lang w:val="en-IN"/>
              </w:rPr>
              <w:t>  "blocked_flows" : 0,</w:t>
            </w:r>
          </w:p>
          <w:p w14:paraId="62F5AA73" w14:textId="77777777" w:rsidR="00D6721C" w:rsidRPr="00D6721C" w:rsidRDefault="00D6721C" w:rsidP="00D6721C">
            <w:pPr>
              <w:rPr>
                <w:lang w:val="en-IN"/>
              </w:rPr>
            </w:pPr>
            <w:r w:rsidRPr="00D6721C">
              <w:rPr>
                <w:lang w:val="en-IN"/>
              </w:rPr>
              <w:t>  "decrypt_block_flows" : 0,</w:t>
            </w:r>
          </w:p>
          <w:p w14:paraId="0598DD8A" w14:textId="77777777" w:rsidR="00D6721C" w:rsidRPr="00D6721C" w:rsidRDefault="00D6721C" w:rsidP="00D6721C">
            <w:pPr>
              <w:rPr>
                <w:lang w:val="en-IN"/>
              </w:rPr>
            </w:pPr>
            <w:r w:rsidRPr="00D6721C">
              <w:rPr>
                <w:lang w:val="en-IN"/>
              </w:rPr>
              <w:t>  "domain_invalid" : 0,</w:t>
            </w:r>
          </w:p>
          <w:p w14:paraId="5477AFDA" w14:textId="77777777" w:rsidR="00D6721C" w:rsidRPr="00D6721C" w:rsidRDefault="00D6721C" w:rsidP="00D6721C">
            <w:pPr>
              <w:rPr>
                <w:lang w:val="en-IN"/>
              </w:rPr>
            </w:pPr>
            <w:r w:rsidRPr="00D6721C">
              <w:rPr>
                <w:lang w:val="en-IN"/>
              </w:rPr>
              <w:t>  "http_events" : 0,</w:t>
            </w:r>
          </w:p>
          <w:p w14:paraId="0EA22B4B" w14:textId="77777777" w:rsidR="00D6721C" w:rsidRPr="00D6721C" w:rsidRDefault="00D6721C" w:rsidP="00D6721C">
            <w:pPr>
              <w:rPr>
                <w:lang w:val="en-IN"/>
              </w:rPr>
            </w:pPr>
            <w:r w:rsidRPr="00D6721C">
              <w:rPr>
                <w:lang w:val="en-IN"/>
              </w:rPr>
              <w:t>  "invalid_app_failures" : 0,</w:t>
            </w:r>
          </w:p>
          <w:p w14:paraId="7E63A1B3" w14:textId="77777777" w:rsidR="00D6721C" w:rsidRPr="00D6721C" w:rsidRDefault="00D6721C" w:rsidP="00D6721C">
            <w:pPr>
              <w:rPr>
                <w:lang w:val="en-IN"/>
              </w:rPr>
            </w:pPr>
            <w:r w:rsidRPr="00D6721C">
              <w:rPr>
                <w:lang w:val="en-IN"/>
              </w:rPr>
              <w:t>  "invalid_data_messages" : 0,</w:t>
            </w:r>
          </w:p>
          <w:p w14:paraId="4F3F5ED7" w14:textId="77777777" w:rsidR="00D6721C" w:rsidRPr="00D6721C" w:rsidRDefault="00D6721C" w:rsidP="00D6721C">
            <w:pPr>
              <w:rPr>
                <w:lang w:val="en-IN"/>
              </w:rPr>
            </w:pPr>
            <w:r w:rsidRPr="00D6721C">
              <w:rPr>
                <w:lang w:val="en-IN"/>
              </w:rPr>
              <w:t>  "invalid_flow_messages" : 0,</w:t>
            </w:r>
          </w:p>
          <w:p w14:paraId="4D264009" w14:textId="77777777" w:rsidR="00D6721C" w:rsidRPr="00D6721C" w:rsidRDefault="00D6721C" w:rsidP="00D6721C">
            <w:pPr>
              <w:rPr>
                <w:lang w:val="en-IN"/>
              </w:rPr>
            </w:pPr>
            <w:r w:rsidRPr="00D6721C">
              <w:rPr>
                <w:lang w:val="en-IN"/>
              </w:rPr>
              <w:t>  "invalid_service" : 0,</w:t>
            </w:r>
          </w:p>
          <w:p w14:paraId="4F73829E" w14:textId="77777777" w:rsidR="00D6721C" w:rsidRPr="00D6721C" w:rsidRDefault="00D6721C" w:rsidP="00D6721C">
            <w:pPr>
              <w:rPr>
                <w:lang w:val="en-IN"/>
              </w:rPr>
            </w:pPr>
            <w:r w:rsidRPr="00D6721C">
              <w:rPr>
                <w:lang w:val="en-IN"/>
              </w:rPr>
              <w:t>  "invalid_state" : 0,</w:t>
            </w:r>
          </w:p>
          <w:p w14:paraId="1D66D013" w14:textId="77777777" w:rsidR="00D6721C" w:rsidRPr="00D6721C" w:rsidRDefault="00D6721C" w:rsidP="00D6721C">
            <w:pPr>
              <w:rPr>
                <w:lang w:val="en-IN"/>
              </w:rPr>
            </w:pPr>
            <w:r w:rsidRPr="00D6721C">
              <w:rPr>
                <w:lang w:val="en-IN"/>
              </w:rPr>
              <w:t>  "non_decryptable_flows" : 0,</w:t>
            </w:r>
          </w:p>
          <w:p w14:paraId="0C49393B" w14:textId="77777777" w:rsidR="00D6721C" w:rsidRPr="00D6721C" w:rsidRDefault="00D6721C" w:rsidP="00D6721C">
            <w:pPr>
              <w:rPr>
                <w:lang w:val="en-IN"/>
              </w:rPr>
            </w:pPr>
            <w:r w:rsidRPr="00D6721C">
              <w:rPr>
                <w:lang w:val="en-IN"/>
              </w:rPr>
              <w:t>  "non_tls_flows" : 0,</w:t>
            </w:r>
          </w:p>
          <w:p w14:paraId="7025351E" w14:textId="77777777" w:rsidR="00D6721C" w:rsidRPr="00D6721C" w:rsidRDefault="00D6721C" w:rsidP="00D6721C">
            <w:pPr>
              <w:rPr>
                <w:lang w:val="en-IN"/>
              </w:rPr>
            </w:pPr>
            <w:r w:rsidRPr="00D6721C">
              <w:rPr>
                <w:lang w:val="en-IN"/>
              </w:rPr>
              <w:t>  "processing_failures" : 0,</w:t>
            </w:r>
          </w:p>
          <w:p w14:paraId="5E73B1F0" w14:textId="77777777" w:rsidR="00D6721C" w:rsidRPr="00D6721C" w:rsidRDefault="00D6721C" w:rsidP="00D6721C">
            <w:pPr>
              <w:rPr>
                <w:lang w:val="en-IN"/>
              </w:rPr>
            </w:pPr>
            <w:r w:rsidRPr="00D6721C">
              <w:rPr>
                <w:lang w:val="en-IN"/>
              </w:rPr>
              <w:t>  "redirect_error_events" : 0,</w:t>
            </w:r>
          </w:p>
          <w:p w14:paraId="177E2FB6" w14:textId="77777777" w:rsidR="00D6721C" w:rsidRPr="00D6721C" w:rsidRDefault="00D6721C" w:rsidP="00D6721C">
            <w:pPr>
              <w:rPr>
                <w:lang w:val="en-IN"/>
              </w:rPr>
            </w:pPr>
            <w:r w:rsidRPr="00D6721C">
              <w:rPr>
                <w:lang w:val="en-IN"/>
              </w:rPr>
              <w:t>  "reload_events" : 0,</w:t>
            </w:r>
          </w:p>
          <w:p w14:paraId="5EF925B1" w14:textId="77777777" w:rsidR="00D6721C" w:rsidRPr="00D6721C" w:rsidRDefault="00D6721C" w:rsidP="00D6721C">
            <w:pPr>
              <w:rPr>
                <w:lang w:val="en-IN"/>
              </w:rPr>
            </w:pPr>
            <w:r w:rsidRPr="00D6721C">
              <w:rPr>
                <w:lang w:val="en-IN"/>
              </w:rPr>
              <w:t>  "token_empty" : 0,</w:t>
            </w:r>
          </w:p>
          <w:p w14:paraId="1727E992" w14:textId="77777777" w:rsidR="00D6721C" w:rsidRPr="00D6721C" w:rsidRDefault="00D6721C" w:rsidP="00D6721C">
            <w:pPr>
              <w:rPr>
                <w:lang w:val="en-IN"/>
              </w:rPr>
            </w:pPr>
            <w:r w:rsidRPr="00D6721C">
              <w:rPr>
                <w:lang w:val="en-IN"/>
              </w:rPr>
              <w:t>  "token_invalid" : 0,</w:t>
            </w:r>
          </w:p>
          <w:p w14:paraId="71383996" w14:textId="77777777" w:rsidR="00D6721C" w:rsidRPr="00D6721C" w:rsidRDefault="00D6721C" w:rsidP="00D6721C">
            <w:pPr>
              <w:rPr>
                <w:lang w:val="en-IN"/>
              </w:rPr>
            </w:pPr>
            <w:r w:rsidRPr="00D6721C">
              <w:rPr>
                <w:lang w:val="en-IN"/>
              </w:rPr>
              <w:t>  "token_too_long" : 0,</w:t>
            </w:r>
          </w:p>
          <w:p w14:paraId="15062E80" w14:textId="77777777" w:rsidR="00D6721C" w:rsidRPr="00D6721C" w:rsidRDefault="00D6721C" w:rsidP="00D6721C">
            <w:pPr>
              <w:rPr>
                <w:lang w:val="en-IN"/>
              </w:rPr>
            </w:pPr>
            <w:r w:rsidRPr="00D6721C">
              <w:rPr>
                <w:lang w:val="en-IN"/>
              </w:rPr>
              <w:t>  "total_flows" : 1,</w:t>
            </w:r>
          </w:p>
          <w:p w14:paraId="2932937B" w14:textId="77777777" w:rsidR="00D6721C" w:rsidRPr="00D6721C" w:rsidRDefault="00D6721C" w:rsidP="00D6721C">
            <w:pPr>
              <w:rPr>
                <w:lang w:val="en-IN"/>
              </w:rPr>
            </w:pPr>
            <w:r w:rsidRPr="00D6721C">
              <w:rPr>
                <w:lang w:val="en-IN"/>
              </w:rPr>
              <w:t>  "total_messages" : 0,</w:t>
            </w:r>
          </w:p>
          <w:p w14:paraId="1450AB41" w14:textId="77777777" w:rsidR="00D6721C" w:rsidRPr="00D6721C" w:rsidRDefault="00D6721C" w:rsidP="00D6721C">
            <w:pPr>
              <w:rPr>
                <w:lang w:val="en-IN"/>
              </w:rPr>
            </w:pPr>
            <w:r w:rsidRPr="00D6721C">
              <w:rPr>
                <w:lang w:val="en-IN"/>
              </w:rPr>
              <w:t>  "unsupported_messages" : 0,</w:t>
            </w:r>
          </w:p>
          <w:p w14:paraId="75C6A0B8" w14:textId="77777777" w:rsidR="00D6721C" w:rsidRPr="00D6721C" w:rsidRDefault="00D6721C" w:rsidP="00D6721C">
            <w:pPr>
              <w:rPr>
                <w:lang w:val="en-IN"/>
              </w:rPr>
            </w:pPr>
            <w:r w:rsidRPr="00D6721C">
              <w:rPr>
                <w:lang w:val="en-IN"/>
              </w:rPr>
              <w:t>  "uri_too_long_events" : 0,</w:t>
            </w:r>
          </w:p>
          <w:p w14:paraId="6010B751" w14:textId="77777777" w:rsidR="00D6721C" w:rsidRPr="00D6721C" w:rsidRDefault="00D6721C" w:rsidP="00D6721C">
            <w:pPr>
              <w:rPr>
                <w:lang w:val="en-IN"/>
              </w:rPr>
            </w:pPr>
            <w:r w:rsidRPr="00D6721C">
              <w:rPr>
                <w:lang w:val="en-IN"/>
              </w:rPr>
              <w:t>  "username_messages" : </w:t>
            </w:r>
            <w:r w:rsidRPr="00D6721C">
              <w:rPr>
                <w:b/>
                <w:bCs/>
                <w:lang w:val="en-IN"/>
              </w:rPr>
              <w:t>0</w:t>
            </w:r>
          </w:p>
          <w:p w14:paraId="7C557DA8" w14:textId="77777777" w:rsidR="00D6721C" w:rsidRPr="00D6721C" w:rsidRDefault="00D6721C" w:rsidP="00D6721C">
            <w:pPr>
              <w:rPr>
                <w:lang w:val="en-IN"/>
              </w:rPr>
            </w:pPr>
            <w:r w:rsidRPr="00D6721C">
              <w:rPr>
                <w:lang w:val="en-IN"/>
              </w:rPr>
              <w:t>}</w:t>
            </w:r>
          </w:p>
        </w:tc>
      </w:tr>
    </w:tbl>
    <w:p w14:paraId="5C715EE2" w14:textId="77777777" w:rsidR="00D6721C" w:rsidRDefault="00D6721C" w:rsidP="00E9550E">
      <w:pPr>
        <w:rPr>
          <w:b/>
          <w:sz w:val="32"/>
          <w:szCs w:val="32"/>
        </w:rPr>
      </w:pPr>
    </w:p>
    <w:p w14:paraId="434FD8BC" w14:textId="77777777" w:rsidR="003E7A6D" w:rsidRDefault="003E7A6D" w:rsidP="00E9550E">
      <w:pPr>
        <w:rPr>
          <w:b/>
          <w:sz w:val="32"/>
          <w:szCs w:val="32"/>
        </w:rPr>
      </w:pPr>
    </w:p>
    <w:p w14:paraId="013184D8" w14:textId="77777777" w:rsidR="003E7A6D" w:rsidRPr="00EC6A22" w:rsidRDefault="003E7A6D" w:rsidP="00E9550E">
      <w:pPr>
        <w:rPr>
          <w:b/>
          <w:sz w:val="32"/>
          <w:szCs w:val="32"/>
        </w:rPr>
      </w:pPr>
    </w:p>
    <w:p w14:paraId="4580AB17" w14:textId="26F44AE7" w:rsidR="00B0347F" w:rsidRPr="000F2D3C" w:rsidRDefault="00E558C9" w:rsidP="00E558C9">
      <w:pPr>
        <w:pStyle w:val="Heading1"/>
        <w:numPr>
          <w:ilvl w:val="0"/>
          <w:numId w:val="0"/>
        </w:numPr>
      </w:pPr>
      <w:bookmarkStart w:id="895" w:name="_Toc118293501"/>
      <w:bookmarkStart w:id="896" w:name="_Toc142917909"/>
      <w:r>
        <w:t xml:space="preserve">12 </w:t>
      </w:r>
      <w:r w:rsidR="0A5CB565">
        <w:t>Initiative, Legal, &amp; Regulatory</w:t>
      </w:r>
      <w:bookmarkEnd w:id="895"/>
      <w:bookmarkEnd w:id="896"/>
    </w:p>
    <w:p w14:paraId="1B79C87A" w14:textId="4F53446F" w:rsidR="00B0347F" w:rsidRPr="00C62676" w:rsidRDefault="00C62676" w:rsidP="007608A8">
      <w:pPr>
        <w:rPr>
          <w:i/>
          <w:color w:val="C00000"/>
        </w:rPr>
      </w:pPr>
      <w:r w:rsidRPr="00C62676">
        <w:t>None.</w:t>
      </w:r>
    </w:p>
    <w:p w14:paraId="36F1AF4B" w14:textId="3CEB5214" w:rsidR="008A06C2" w:rsidRPr="00E63AF2" w:rsidRDefault="00E558C9" w:rsidP="00E558C9">
      <w:pPr>
        <w:pStyle w:val="Heading1"/>
        <w:numPr>
          <w:ilvl w:val="0"/>
          <w:numId w:val="0"/>
        </w:numPr>
      </w:pPr>
      <w:bookmarkStart w:id="897" w:name="_Toc88537242"/>
      <w:bookmarkStart w:id="898" w:name="_Toc76192922"/>
      <w:bookmarkStart w:id="899" w:name="_Toc89596287"/>
      <w:bookmarkStart w:id="900" w:name="_Toc89852209"/>
      <w:bookmarkStart w:id="901" w:name="_Toc90374283"/>
      <w:bookmarkStart w:id="902" w:name="_Toc95641543"/>
      <w:bookmarkStart w:id="903" w:name="_Toc118293502"/>
      <w:bookmarkStart w:id="904" w:name="_Toc142917910"/>
      <w:bookmarkEnd w:id="883"/>
      <w:bookmarkEnd w:id="884"/>
      <w:bookmarkEnd w:id="885"/>
      <w:r>
        <w:t xml:space="preserve">13 </w:t>
      </w:r>
      <w:r w:rsidR="63E6FA6F">
        <w:t>Requirements Traceability</w:t>
      </w:r>
      <w:bookmarkEnd w:id="897"/>
      <w:bookmarkEnd w:id="898"/>
      <w:bookmarkEnd w:id="899"/>
      <w:bookmarkEnd w:id="900"/>
      <w:bookmarkEnd w:id="901"/>
      <w:r w:rsidR="63E6FA6F">
        <w:t xml:space="preserve"> Considerations</w:t>
      </w:r>
      <w:bookmarkEnd w:id="902"/>
      <w:bookmarkEnd w:id="903"/>
      <w:bookmarkEnd w:id="904"/>
      <w:r w:rsidR="63E6FA6F">
        <w:t xml:space="preserve"> </w:t>
      </w:r>
    </w:p>
    <w:p w14:paraId="6F74EA65" w14:textId="58B89327" w:rsidR="00E63AF2" w:rsidRDefault="00E63AF2" w:rsidP="007608A8">
      <w:r>
        <w:t>See Target Process PO Feature #</w:t>
      </w:r>
      <w:r w:rsidR="002B0598" w:rsidRPr="002B0598">
        <w:t>724028</w:t>
      </w:r>
      <w:r>
        <w:t xml:space="preserve"> (</w:t>
      </w:r>
      <w:hyperlink r:id="rId47" w:history="1">
        <w:r w:rsidR="003E048B" w:rsidRPr="00FC70C9">
          <w:rPr>
            <w:rStyle w:val="Hyperlink"/>
            <w:rFonts w:ascii="Arial" w:hAnsi="Arial"/>
            <w:sz w:val="22"/>
          </w:rPr>
          <w:t>https://targetprocess.cisco.com/entity/724028-ztna-platform</w:t>
        </w:r>
      </w:hyperlink>
      <w:r w:rsidR="003E048B">
        <w:t>)</w:t>
      </w:r>
    </w:p>
    <w:p w14:paraId="789AA33D" w14:textId="5CE9D946" w:rsidR="00AC2D16" w:rsidRDefault="00E558C9" w:rsidP="00E558C9">
      <w:pPr>
        <w:pStyle w:val="Heading1"/>
        <w:numPr>
          <w:ilvl w:val="0"/>
          <w:numId w:val="0"/>
        </w:numPr>
      </w:pPr>
      <w:bookmarkStart w:id="905" w:name="_Toc118293503"/>
      <w:bookmarkStart w:id="906" w:name="_Toc142917911"/>
      <w:r>
        <w:lastRenderedPageBreak/>
        <w:t xml:space="preserve">14 </w:t>
      </w:r>
      <w:r w:rsidR="004F6AF3">
        <w:t>S</w:t>
      </w:r>
      <w:r w:rsidR="79C25EAA">
        <w:t>References</w:t>
      </w:r>
      <w:bookmarkEnd w:id="905"/>
      <w:bookmarkEnd w:id="906"/>
    </w:p>
    <w:p w14:paraId="5F7566C0" w14:textId="55AFC59E" w:rsidR="00682CF3" w:rsidRPr="007D0EEF" w:rsidRDefault="00682CF3" w:rsidP="005D7591">
      <w:pPr>
        <w:pStyle w:val="ListParagraph"/>
        <w:numPr>
          <w:ilvl w:val="0"/>
          <w:numId w:val="13"/>
        </w:numPr>
        <w:rPr>
          <w:rFonts w:ascii="Times New Roman" w:hAnsi="Times New Roman"/>
          <w:snapToGrid/>
          <w:color w:val="auto"/>
          <w:lang w:val="en-IN" w:bidi="te-IN"/>
        </w:rPr>
      </w:pPr>
      <w:r w:rsidRPr="007D0EEF">
        <w:rPr>
          <w:rFonts w:ascii="Times New Roman" w:hAnsi="Times New Roman"/>
        </w:rPr>
        <w:t>Target Process Feature “</w:t>
      </w:r>
      <w:hyperlink r:id="rId48" w:history="1">
        <w:r w:rsidR="007D0EEF" w:rsidRPr="007D0EEF">
          <w:rPr>
            <w:rStyle w:val="Hyperlink"/>
            <w:snapToGrid/>
            <w:lang w:val="en-IN" w:bidi="te-IN"/>
          </w:rPr>
          <w:t>#735226</w:t>
        </w:r>
      </w:hyperlink>
      <w:r w:rsidR="007D0EEF" w:rsidRPr="007D0EEF">
        <w:rPr>
          <w:rFonts w:ascii="Times New Roman" w:hAnsi="Times New Roman"/>
          <w:snapToGrid/>
          <w:color w:val="auto"/>
          <w:lang w:val="en-IN" w:bidi="te-IN"/>
        </w:rPr>
        <w:t xml:space="preserve"> Native ZTNA support on FTD platforms - Clientless</w:t>
      </w:r>
      <w:r w:rsidRPr="007D0EEF">
        <w:rPr>
          <w:rFonts w:ascii="Times New Roman" w:hAnsi="Times New Roman"/>
        </w:rPr>
        <w:t>”</w:t>
      </w:r>
    </w:p>
    <w:p w14:paraId="14DC0CD1" w14:textId="77777777" w:rsidR="00AC2D16" w:rsidRDefault="00AC2D16" w:rsidP="00BF50E2">
      <w:pPr>
        <w:pStyle w:val="Bullet1"/>
        <w:numPr>
          <w:ilvl w:val="1"/>
          <w:numId w:val="3"/>
        </w:numPr>
      </w:pPr>
      <w:r>
        <w:t>&lt;</w:t>
      </w:r>
      <w:r>
        <w:rPr>
          <w:i/>
          <w:iCs/>
        </w:rPr>
        <w:t>Name of document in italics</w:t>
      </w:r>
      <w:r>
        <w:t>&gt;, &lt;document info in plain text&gt;</w:t>
      </w:r>
    </w:p>
    <w:p w14:paraId="58E4611A" w14:textId="0B916C78" w:rsidR="00AC2D16" w:rsidRDefault="004261D9" w:rsidP="00E558C9">
      <w:pPr>
        <w:pStyle w:val="Heading1"/>
        <w:numPr>
          <w:ilvl w:val="0"/>
          <w:numId w:val="0"/>
        </w:numPr>
      </w:pPr>
      <w:bookmarkStart w:id="907" w:name="_Toc118293504"/>
      <w:bookmarkStart w:id="908" w:name="_Toc142917912"/>
      <w:bookmarkEnd w:id="34"/>
      <w:bookmarkEnd w:id="35"/>
      <w:bookmarkEnd w:id="36"/>
      <w:bookmarkEnd w:id="39"/>
      <w:bookmarkEnd w:id="235"/>
      <w:bookmarkEnd w:id="236"/>
      <w:r>
        <w:t xml:space="preserve">15 </w:t>
      </w:r>
      <w:r w:rsidR="79C25EAA">
        <w:t>Glossary</w:t>
      </w:r>
      <w:bookmarkEnd w:id="907"/>
      <w:bookmarkEnd w:id="908"/>
    </w:p>
    <w:p w14:paraId="4C6DFE9B" w14:textId="77777777" w:rsidR="00AC2D16" w:rsidRDefault="00AC2D16" w:rsidP="007608A8">
      <w:r>
        <w:t>The following list describes acronyms and definitions for terms used throughout this document:</w:t>
      </w:r>
    </w:p>
    <w:p w14:paraId="32CD6A2F" w14:textId="4C9B4D36" w:rsidR="00AC2D16" w:rsidRDefault="00C30F71" w:rsidP="00BF50E2">
      <w:pPr>
        <w:pStyle w:val="Bullet1"/>
        <w:numPr>
          <w:ilvl w:val="1"/>
          <w:numId w:val="3"/>
        </w:numPr>
      </w:pPr>
      <w:r>
        <w:rPr>
          <w:b/>
          <w:bCs/>
        </w:rPr>
        <w:t>ZTNA</w:t>
      </w:r>
      <w:r w:rsidR="00AC2D16">
        <w:t xml:space="preserve">: </w:t>
      </w:r>
      <w:r>
        <w:t>Zero Trust Network Access</w:t>
      </w:r>
    </w:p>
    <w:p w14:paraId="0D6F59CE" w14:textId="77777777" w:rsidR="00AC2D16" w:rsidRDefault="00AC2D16" w:rsidP="00BF50E2">
      <w:pPr>
        <w:pStyle w:val="Bullet1"/>
        <w:numPr>
          <w:ilvl w:val="1"/>
          <w:numId w:val="3"/>
        </w:numPr>
      </w:pPr>
      <w:r>
        <w:rPr>
          <w:b/>
          <w:bCs/>
        </w:rPr>
        <w:t>Term 2 &lt;in bold&gt;</w:t>
      </w:r>
      <w:r>
        <w:t xml:space="preserve">: </w:t>
      </w:r>
      <w:r>
        <w:rPr>
          <w:b/>
          <w:bCs/>
        </w:rPr>
        <w:t>&lt;</w:t>
      </w:r>
      <w:r>
        <w:t>definition in plain text</w:t>
      </w:r>
      <w:r>
        <w:rPr>
          <w:b/>
          <w:bCs/>
        </w:rPr>
        <w:t>&gt;</w:t>
      </w:r>
    </w:p>
    <w:p w14:paraId="03D4E751" w14:textId="41919796" w:rsidR="00AC2D16" w:rsidRDefault="0065501A" w:rsidP="0065501A">
      <w:pPr>
        <w:pStyle w:val="Heading1"/>
        <w:numPr>
          <w:ilvl w:val="0"/>
          <w:numId w:val="0"/>
        </w:numPr>
      </w:pPr>
      <w:bookmarkStart w:id="909" w:name="_Toc118293505"/>
      <w:bookmarkStart w:id="910" w:name="_Toc142917913"/>
      <w:r>
        <w:t xml:space="preserve">16 </w:t>
      </w:r>
      <w:r w:rsidR="79C25EAA">
        <w:t>Attachments</w:t>
      </w:r>
      <w:bookmarkEnd w:id="909"/>
      <w:bookmarkEnd w:id="910"/>
    </w:p>
    <w:p w14:paraId="19BAB9BD" w14:textId="77777777" w:rsidR="00AC2D16" w:rsidRPr="00517EE8" w:rsidRDefault="00AC2D16" w:rsidP="00517EE8">
      <w:pPr>
        <w:pStyle w:val="Comment"/>
        <w:jc w:val="left"/>
        <w:rPr>
          <w:color w:val="C00000"/>
        </w:rPr>
      </w:pPr>
      <w:r w:rsidRPr="00517EE8">
        <w:rPr>
          <w:color w:val="C00000"/>
        </w:rPr>
        <w:t>As appropriate, attach log sheets, diagrams, schematics, usability research, examples of forms, or other pieces of information used in or generated in the production of the document.</w:t>
      </w:r>
    </w:p>
    <w:p w14:paraId="2B743AB0" w14:textId="37991ACD" w:rsidR="00AC2D16" w:rsidRPr="005810B1" w:rsidRDefault="0065501A" w:rsidP="0065501A">
      <w:pPr>
        <w:pStyle w:val="Heading2"/>
        <w:numPr>
          <w:ilvl w:val="0"/>
          <w:numId w:val="0"/>
        </w:numPr>
      </w:pPr>
      <w:bookmarkStart w:id="911" w:name="_Toc118293506"/>
      <w:r>
        <w:t xml:space="preserve"> </w:t>
      </w:r>
      <w:bookmarkStart w:id="912" w:name="_Toc142917914"/>
      <w:r>
        <w:t>16.1</w:t>
      </w:r>
      <w:r w:rsidR="00B31C2E">
        <w:t xml:space="preserve"> </w:t>
      </w:r>
      <w:r w:rsidR="79C25EAA">
        <w:t>Review Action Items</w:t>
      </w:r>
      <w:bookmarkEnd w:id="911"/>
      <w:bookmarkEnd w:id="912"/>
    </w:p>
    <w:p w14:paraId="24FC402A" w14:textId="77777777" w:rsidR="00AC2D16" w:rsidRPr="00517EE8" w:rsidRDefault="00AC2D16" w:rsidP="00517EE8">
      <w:pPr>
        <w:pStyle w:val="Comment"/>
        <w:jc w:val="left"/>
        <w:rPr>
          <w:color w:val="C00000"/>
        </w:rPr>
      </w:pPr>
      <w:r w:rsidRPr="00517EE8">
        <w:rPr>
          <w:color w:val="C00000"/>
        </w:rPr>
        <w:t xml:space="preserve">Use this section to log meeting minutes from the review of this document and to track review action items to closure.  Relevant data includes meeting attendees, issues, and action items. Action item data includes description and owner, status (Open or Closed), and closure date. </w:t>
      </w:r>
    </w:p>
    <w:p w14:paraId="7C365702" w14:textId="1930F75A" w:rsidR="00AC2D16" w:rsidRDefault="00AC2D16" w:rsidP="00517EE8">
      <w:pPr>
        <w:pStyle w:val="Comment"/>
        <w:jc w:val="left"/>
        <w:rPr>
          <w:iCs/>
          <w:color w:val="0000FF"/>
          <w:u w:val="single"/>
        </w:rPr>
      </w:pPr>
      <w:r w:rsidRPr="00517EE8">
        <w:rPr>
          <w:color w:val="C00000"/>
        </w:rPr>
        <w:t xml:space="preserve">In lieu of keeping the action item log here, this section may reference external review records, which capture and track the action items to closure.  Examples of these external review records include Review Minutes checked into EDCS and review data captured via Peer Review </w:t>
      </w:r>
      <w:r w:rsidR="00C25B58" w:rsidRPr="00517EE8">
        <w:rPr>
          <w:color w:val="C00000"/>
        </w:rPr>
        <w:t xml:space="preserve">Request Queue </w:t>
      </w:r>
      <w:r w:rsidRPr="00517EE8">
        <w:rPr>
          <w:color w:val="C00000"/>
        </w:rPr>
        <w:t>Tool:</w:t>
      </w:r>
      <w:r>
        <w:t xml:space="preserve"> </w:t>
      </w:r>
      <w:r w:rsidR="00517EE8">
        <w:br/>
      </w:r>
      <w:hyperlink r:id="rId49" w:history="1">
        <w:r w:rsidR="00C25B58">
          <w:rPr>
            <w:iCs/>
            <w:color w:val="0000FF"/>
            <w:u w:val="single"/>
          </w:rPr>
          <w:t>http://wwwin-tools.cisco.com/prrq/welcome.do</w:t>
        </w:r>
      </w:hyperlink>
    </w:p>
    <w:p w14:paraId="4BB4DA11" w14:textId="77777777" w:rsidR="00911B77" w:rsidRPr="005810B1" w:rsidRDefault="005810B1" w:rsidP="007608A8">
      <w:pPr>
        <w:rPr>
          <w:highlight w:val="green"/>
        </w:rPr>
      </w:pPr>
      <w:r w:rsidRPr="005810B1">
        <w:rPr>
          <w:highlight w:val="green"/>
        </w:rPr>
        <w:t>&lt;&lt;ISO requirement&gt;&gt;</w:t>
      </w:r>
    </w:p>
    <w:p w14:paraId="741E9F34" w14:textId="77777777" w:rsidR="00AC2D16" w:rsidRDefault="00AC2D16" w:rsidP="007608A8">
      <w:r>
        <w:t>&lt;</w:t>
      </w:r>
      <w:r w:rsidR="00352C21">
        <w:t>Body</w:t>
      </w:r>
      <w:r>
        <w:t>&gt;</w:t>
      </w:r>
    </w:p>
    <w:p w14:paraId="55CE96B5" w14:textId="77777777" w:rsidR="00AC2D16" w:rsidRPr="00517EE8" w:rsidRDefault="00AC2D16" w:rsidP="007608A8"/>
    <w:p w14:paraId="717891AA" w14:textId="25B2B0D3" w:rsidR="00AC2D16" w:rsidRDefault="00AC2D16" w:rsidP="00517EE8">
      <w:pPr>
        <w:pStyle w:val="Comment"/>
        <w:jc w:val="left"/>
      </w:pPr>
      <w:r w:rsidRPr="00517EE8">
        <w:rPr>
          <w:rFonts w:ascii="Times" w:hAnsi="Times" w:cs="Arial"/>
          <w:color w:val="C00000"/>
        </w:rPr>
        <w:t xml:space="preserve">For guidelines </w:t>
      </w:r>
      <w:r w:rsidR="00394C4A" w:rsidRPr="00517EE8">
        <w:rPr>
          <w:rFonts w:ascii="Times" w:hAnsi="Times" w:cs="Arial"/>
          <w:color w:val="C00000"/>
        </w:rPr>
        <w:t>about</w:t>
      </w:r>
      <w:r w:rsidRPr="00517EE8">
        <w:rPr>
          <w:rFonts w:ascii="Times" w:hAnsi="Times" w:cs="Arial"/>
          <w:color w:val="C00000"/>
        </w:rPr>
        <w:t xml:space="preserve"> creating documents using th</w:t>
      </w:r>
      <w:r w:rsidR="00007436" w:rsidRPr="00517EE8">
        <w:rPr>
          <w:rFonts w:ascii="Times" w:hAnsi="Times" w:cs="Arial"/>
          <w:color w:val="C00000"/>
        </w:rPr>
        <w:t>is</w:t>
      </w:r>
      <w:r w:rsidRPr="00517EE8">
        <w:rPr>
          <w:rFonts w:ascii="Times" w:hAnsi="Times" w:cs="Arial"/>
          <w:color w:val="C00000"/>
        </w:rPr>
        <w:t xml:space="preserve"> template, see</w:t>
      </w:r>
      <w:r w:rsidR="00394C4A" w:rsidRPr="00517EE8">
        <w:rPr>
          <w:rFonts w:ascii="Times" w:hAnsi="Times" w:cs="Arial"/>
          <w:color w:val="C00000"/>
        </w:rPr>
        <w:t xml:space="preserve"> the</w:t>
      </w:r>
      <w:r>
        <w:rPr>
          <w:rFonts w:ascii="Times" w:hAnsi="Times" w:cs="Arial"/>
        </w:rPr>
        <w:t xml:space="preserve"> </w:t>
      </w:r>
      <w:hyperlink r:id="rId50" w:history="1">
        <w:r w:rsidR="00B01662">
          <w:rPr>
            <w:iCs/>
            <w:color w:val="0000FF"/>
            <w:u w:val="single"/>
          </w:rPr>
          <w:t>Template Instructions</w:t>
        </w:r>
      </w:hyperlink>
      <w:r>
        <w:t xml:space="preserve">. </w:t>
      </w:r>
      <w:r w:rsidR="00394C4A" w:rsidRPr="00517EE8">
        <w:rPr>
          <w:rFonts w:ascii="Times" w:hAnsi="Times" w:cs="Arial"/>
          <w:color w:val="C00000"/>
        </w:rPr>
        <w:t>For t</w:t>
      </w:r>
      <w:r w:rsidRPr="00517EE8">
        <w:rPr>
          <w:rFonts w:ascii="Times" w:hAnsi="Times" w:cs="Arial"/>
          <w:color w:val="C00000"/>
        </w:rPr>
        <w:t>emplate comments</w:t>
      </w:r>
      <w:r w:rsidR="00394C4A" w:rsidRPr="00517EE8">
        <w:rPr>
          <w:rFonts w:ascii="Times" w:hAnsi="Times" w:cs="Arial"/>
          <w:color w:val="C00000"/>
        </w:rPr>
        <w:t>,</w:t>
      </w:r>
      <w:r w:rsidRPr="00517EE8">
        <w:rPr>
          <w:rFonts w:ascii="Times" w:hAnsi="Times" w:cs="Arial"/>
          <w:color w:val="C00000"/>
        </w:rPr>
        <w:t xml:space="preserve"> contact</w:t>
      </w:r>
      <w:r w:rsidR="00394C4A" w:rsidRPr="00517EE8">
        <w:rPr>
          <w:rFonts w:ascii="Times" w:hAnsi="Times" w:cs="Arial"/>
          <w:color w:val="C00000"/>
        </w:rPr>
        <w:t xml:space="preserve"> the</w:t>
      </w:r>
      <w:r>
        <w:rPr>
          <w:rFonts w:ascii="Times" w:hAnsi="Times" w:cs="Arial"/>
          <w:i w:val="0"/>
          <w:iCs/>
        </w:rPr>
        <w:t xml:space="preserve"> </w:t>
      </w:r>
      <w:hyperlink r:id="rId51" w:history="1">
        <w:hyperlink r:id="rId52" w:history="1">
          <w:r w:rsidR="005D6EF5" w:rsidRPr="005D6EF5">
            <w:rPr>
              <w:rStyle w:val="Hyperlink"/>
              <w:iCs/>
            </w:rPr>
            <w:t>cpdm-input</w:t>
          </w:r>
        </w:hyperlink>
      </w:hyperlink>
      <w:r>
        <w:rPr>
          <w:rFonts w:ascii="Times" w:hAnsi="Times" w:cs="Arial"/>
        </w:rPr>
        <w:t xml:space="preserve"> </w:t>
      </w:r>
      <w:r w:rsidRPr="00517EE8">
        <w:rPr>
          <w:rFonts w:ascii="Times" w:hAnsi="Times" w:cs="Arial"/>
          <w:color w:val="C00000"/>
        </w:rPr>
        <w:t>alias.</w:t>
      </w:r>
    </w:p>
    <w:p w14:paraId="04C6C60F" w14:textId="77777777" w:rsidR="006C3209" w:rsidRDefault="00AC2D16" w:rsidP="006C3209">
      <w:pPr>
        <w:pStyle w:val="EndofDocument"/>
      </w:pPr>
      <w:r>
        <w:t>End of Document</w:t>
      </w:r>
    </w:p>
    <w:p w14:paraId="397926E3" w14:textId="577FDDA9" w:rsidR="00AC2D16" w:rsidRDefault="00AC2D16" w:rsidP="006C3209"/>
    <w:sectPr w:rsidR="00AC2D16" w:rsidSect="00370DDF">
      <w:headerReference w:type="default" r:id="rId53"/>
      <w:footerReference w:type="default" r:id="rId5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DA19E" w14:textId="77777777" w:rsidR="002057C0" w:rsidRDefault="002057C0" w:rsidP="00844E81">
      <w:pPr>
        <w:pStyle w:val="TableText"/>
      </w:pPr>
      <w:r>
        <w:separator/>
      </w:r>
    </w:p>
  </w:endnote>
  <w:endnote w:type="continuationSeparator" w:id="0">
    <w:p w14:paraId="48D4DCE6" w14:textId="77777777" w:rsidR="002057C0" w:rsidRDefault="002057C0" w:rsidP="00844E81">
      <w:pPr>
        <w:pStyle w:val="TableText"/>
      </w:pPr>
      <w:r>
        <w:continuationSeparator/>
      </w:r>
    </w:p>
  </w:endnote>
  <w:endnote w:type="continuationNotice" w:id="1">
    <w:p w14:paraId="7C494D11" w14:textId="77777777" w:rsidR="002057C0" w:rsidRDefault="002057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20B0604020202020204"/>
    <w:charset w:val="00"/>
    <w:family w:val="auto"/>
    <w:pitch w:val="variable"/>
    <w:sig w:usb0="E00002FF" w:usb1="5000205A" w:usb2="00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Times">
    <w:altName w:val="Times New Roman"/>
    <w:panose1 w:val="020B06040202020202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2040503050203030202"/>
    <w:charset w:val="01"/>
    <w:family w:val="roman"/>
    <w:pitch w:val="variable"/>
    <w:sig w:usb0="0000A003" w:usb1="00000000" w:usb2="00000000" w:usb3="00000000" w:csb0="00000001" w:csb1="00000000"/>
  </w:font>
  <w:font w:name="Yu Mincho">
    <w:altName w:val="游明朝"/>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 w:name="CourierNewPSMT">
    <w:altName w:val="Courier New"/>
    <w:panose1 w:val="020703090202050204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Univers 45 Light">
    <w:altName w:val="Cambri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4FF1A" w14:textId="77777777" w:rsidR="000A2553" w:rsidRDefault="000A2553">
    <w:pPr>
      <w:pStyle w:val="Footer"/>
      <w:tabs>
        <w:tab w:val="clear" w:pos="1890"/>
        <w:tab w:val="clear" w:pos="2340"/>
        <w:tab w:val="clear" w:pos="3420"/>
        <w:tab w:val="clear" w:pos="8640"/>
        <w:tab w:val="right" w:pos="9180"/>
      </w:tabs>
      <w:rPr>
        <w:rFonts w:ascii="Univers 45 Light" w:hAnsi="Univers 45 Light"/>
        <w:sz w:val="16"/>
      </w:rPr>
    </w:pPr>
    <w:r>
      <w:rPr>
        <w:rFonts w:ascii="Univers 45 Light" w:hAnsi="Univers 45 Light"/>
        <w:bCs/>
        <w:noProof/>
        <w:sz w:val="16"/>
        <w:szCs w:val="28"/>
      </w:rPr>
      <w:t>Copyright 2011 Cisco Systems</w:t>
    </w:r>
    <w:r>
      <w:rPr>
        <w:rFonts w:ascii="Univers 45 Light" w:hAnsi="Univers 45 Light"/>
        <w:sz w:val="16"/>
      </w:rPr>
      <w:tab/>
    </w:r>
    <w:r>
      <w:rPr>
        <w:rStyle w:val="PageNumber"/>
        <w:sz w:val="16"/>
      </w:rPr>
      <w:fldChar w:fldCharType="begin"/>
    </w:r>
    <w:r>
      <w:rPr>
        <w:rStyle w:val="PageNumber"/>
        <w:sz w:val="16"/>
      </w:rPr>
      <w:instrText xml:space="preserve"> PAGE </w:instrText>
    </w:r>
    <w:r>
      <w:rPr>
        <w:rStyle w:val="PageNumber"/>
        <w:sz w:val="16"/>
      </w:rPr>
      <w:fldChar w:fldCharType="separate"/>
    </w:r>
    <w:r w:rsidR="001B5A58">
      <w:rPr>
        <w:rStyle w:val="PageNumber"/>
        <w:noProof/>
        <w:sz w:val="16"/>
      </w:rPr>
      <w:t>2</w:t>
    </w:r>
    <w:r>
      <w:rPr>
        <w:rStyle w:val="PageNumber"/>
        <w:sz w:val="16"/>
      </w:rPr>
      <w:fldChar w:fldCharType="end"/>
    </w:r>
    <w:r>
      <w:rPr>
        <w:rFonts w:ascii="Univers 45 Light" w:hAnsi="Univers 45 Light"/>
        <w:sz w:val="16"/>
      </w:rPr>
      <w:tab/>
      <w:t>Cisco Confidential – Controlled Access</w:t>
    </w:r>
  </w:p>
  <w:p w14:paraId="254B4A29" w14:textId="77777777" w:rsidR="000A2553" w:rsidRDefault="000A2553">
    <w:pPr>
      <w:pStyle w:val="Footer"/>
      <w:jc w:val="center"/>
    </w:pPr>
    <w:bookmarkStart w:id="915" w:name="_Toc386358600"/>
    <w:bookmarkEnd w:id="915"/>
    <w:r>
      <w:rPr>
        <w:rFonts w:ascii="Univers 45 Light" w:hAnsi="Univers 45 Light"/>
        <w:sz w:val="16"/>
      </w:rPr>
      <w:t>A printed copy of this document is considered uncontrolled.  Refer to the online version for the controlled revision.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A175E" w14:textId="77777777" w:rsidR="002057C0" w:rsidRDefault="002057C0" w:rsidP="00844E81">
      <w:pPr>
        <w:pStyle w:val="TableText"/>
      </w:pPr>
      <w:r>
        <w:separator/>
      </w:r>
    </w:p>
  </w:footnote>
  <w:footnote w:type="continuationSeparator" w:id="0">
    <w:p w14:paraId="64E30536" w14:textId="77777777" w:rsidR="002057C0" w:rsidRDefault="002057C0" w:rsidP="00844E81">
      <w:pPr>
        <w:pStyle w:val="TableText"/>
      </w:pPr>
      <w:r>
        <w:continuationSeparator/>
      </w:r>
    </w:p>
  </w:footnote>
  <w:footnote w:type="continuationNotice" w:id="1">
    <w:p w14:paraId="1B4FDE95" w14:textId="77777777" w:rsidR="002057C0" w:rsidRDefault="002057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3EB2" w14:textId="7699DF62" w:rsidR="000A2553" w:rsidRDefault="0B7F2D6C">
    <w:pPr>
      <w:pStyle w:val="Header"/>
      <w:tabs>
        <w:tab w:val="clear" w:pos="5760"/>
      </w:tabs>
    </w:pPr>
    <w:r>
      <w:t xml:space="preserve">Date printed: </w:t>
    </w:r>
    <w:r w:rsidR="000A2553">
      <w:fldChar w:fldCharType="begin"/>
    </w:r>
    <w:r w:rsidR="000A2553">
      <w:instrText xml:space="preserve"> DATE \@ "M/d/yyyy" </w:instrText>
    </w:r>
    <w:r w:rsidR="000A2553">
      <w:fldChar w:fldCharType="separate"/>
    </w:r>
    <w:r w:rsidR="00A6019B">
      <w:rPr>
        <w:noProof/>
      </w:rPr>
      <w:t>8/</w:t>
    </w:r>
    <w:r w:rsidR="008C1234">
      <w:rPr>
        <w:noProof/>
      </w:rPr>
      <w:t>13</w:t>
    </w:r>
    <w:r w:rsidR="00A6019B">
      <w:rPr>
        <w:noProof/>
      </w:rPr>
      <w:t>/2023</w:t>
    </w:r>
    <w:r w:rsidR="000A2553">
      <w:fldChar w:fldCharType="end"/>
    </w:r>
    <w:r w:rsidR="000A2553">
      <w:tab/>
    </w:r>
    <w:r w:rsidR="00367693">
      <w:t xml:space="preserve">ZTNA Platform </w:t>
    </w:r>
    <w:r>
      <w:t xml:space="preserve">Software Functional Specification: </w:t>
    </w:r>
    <w:ins w:id="913" w:author="George Koikara (gkoikara)" w:date="2022-11-07T19:48:00Z">
      <w:r w:rsidR="00D55CCC">
        <w:rPr>
          <w:rStyle w:val="apple-converted-space"/>
          <w:rFonts w:cs="Arial"/>
          <w:b/>
          <w:bCs/>
          <w:color w:val="526A53"/>
          <w:sz w:val="20"/>
          <w:szCs w:val="20"/>
        </w:rPr>
        <w:t> </w:t>
      </w:r>
      <w:r w:rsidR="00D55CCC">
        <w:rPr>
          <w:rFonts w:cs="Arial"/>
          <w:color w:val="526A53"/>
          <w:sz w:val="20"/>
          <w:szCs w:val="20"/>
          <w:shd w:val="clear" w:color="auto" w:fill="FFFFFF"/>
        </w:rPr>
        <w:t>EDCS-23036895</w:t>
      </w:r>
      <w:r w:rsidR="00D55CCC">
        <w:rPr>
          <w:rStyle w:val="apple-converted-space"/>
          <w:rFonts w:cs="Arial"/>
          <w:color w:val="526A53"/>
          <w:sz w:val="20"/>
          <w:szCs w:val="20"/>
          <w:shd w:val="clear" w:color="auto" w:fill="FFFFFF"/>
        </w:rPr>
        <w:t> </w:t>
      </w:r>
    </w:ins>
    <w:del w:id="914" w:author="George Koikara (gkoikara)" w:date="2022-11-07T19:48:00Z">
      <w:r w:rsidDel="00D55CCC">
        <w:delText>EDCS-</w:delText>
      </w:r>
      <w:r w:rsidR="00367693" w:rsidDel="00D55CCC">
        <w:delText>23036855</w:delText>
      </w:r>
    </w:del>
  </w:p>
</w:hdr>
</file>

<file path=word/intelligence2.xml><?xml version="1.0" encoding="utf-8"?>
<int2:intelligence xmlns:int2="http://schemas.microsoft.com/office/intelligence/2020/intelligence" xmlns:oel="http://schemas.microsoft.com/office/2019/extlst">
  <int2:observations>
    <int2:bookmark int2:bookmarkName="_Int_5VAtmJS5" int2:invalidationBookmarkName="" int2:hashCode="Q3Sq7iR/sjfObJ" int2:id="0rUHZQeP">
      <int2:state int2:value="Rejected" int2:type="LegacyProofing"/>
    </int2:bookmark>
    <int2:bookmark int2:bookmarkName="_Int_MX8St26d" int2:invalidationBookmarkName="" int2:hashCode="Q3Sq7iR/sjfObJ" int2:id="hoM1xN2y">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10A9C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24C9A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EB4F7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548EB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2F5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0AB9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18E2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970F4DE"/>
    <w:lvl w:ilvl="0">
      <w:start w:val="1"/>
      <w:numFmt w:val="bullet"/>
      <w:pStyle w:val="ListBullet2"/>
      <w:lvlText w:val="o"/>
      <w:lvlJc w:val="left"/>
      <w:pPr>
        <w:ind w:left="1440" w:hanging="360"/>
      </w:pPr>
      <w:rPr>
        <w:rFonts w:ascii="Courier New" w:hAnsi="Courier New" w:cs="Courier New" w:hint="default"/>
      </w:rPr>
    </w:lvl>
  </w:abstractNum>
  <w:abstractNum w:abstractNumId="8" w15:restartNumberingAfterBreak="0">
    <w:nsid w:val="FFFFFF88"/>
    <w:multiLevelType w:val="singleLevel"/>
    <w:tmpl w:val="9CFE43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E274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071AF0"/>
    <w:multiLevelType w:val="hybridMultilevel"/>
    <w:tmpl w:val="8CB8F8B0"/>
    <w:lvl w:ilvl="0" w:tplc="01349B3A">
      <w:start w:val="1"/>
      <w:numFmt w:val="bullet"/>
      <w:pStyle w:val="ListParagraph"/>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0A7D033C"/>
    <w:multiLevelType w:val="multilevel"/>
    <w:tmpl w:val="D2326B92"/>
    <w:lvl w:ilvl="0">
      <w:start w:val="1"/>
      <w:numFmt w:val="decimal"/>
      <w:pStyle w:val="Heading1"/>
      <w:lvlText w:val="%1"/>
      <w:lvlJc w:val="right"/>
      <w:pPr>
        <w:tabs>
          <w:tab w:val="num" w:pos="428"/>
        </w:tabs>
        <w:ind w:left="428" w:hanging="144"/>
      </w:pPr>
      <w:rPr>
        <w:rFonts w:hint="default"/>
      </w:rPr>
    </w:lvl>
    <w:lvl w:ilvl="1">
      <w:start w:val="1"/>
      <w:numFmt w:val="decimal"/>
      <w:pStyle w:val="Heading2"/>
      <w:lvlText w:val="%1.%2"/>
      <w:lvlJc w:val="left"/>
      <w:pPr>
        <w:tabs>
          <w:tab w:val="num" w:pos="633"/>
        </w:tabs>
        <w:ind w:left="633" w:hanging="576"/>
      </w:pPr>
      <w:rPr>
        <w:rFonts w:hint="default"/>
      </w:rPr>
    </w:lvl>
    <w:lvl w:ilvl="2">
      <w:start w:val="1"/>
      <w:numFmt w:val="decimal"/>
      <w:pStyle w:val="Heading3"/>
      <w:lvlText w:val="%1.%2.%3"/>
      <w:lvlJc w:val="left"/>
      <w:pPr>
        <w:tabs>
          <w:tab w:val="num" w:pos="794"/>
        </w:tabs>
        <w:ind w:left="777" w:hanging="664"/>
      </w:pPr>
      <w:rPr>
        <w:rFonts w:hint="default"/>
      </w:rPr>
    </w:lvl>
    <w:lvl w:ilvl="3">
      <w:start w:val="1"/>
      <w:numFmt w:val="decimal"/>
      <w:pStyle w:val="Heading4"/>
      <w:lvlText w:val="%1.%2.%3.%4"/>
      <w:lvlJc w:val="left"/>
      <w:pPr>
        <w:tabs>
          <w:tab w:val="num" w:pos="921"/>
        </w:tabs>
        <w:ind w:left="921" w:hanging="864"/>
      </w:pPr>
      <w:rPr>
        <w:rFonts w:hint="default"/>
      </w:rPr>
    </w:lvl>
    <w:lvl w:ilvl="4">
      <w:start w:val="1"/>
      <w:numFmt w:val="decimal"/>
      <w:pStyle w:val="Heading5"/>
      <w:lvlText w:val="%1.%2.%3.%4.%5"/>
      <w:lvlJc w:val="left"/>
      <w:pPr>
        <w:tabs>
          <w:tab w:val="num" w:pos="1065"/>
        </w:tabs>
        <w:ind w:left="1065" w:hanging="1008"/>
      </w:pPr>
      <w:rPr>
        <w:rFonts w:hint="default"/>
      </w:rPr>
    </w:lvl>
    <w:lvl w:ilvl="5">
      <w:start w:val="1"/>
      <w:numFmt w:val="decimal"/>
      <w:pStyle w:val="Heading6"/>
      <w:lvlText w:val="%1.%2.%3.%4.%5.%6"/>
      <w:lvlJc w:val="left"/>
      <w:pPr>
        <w:tabs>
          <w:tab w:val="num" w:pos="1209"/>
        </w:tabs>
        <w:ind w:left="1209" w:hanging="1152"/>
      </w:pPr>
      <w:rPr>
        <w:rFonts w:hint="default"/>
      </w:rPr>
    </w:lvl>
    <w:lvl w:ilvl="6">
      <w:start w:val="1"/>
      <w:numFmt w:val="decimal"/>
      <w:pStyle w:val="Heading7"/>
      <w:lvlText w:val="%1.%2.%3.%4.%5.%6.%7"/>
      <w:lvlJc w:val="left"/>
      <w:pPr>
        <w:tabs>
          <w:tab w:val="num" w:pos="1353"/>
        </w:tabs>
        <w:ind w:left="1353" w:hanging="1296"/>
      </w:pPr>
      <w:rPr>
        <w:rFonts w:hint="default"/>
      </w:rPr>
    </w:lvl>
    <w:lvl w:ilvl="7">
      <w:start w:val="1"/>
      <w:numFmt w:val="decimal"/>
      <w:pStyle w:val="Heading8"/>
      <w:lvlText w:val="%1.%2.%3.%4.%5.%6.%7.%8"/>
      <w:lvlJc w:val="left"/>
      <w:pPr>
        <w:tabs>
          <w:tab w:val="num" w:pos="1497"/>
        </w:tabs>
        <w:ind w:left="1497" w:hanging="1440"/>
      </w:pPr>
      <w:rPr>
        <w:rFonts w:hint="default"/>
      </w:rPr>
    </w:lvl>
    <w:lvl w:ilvl="8">
      <w:start w:val="1"/>
      <w:numFmt w:val="decimal"/>
      <w:pStyle w:val="Heading9"/>
      <w:lvlText w:val="%1.%2.%3.%4.%5.%6.%7.%8.%9"/>
      <w:lvlJc w:val="left"/>
      <w:pPr>
        <w:tabs>
          <w:tab w:val="num" w:pos="1641"/>
        </w:tabs>
        <w:ind w:left="1641" w:hanging="1584"/>
      </w:pPr>
      <w:rPr>
        <w:rFonts w:hint="default"/>
      </w:rPr>
    </w:lvl>
  </w:abstractNum>
  <w:abstractNum w:abstractNumId="12" w15:restartNumberingAfterBreak="0">
    <w:nsid w:val="126F548B"/>
    <w:multiLevelType w:val="multilevel"/>
    <w:tmpl w:val="60C25C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CF3620"/>
    <w:multiLevelType w:val="hybridMultilevel"/>
    <w:tmpl w:val="0C6A9AA8"/>
    <w:lvl w:ilvl="0" w:tplc="C55C0C80">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6A7C90"/>
    <w:multiLevelType w:val="multilevel"/>
    <w:tmpl w:val="F0BC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AC7D23"/>
    <w:multiLevelType w:val="multilevel"/>
    <w:tmpl w:val="0EFE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B15867"/>
    <w:multiLevelType w:val="multilevel"/>
    <w:tmpl w:val="6F966B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F45B24"/>
    <w:multiLevelType w:val="hybridMultilevel"/>
    <w:tmpl w:val="80E675E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582550"/>
    <w:multiLevelType w:val="hybridMultilevel"/>
    <w:tmpl w:val="4566EFCC"/>
    <w:lvl w:ilvl="0" w:tplc="E8B6228C">
      <w:start w:val="3"/>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DE2FCF"/>
    <w:multiLevelType w:val="hybridMultilevel"/>
    <w:tmpl w:val="EA9C1772"/>
    <w:lvl w:ilvl="0" w:tplc="BC0E0BA2">
      <w:start w:val="3"/>
      <w:numFmt w:val="bullet"/>
      <w:lvlText w:val="-"/>
      <w:lvlJc w:val="left"/>
      <w:pPr>
        <w:ind w:left="720" w:hanging="360"/>
      </w:pPr>
      <w:rPr>
        <w:rFonts w:ascii="Segoe UI" w:eastAsia="Times New Roman" w:hAnsi="Segoe UI" w:cs="Segoe U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E21EA0"/>
    <w:multiLevelType w:val="multilevel"/>
    <w:tmpl w:val="3BC68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BF469D"/>
    <w:multiLevelType w:val="multilevel"/>
    <w:tmpl w:val="24461498"/>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F0E525"/>
    <w:multiLevelType w:val="hybridMultilevel"/>
    <w:tmpl w:val="FFFFFFFF"/>
    <w:lvl w:ilvl="0" w:tplc="596600D2">
      <w:start w:val="1"/>
      <w:numFmt w:val="bullet"/>
      <w:lvlText w:val=""/>
      <w:lvlJc w:val="left"/>
      <w:pPr>
        <w:ind w:left="720" w:hanging="360"/>
      </w:pPr>
      <w:rPr>
        <w:rFonts w:ascii="Symbol" w:hAnsi="Symbol" w:hint="default"/>
      </w:rPr>
    </w:lvl>
    <w:lvl w:ilvl="1" w:tplc="C28A9940">
      <w:start w:val="1"/>
      <w:numFmt w:val="bullet"/>
      <w:lvlText w:val="o"/>
      <w:lvlJc w:val="left"/>
      <w:pPr>
        <w:ind w:left="1440" w:hanging="360"/>
      </w:pPr>
      <w:rPr>
        <w:rFonts w:ascii="Courier New" w:hAnsi="Courier New" w:hint="default"/>
      </w:rPr>
    </w:lvl>
    <w:lvl w:ilvl="2" w:tplc="BDE46EE6">
      <w:start w:val="1"/>
      <w:numFmt w:val="bullet"/>
      <w:lvlText w:val=""/>
      <w:lvlJc w:val="left"/>
      <w:pPr>
        <w:ind w:left="2160" w:hanging="360"/>
      </w:pPr>
      <w:rPr>
        <w:rFonts w:ascii="Wingdings" w:hAnsi="Wingdings" w:hint="default"/>
      </w:rPr>
    </w:lvl>
    <w:lvl w:ilvl="3" w:tplc="E53231FC">
      <w:start w:val="1"/>
      <w:numFmt w:val="bullet"/>
      <w:lvlText w:val=""/>
      <w:lvlJc w:val="left"/>
      <w:pPr>
        <w:ind w:left="2880" w:hanging="360"/>
      </w:pPr>
      <w:rPr>
        <w:rFonts w:ascii="Symbol" w:hAnsi="Symbol" w:hint="default"/>
      </w:rPr>
    </w:lvl>
    <w:lvl w:ilvl="4" w:tplc="DAC42810">
      <w:start w:val="1"/>
      <w:numFmt w:val="bullet"/>
      <w:lvlText w:val="o"/>
      <w:lvlJc w:val="left"/>
      <w:pPr>
        <w:ind w:left="3600" w:hanging="360"/>
      </w:pPr>
      <w:rPr>
        <w:rFonts w:ascii="Courier New" w:hAnsi="Courier New" w:hint="default"/>
      </w:rPr>
    </w:lvl>
    <w:lvl w:ilvl="5" w:tplc="4A249DE4">
      <w:start w:val="1"/>
      <w:numFmt w:val="bullet"/>
      <w:lvlText w:val=""/>
      <w:lvlJc w:val="left"/>
      <w:pPr>
        <w:ind w:left="4320" w:hanging="360"/>
      </w:pPr>
      <w:rPr>
        <w:rFonts w:ascii="Wingdings" w:hAnsi="Wingdings" w:hint="default"/>
      </w:rPr>
    </w:lvl>
    <w:lvl w:ilvl="6" w:tplc="E346B1FC">
      <w:start w:val="1"/>
      <w:numFmt w:val="bullet"/>
      <w:lvlText w:val=""/>
      <w:lvlJc w:val="left"/>
      <w:pPr>
        <w:ind w:left="5040" w:hanging="360"/>
      </w:pPr>
      <w:rPr>
        <w:rFonts w:ascii="Symbol" w:hAnsi="Symbol" w:hint="default"/>
      </w:rPr>
    </w:lvl>
    <w:lvl w:ilvl="7" w:tplc="9F5E43D2">
      <w:start w:val="1"/>
      <w:numFmt w:val="bullet"/>
      <w:lvlText w:val="o"/>
      <w:lvlJc w:val="left"/>
      <w:pPr>
        <w:ind w:left="5760" w:hanging="360"/>
      </w:pPr>
      <w:rPr>
        <w:rFonts w:ascii="Courier New" w:hAnsi="Courier New" w:hint="default"/>
      </w:rPr>
    </w:lvl>
    <w:lvl w:ilvl="8" w:tplc="2DDA68B8">
      <w:start w:val="1"/>
      <w:numFmt w:val="bullet"/>
      <w:lvlText w:val=""/>
      <w:lvlJc w:val="left"/>
      <w:pPr>
        <w:ind w:left="6480" w:hanging="360"/>
      </w:pPr>
      <w:rPr>
        <w:rFonts w:ascii="Wingdings" w:hAnsi="Wingdings" w:hint="default"/>
      </w:rPr>
    </w:lvl>
  </w:abstractNum>
  <w:abstractNum w:abstractNumId="23" w15:restartNumberingAfterBreak="0">
    <w:nsid w:val="35942036"/>
    <w:multiLevelType w:val="multilevel"/>
    <w:tmpl w:val="CC70677E"/>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520" w:hanging="44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CD5FA3"/>
    <w:multiLevelType w:val="multilevel"/>
    <w:tmpl w:val="E55E01A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3A4C3396"/>
    <w:multiLevelType w:val="multilevel"/>
    <w:tmpl w:val="6312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B6547C7"/>
    <w:multiLevelType w:val="hybridMultilevel"/>
    <w:tmpl w:val="A89A90E4"/>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9C305F"/>
    <w:multiLevelType w:val="hybridMultilevel"/>
    <w:tmpl w:val="E0A6E29A"/>
    <w:lvl w:ilvl="0" w:tplc="08090017">
      <w:start w:val="1"/>
      <w:numFmt w:val="lowerLetter"/>
      <w:lvlText w:val="%1)"/>
      <w:lvlJc w:val="left"/>
      <w:pPr>
        <w:ind w:left="720" w:hanging="360"/>
      </w:pPr>
      <w:rPr>
        <w:rFonts w:hint="default"/>
      </w:rPr>
    </w:lvl>
    <w:lvl w:ilvl="1" w:tplc="B7E6A896">
      <w:start w:val="1"/>
      <w:numFmt w:val="bullet"/>
      <w:lvlText w:val="o"/>
      <w:lvlJc w:val="left"/>
      <w:pPr>
        <w:ind w:left="1440" w:hanging="360"/>
      </w:pPr>
      <w:rPr>
        <w:rFonts w:ascii="Courier New" w:hAnsi="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4E4138A"/>
    <w:multiLevelType w:val="hybridMultilevel"/>
    <w:tmpl w:val="3CFCFD30"/>
    <w:lvl w:ilvl="0" w:tplc="B6E87526">
      <w:start w:val="1"/>
      <w:numFmt w:val="bullet"/>
      <w:pStyle w:val="Bullet1"/>
      <w:lvlText w:val=""/>
      <w:lvlJc w:val="left"/>
      <w:pPr>
        <w:tabs>
          <w:tab w:val="num" w:pos="420"/>
        </w:tabs>
        <w:ind w:left="4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9686098"/>
    <w:multiLevelType w:val="hybridMultilevel"/>
    <w:tmpl w:val="EB4A1D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FF754C"/>
    <w:multiLevelType w:val="hybridMultilevel"/>
    <w:tmpl w:val="BC20C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A14565"/>
    <w:multiLevelType w:val="hybridMultilevel"/>
    <w:tmpl w:val="EE84F95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15:restartNumberingAfterBreak="0">
    <w:nsid w:val="51FF76CE"/>
    <w:multiLevelType w:val="hybridMultilevel"/>
    <w:tmpl w:val="2360A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2136875"/>
    <w:multiLevelType w:val="multilevel"/>
    <w:tmpl w:val="3E74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252369"/>
    <w:multiLevelType w:val="hybridMultilevel"/>
    <w:tmpl w:val="5EE0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DD2A93"/>
    <w:multiLevelType w:val="hybridMultilevel"/>
    <w:tmpl w:val="EE9A11CA"/>
    <w:lvl w:ilvl="0" w:tplc="04090011">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6" w15:restartNumberingAfterBreak="0">
    <w:nsid w:val="587C54C9"/>
    <w:multiLevelType w:val="hybridMultilevel"/>
    <w:tmpl w:val="D550F8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7C77EE"/>
    <w:multiLevelType w:val="hybridMultilevel"/>
    <w:tmpl w:val="83C2525C"/>
    <w:lvl w:ilvl="0" w:tplc="0ACA3626">
      <w:start w:val="1"/>
      <w:numFmt w:val="bullet"/>
      <w:pStyle w:val="Bullet2"/>
      <w:lvlText w:val=""/>
      <w:lvlJc w:val="left"/>
      <w:pPr>
        <w:tabs>
          <w:tab w:val="num" w:pos="420"/>
        </w:tabs>
        <w:ind w:left="4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EAD5C62"/>
    <w:multiLevelType w:val="multilevel"/>
    <w:tmpl w:val="A716AACA"/>
    <w:lvl w:ilvl="0">
      <w:start w:val="7"/>
      <w:numFmt w:val="decimal"/>
      <w:lvlText w:val="%1."/>
      <w:lvlJc w:val="left"/>
      <w:pPr>
        <w:ind w:left="540" w:hanging="540"/>
      </w:pPr>
      <w:rPr>
        <w:rFonts w:hint="default"/>
      </w:rPr>
    </w:lvl>
    <w:lvl w:ilvl="1">
      <w:start w:val="4"/>
      <w:numFmt w:val="decimal"/>
      <w:lvlText w:val="%1.%2."/>
      <w:lvlJc w:val="left"/>
      <w:pPr>
        <w:ind w:left="1497" w:hanging="720"/>
      </w:pPr>
      <w:rPr>
        <w:rFonts w:hint="default"/>
      </w:rPr>
    </w:lvl>
    <w:lvl w:ilvl="2">
      <w:start w:val="1"/>
      <w:numFmt w:val="decimal"/>
      <w:lvlText w:val="%1.%2.%3."/>
      <w:lvlJc w:val="left"/>
      <w:pPr>
        <w:ind w:left="2634" w:hanging="1080"/>
      </w:pPr>
      <w:rPr>
        <w:rFonts w:hint="default"/>
      </w:rPr>
    </w:lvl>
    <w:lvl w:ilvl="3">
      <w:start w:val="1"/>
      <w:numFmt w:val="decimal"/>
      <w:lvlText w:val="%1.%2.%3.%4."/>
      <w:lvlJc w:val="left"/>
      <w:pPr>
        <w:ind w:left="3411" w:hanging="1080"/>
      </w:pPr>
      <w:rPr>
        <w:rFonts w:hint="default"/>
      </w:rPr>
    </w:lvl>
    <w:lvl w:ilvl="4">
      <w:start w:val="1"/>
      <w:numFmt w:val="decimal"/>
      <w:lvlText w:val="%1.%2.%3.%4.%5."/>
      <w:lvlJc w:val="left"/>
      <w:pPr>
        <w:ind w:left="4548" w:hanging="1440"/>
      </w:pPr>
      <w:rPr>
        <w:rFonts w:hint="default"/>
      </w:rPr>
    </w:lvl>
    <w:lvl w:ilvl="5">
      <w:start w:val="1"/>
      <w:numFmt w:val="decimal"/>
      <w:lvlText w:val="%1.%2.%3.%4.%5.%6."/>
      <w:lvlJc w:val="left"/>
      <w:pPr>
        <w:ind w:left="5685" w:hanging="1800"/>
      </w:pPr>
      <w:rPr>
        <w:rFonts w:hint="default"/>
      </w:rPr>
    </w:lvl>
    <w:lvl w:ilvl="6">
      <w:start w:val="1"/>
      <w:numFmt w:val="decimal"/>
      <w:lvlText w:val="%1.%2.%3.%4.%5.%6.%7."/>
      <w:lvlJc w:val="left"/>
      <w:pPr>
        <w:ind w:left="6822" w:hanging="2160"/>
      </w:pPr>
      <w:rPr>
        <w:rFonts w:hint="default"/>
      </w:rPr>
    </w:lvl>
    <w:lvl w:ilvl="7">
      <w:start w:val="1"/>
      <w:numFmt w:val="decimal"/>
      <w:lvlText w:val="%1.%2.%3.%4.%5.%6.%7.%8."/>
      <w:lvlJc w:val="left"/>
      <w:pPr>
        <w:ind w:left="7599" w:hanging="2160"/>
      </w:pPr>
      <w:rPr>
        <w:rFonts w:hint="default"/>
      </w:rPr>
    </w:lvl>
    <w:lvl w:ilvl="8">
      <w:start w:val="1"/>
      <w:numFmt w:val="decimal"/>
      <w:lvlText w:val="%1.%2.%3.%4.%5.%6.%7.%8.%9."/>
      <w:lvlJc w:val="left"/>
      <w:pPr>
        <w:ind w:left="8736" w:hanging="2520"/>
      </w:pPr>
      <w:rPr>
        <w:rFonts w:hint="default"/>
      </w:rPr>
    </w:lvl>
  </w:abstractNum>
  <w:abstractNum w:abstractNumId="39" w15:restartNumberingAfterBreak="0">
    <w:nsid w:val="66592E81"/>
    <w:multiLevelType w:val="hybridMultilevel"/>
    <w:tmpl w:val="AC82A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4023F0"/>
    <w:multiLevelType w:val="hybridMultilevel"/>
    <w:tmpl w:val="EF540AA8"/>
    <w:lvl w:ilvl="0" w:tplc="4FDAD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9954331"/>
    <w:multiLevelType w:val="multilevel"/>
    <w:tmpl w:val="A89A90E4"/>
    <w:styleLink w:val="CurrentList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F4D293B"/>
    <w:multiLevelType w:val="hybridMultilevel"/>
    <w:tmpl w:val="69042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FD16BC"/>
    <w:multiLevelType w:val="hybridMultilevel"/>
    <w:tmpl w:val="A79A5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4774E1D"/>
    <w:multiLevelType w:val="multilevel"/>
    <w:tmpl w:val="D9705D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C361EA"/>
    <w:multiLevelType w:val="multilevel"/>
    <w:tmpl w:val="1BBC5900"/>
    <w:lvl w:ilvl="0">
      <w:start w:val="1"/>
      <w:numFmt w:val="decimal"/>
      <w:lvlText w:val="%1."/>
      <w:lvlJc w:val="left"/>
      <w:pPr>
        <w:ind w:left="720" w:hanging="360"/>
      </w:pPr>
      <w:rPr>
        <w:rFonts w:hint="default"/>
      </w:rPr>
    </w:lvl>
    <w:lvl w:ilvl="1">
      <w:start w:val="13"/>
      <w:numFmt w:val="decimal"/>
      <w:isLgl/>
      <w:lvlText w:val="%1.%2"/>
      <w:lvlJc w:val="left"/>
      <w:pPr>
        <w:ind w:left="980" w:hanging="6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C22681A"/>
    <w:multiLevelType w:val="hybridMultilevel"/>
    <w:tmpl w:val="EEB06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F995239"/>
    <w:multiLevelType w:val="multilevel"/>
    <w:tmpl w:val="834C871C"/>
    <w:styleLink w:val="CurrentList1"/>
    <w:lvl w:ilvl="0">
      <w:start w:val="1"/>
      <w:numFmt w:val="decimal"/>
      <w:lvlText w:val="%1"/>
      <w:lvlJc w:val="right"/>
      <w:pPr>
        <w:tabs>
          <w:tab w:val="num" w:pos="432"/>
        </w:tabs>
        <w:ind w:left="432" w:hanging="14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661036820">
    <w:abstractNumId w:val="22"/>
  </w:num>
  <w:num w:numId="2" w16cid:durableId="152989335">
    <w:abstractNumId w:val="11"/>
  </w:num>
  <w:num w:numId="3" w16cid:durableId="164319432">
    <w:abstractNumId w:val="28"/>
  </w:num>
  <w:num w:numId="4" w16cid:durableId="1098908809">
    <w:abstractNumId w:val="37"/>
  </w:num>
  <w:num w:numId="5" w16cid:durableId="1930044775">
    <w:abstractNumId w:val="35"/>
  </w:num>
  <w:num w:numId="6" w16cid:durableId="31467843">
    <w:abstractNumId w:val="44"/>
  </w:num>
  <w:num w:numId="7" w16cid:durableId="1953316723">
    <w:abstractNumId w:val="42"/>
  </w:num>
  <w:num w:numId="8" w16cid:durableId="1703627261">
    <w:abstractNumId w:val="19"/>
  </w:num>
  <w:num w:numId="9" w16cid:durableId="1529642233">
    <w:abstractNumId w:val="18"/>
  </w:num>
  <w:num w:numId="10" w16cid:durableId="836456390">
    <w:abstractNumId w:val="13"/>
  </w:num>
  <w:num w:numId="11" w16cid:durableId="190999588">
    <w:abstractNumId w:val="45"/>
  </w:num>
  <w:num w:numId="12" w16cid:durableId="1325663892">
    <w:abstractNumId w:val="10"/>
  </w:num>
  <w:num w:numId="13" w16cid:durableId="1860974150">
    <w:abstractNumId w:val="31"/>
  </w:num>
  <w:num w:numId="14" w16cid:durableId="347484328">
    <w:abstractNumId w:val="30"/>
  </w:num>
  <w:num w:numId="15" w16cid:durableId="1809130962">
    <w:abstractNumId w:val="40"/>
  </w:num>
  <w:num w:numId="16" w16cid:durableId="170991927">
    <w:abstractNumId w:val="39"/>
  </w:num>
  <w:num w:numId="17" w16cid:durableId="728726554">
    <w:abstractNumId w:val="34"/>
  </w:num>
  <w:num w:numId="18" w16cid:durableId="236865266">
    <w:abstractNumId w:val="29"/>
  </w:num>
  <w:num w:numId="19" w16cid:durableId="388303473">
    <w:abstractNumId w:val="47"/>
  </w:num>
  <w:num w:numId="20" w16cid:durableId="2131892292">
    <w:abstractNumId w:val="11"/>
  </w:num>
  <w:num w:numId="21" w16cid:durableId="1980841235">
    <w:abstractNumId w:val="11"/>
  </w:num>
  <w:num w:numId="22" w16cid:durableId="1711758429">
    <w:abstractNumId w:val="11"/>
  </w:num>
  <w:num w:numId="23" w16cid:durableId="1614433533">
    <w:abstractNumId w:val="11"/>
  </w:num>
  <w:num w:numId="24" w16cid:durableId="574976981">
    <w:abstractNumId w:val="0"/>
  </w:num>
  <w:num w:numId="25" w16cid:durableId="1520781365">
    <w:abstractNumId w:val="1"/>
  </w:num>
  <w:num w:numId="26" w16cid:durableId="1470971422">
    <w:abstractNumId w:val="2"/>
  </w:num>
  <w:num w:numId="27" w16cid:durableId="1065565667">
    <w:abstractNumId w:val="3"/>
  </w:num>
  <w:num w:numId="28" w16cid:durableId="1594975360">
    <w:abstractNumId w:val="8"/>
  </w:num>
  <w:num w:numId="29" w16cid:durableId="1873227172">
    <w:abstractNumId w:val="4"/>
  </w:num>
  <w:num w:numId="30" w16cid:durableId="2096703294">
    <w:abstractNumId w:val="5"/>
  </w:num>
  <w:num w:numId="31" w16cid:durableId="270206768">
    <w:abstractNumId w:val="6"/>
  </w:num>
  <w:num w:numId="32" w16cid:durableId="2069330687">
    <w:abstractNumId w:val="7"/>
  </w:num>
  <w:num w:numId="33" w16cid:durableId="1598443633">
    <w:abstractNumId w:val="9"/>
  </w:num>
  <w:num w:numId="34" w16cid:durableId="508062175">
    <w:abstractNumId w:val="27"/>
  </w:num>
  <w:num w:numId="35" w16cid:durableId="1587761367">
    <w:abstractNumId w:val="26"/>
  </w:num>
  <w:num w:numId="36" w16cid:durableId="1756197212">
    <w:abstractNumId w:val="41"/>
  </w:num>
  <w:num w:numId="37" w16cid:durableId="1738747709">
    <w:abstractNumId w:val="36"/>
  </w:num>
  <w:num w:numId="38" w16cid:durableId="96484039">
    <w:abstractNumId w:val="17"/>
  </w:num>
  <w:num w:numId="39" w16cid:durableId="20809007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15750391">
    <w:abstractNumId w:val="11"/>
  </w:num>
  <w:num w:numId="41" w16cid:durableId="1837113121">
    <w:abstractNumId w:val="11"/>
  </w:num>
  <w:num w:numId="42" w16cid:durableId="1076247961">
    <w:abstractNumId w:val="11"/>
  </w:num>
  <w:num w:numId="43" w16cid:durableId="1019545128">
    <w:abstractNumId w:val="11"/>
  </w:num>
  <w:num w:numId="44" w16cid:durableId="1907375458">
    <w:abstractNumId w:val="11"/>
  </w:num>
  <w:num w:numId="45" w16cid:durableId="598564479">
    <w:abstractNumId w:val="11"/>
  </w:num>
  <w:num w:numId="46" w16cid:durableId="1206715683">
    <w:abstractNumId w:val="11"/>
  </w:num>
  <w:num w:numId="47" w16cid:durableId="1246957419">
    <w:abstractNumId w:val="11"/>
  </w:num>
  <w:num w:numId="48" w16cid:durableId="1526943508">
    <w:abstractNumId w:val="24"/>
  </w:num>
  <w:num w:numId="49" w16cid:durableId="374623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56713115">
    <w:abstractNumId w:val="11"/>
  </w:num>
  <w:num w:numId="51" w16cid:durableId="11747646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059862909">
    <w:abstractNumId w:val="11"/>
  </w:num>
  <w:num w:numId="53" w16cid:durableId="12664211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560243653">
    <w:abstractNumId w:val="11"/>
  </w:num>
  <w:num w:numId="55" w16cid:durableId="40372843">
    <w:abstractNumId w:val="11"/>
  </w:num>
  <w:num w:numId="56" w16cid:durableId="1057972344">
    <w:abstractNumId w:val="11"/>
  </w:num>
  <w:num w:numId="57" w16cid:durableId="16089288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998612837">
    <w:abstractNumId w:val="32"/>
  </w:num>
  <w:num w:numId="59" w16cid:durableId="210364470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30764427">
    <w:abstractNumId w:val="11"/>
  </w:num>
  <w:num w:numId="61" w16cid:durableId="1925600326">
    <w:abstractNumId w:val="11"/>
  </w:num>
  <w:num w:numId="62" w16cid:durableId="2108965647">
    <w:abstractNumId w:val="20"/>
  </w:num>
  <w:num w:numId="63" w16cid:durableId="1340810327">
    <w:abstractNumId w:val="23"/>
  </w:num>
  <w:num w:numId="64" w16cid:durableId="1366373691">
    <w:abstractNumId w:val="33"/>
  </w:num>
  <w:num w:numId="65" w16cid:durableId="1229076915">
    <w:abstractNumId w:val="11"/>
    <w:lvlOverride w:ilvl="0">
      <w:startOverride w:val="16"/>
    </w:lvlOverride>
    <w:lvlOverride w:ilvl="1">
      <w:startOverride w:val="1"/>
    </w:lvlOverride>
  </w:num>
  <w:num w:numId="66" w16cid:durableId="62720910">
    <w:abstractNumId w:val="12"/>
  </w:num>
  <w:num w:numId="67" w16cid:durableId="1134255994">
    <w:abstractNumId w:val="16"/>
  </w:num>
  <w:num w:numId="68" w16cid:durableId="286087918">
    <w:abstractNumId w:val="11"/>
  </w:num>
  <w:num w:numId="69" w16cid:durableId="17384792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943413823">
    <w:abstractNumId w:val="11"/>
  </w:num>
  <w:num w:numId="71" w16cid:durableId="27607000">
    <w:abstractNumId w:val="46"/>
  </w:num>
  <w:num w:numId="72" w16cid:durableId="1547257864">
    <w:abstractNumId w:val="15"/>
  </w:num>
  <w:num w:numId="73" w16cid:durableId="1627665566">
    <w:abstractNumId w:val="43"/>
  </w:num>
  <w:num w:numId="74" w16cid:durableId="2145078006">
    <w:abstractNumId w:val="14"/>
  </w:num>
  <w:num w:numId="75" w16cid:durableId="276525816">
    <w:abstractNumId w:val="21"/>
  </w:num>
  <w:num w:numId="76" w16cid:durableId="1725524328">
    <w:abstractNumId w:val="25"/>
  </w:num>
  <w:num w:numId="77" w16cid:durableId="12934380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655843604">
    <w:abstractNumId w:val="11"/>
  </w:num>
  <w:num w:numId="79" w16cid:durableId="1810436750">
    <w:abstractNumId w:val="11"/>
  </w:num>
  <w:num w:numId="80" w16cid:durableId="1259632599">
    <w:abstractNumId w:val="11"/>
  </w:num>
  <w:num w:numId="81" w16cid:durableId="1896351065">
    <w:abstractNumId w:val="11"/>
  </w:num>
  <w:num w:numId="82" w16cid:durableId="1596284223">
    <w:abstractNumId w:val="11"/>
  </w:num>
  <w:num w:numId="83" w16cid:durableId="1599487980">
    <w:abstractNumId w:val="11"/>
  </w:num>
  <w:num w:numId="84" w16cid:durableId="1247610505">
    <w:abstractNumId w:val="11"/>
  </w:num>
  <w:num w:numId="85" w16cid:durableId="1174999423">
    <w:abstractNumId w:val="11"/>
  </w:num>
  <w:num w:numId="86" w16cid:durableId="926619405">
    <w:abstractNumId w:val="11"/>
    <w:lvlOverride w:ilvl="0">
      <w:startOverride w:val="7"/>
    </w:lvlOverride>
    <w:lvlOverride w:ilvl="1">
      <w:startOverride w:val="4"/>
    </w:lvlOverride>
    <w:lvlOverride w:ilvl="2">
      <w:startOverride w:val="1"/>
    </w:lvlOverride>
  </w:num>
  <w:num w:numId="87" w16cid:durableId="2029022123">
    <w:abstractNumId w:val="11"/>
    <w:lvlOverride w:ilvl="0">
      <w:startOverride w:val="7"/>
    </w:lvlOverride>
    <w:lvlOverride w:ilvl="1">
      <w:startOverride w:val="4"/>
    </w:lvlOverride>
    <w:lvlOverride w:ilvl="2">
      <w:startOverride w:val="1"/>
    </w:lvlOverride>
  </w:num>
  <w:num w:numId="88" w16cid:durableId="1482037794">
    <w:abstractNumId w:val="11"/>
    <w:lvlOverride w:ilvl="0">
      <w:startOverride w:val="7"/>
    </w:lvlOverride>
    <w:lvlOverride w:ilvl="1">
      <w:startOverride w:val="5"/>
    </w:lvlOverride>
  </w:num>
  <w:num w:numId="89" w16cid:durableId="1617559731">
    <w:abstractNumId w:val="11"/>
    <w:lvlOverride w:ilvl="0">
      <w:startOverride w:val="7"/>
    </w:lvlOverride>
    <w:lvlOverride w:ilvl="1">
      <w:startOverride w:val="4"/>
    </w:lvlOverride>
    <w:lvlOverride w:ilvl="2">
      <w:startOverride w:val="2"/>
    </w:lvlOverride>
  </w:num>
  <w:num w:numId="90" w16cid:durableId="1678531493">
    <w:abstractNumId w:val="11"/>
    <w:lvlOverride w:ilvl="0">
      <w:startOverride w:val="7"/>
    </w:lvlOverride>
    <w:lvlOverride w:ilvl="1">
      <w:startOverride w:val="4"/>
    </w:lvlOverride>
    <w:lvlOverride w:ilvl="2">
      <w:startOverride w:val="2"/>
    </w:lvlOverride>
  </w:num>
  <w:num w:numId="91" w16cid:durableId="113209204">
    <w:abstractNumId w:val="11"/>
    <w:lvlOverride w:ilvl="0">
      <w:startOverride w:val="7"/>
    </w:lvlOverride>
    <w:lvlOverride w:ilvl="1">
      <w:startOverride w:val="4"/>
    </w:lvlOverride>
    <w:lvlOverride w:ilvl="2">
      <w:startOverride w:val="2"/>
    </w:lvlOverride>
  </w:num>
  <w:num w:numId="92" w16cid:durableId="763112137">
    <w:abstractNumId w:val="11"/>
    <w:lvlOverride w:ilvl="0">
      <w:startOverride w:val="7"/>
    </w:lvlOverride>
    <w:lvlOverride w:ilvl="1">
      <w:startOverride w:val="4"/>
    </w:lvlOverride>
    <w:lvlOverride w:ilvl="2">
      <w:startOverride w:val="3"/>
    </w:lvlOverride>
  </w:num>
  <w:num w:numId="93" w16cid:durableId="465901624">
    <w:abstractNumId w:val="11"/>
    <w:lvlOverride w:ilvl="0">
      <w:startOverride w:val="7"/>
    </w:lvlOverride>
    <w:lvlOverride w:ilvl="1">
      <w:startOverride w:val="4"/>
    </w:lvlOverride>
    <w:lvlOverride w:ilvl="2">
      <w:startOverride w:val="3"/>
    </w:lvlOverride>
  </w:num>
  <w:num w:numId="94" w16cid:durableId="200023525">
    <w:abstractNumId w:val="11"/>
    <w:lvlOverride w:ilvl="0">
      <w:startOverride w:val="7"/>
    </w:lvlOverride>
    <w:lvlOverride w:ilvl="1">
      <w:startOverride w:val="4"/>
    </w:lvlOverride>
    <w:lvlOverride w:ilvl="2">
      <w:startOverride w:val="4"/>
    </w:lvlOverride>
  </w:num>
  <w:num w:numId="95" w16cid:durableId="1298101916">
    <w:abstractNumId w:val="11"/>
    <w:lvlOverride w:ilvl="0">
      <w:startOverride w:val="7"/>
    </w:lvlOverride>
    <w:lvlOverride w:ilvl="1">
      <w:startOverride w:val="4"/>
    </w:lvlOverride>
    <w:lvlOverride w:ilvl="2">
      <w:startOverride w:val="4"/>
    </w:lvlOverride>
  </w:num>
  <w:num w:numId="96" w16cid:durableId="2067217749">
    <w:abstractNumId w:val="11"/>
    <w:lvlOverride w:ilvl="0">
      <w:startOverride w:val="7"/>
    </w:lvlOverride>
    <w:lvlOverride w:ilvl="1">
      <w:startOverride w:val="4"/>
    </w:lvlOverride>
    <w:lvlOverride w:ilvl="2">
      <w:startOverride w:val="4"/>
    </w:lvlOverride>
  </w:num>
  <w:num w:numId="97" w16cid:durableId="1126391369">
    <w:abstractNumId w:val="38"/>
  </w:num>
  <w:num w:numId="98" w16cid:durableId="162596047">
    <w:abstractNumId w:val="11"/>
    <w:lvlOverride w:ilvl="0">
      <w:startOverride w:val="7"/>
    </w:lvlOverride>
    <w:lvlOverride w:ilvl="1">
      <w:startOverride w:val="4"/>
    </w:lvlOverride>
    <w:lvlOverride w:ilvl="2">
      <w:startOverride w:val="4"/>
    </w:lvlOverride>
  </w:num>
  <w:num w:numId="99" w16cid:durableId="781606511">
    <w:abstractNumId w:val="11"/>
    <w:lvlOverride w:ilvl="0">
      <w:startOverride w:val="7"/>
    </w:lvlOverride>
    <w:lvlOverride w:ilvl="1">
      <w:startOverride w:val="4"/>
    </w:lvlOverride>
    <w:lvlOverride w:ilvl="2">
      <w:startOverride w:val="4"/>
    </w:lvlOverride>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E51"/>
    <w:rsid w:val="0000048A"/>
    <w:rsid w:val="00000495"/>
    <w:rsid w:val="000012F9"/>
    <w:rsid w:val="0000136C"/>
    <w:rsid w:val="00001CD2"/>
    <w:rsid w:val="000027C7"/>
    <w:rsid w:val="00002E57"/>
    <w:rsid w:val="00003785"/>
    <w:rsid w:val="00003838"/>
    <w:rsid w:val="00003E2C"/>
    <w:rsid w:val="00004E0A"/>
    <w:rsid w:val="00004E67"/>
    <w:rsid w:val="00005C07"/>
    <w:rsid w:val="0000604A"/>
    <w:rsid w:val="00006088"/>
    <w:rsid w:val="000062DF"/>
    <w:rsid w:val="00007436"/>
    <w:rsid w:val="00010028"/>
    <w:rsid w:val="00010757"/>
    <w:rsid w:val="00010942"/>
    <w:rsid w:val="00011DBB"/>
    <w:rsid w:val="00011E98"/>
    <w:rsid w:val="00012832"/>
    <w:rsid w:val="000129FE"/>
    <w:rsid w:val="000139E4"/>
    <w:rsid w:val="00013C9B"/>
    <w:rsid w:val="00014924"/>
    <w:rsid w:val="000156DA"/>
    <w:rsid w:val="000158EB"/>
    <w:rsid w:val="00015DA2"/>
    <w:rsid w:val="00015E0B"/>
    <w:rsid w:val="00015EED"/>
    <w:rsid w:val="000162C0"/>
    <w:rsid w:val="0001707E"/>
    <w:rsid w:val="00017139"/>
    <w:rsid w:val="000176DA"/>
    <w:rsid w:val="000177E4"/>
    <w:rsid w:val="00017A16"/>
    <w:rsid w:val="00017F16"/>
    <w:rsid w:val="0002056A"/>
    <w:rsid w:val="000206AF"/>
    <w:rsid w:val="00020753"/>
    <w:rsid w:val="00020CB3"/>
    <w:rsid w:val="00020D93"/>
    <w:rsid w:val="00021427"/>
    <w:rsid w:val="00022A84"/>
    <w:rsid w:val="00022D47"/>
    <w:rsid w:val="00025BE1"/>
    <w:rsid w:val="0002624F"/>
    <w:rsid w:val="000266B6"/>
    <w:rsid w:val="000274B1"/>
    <w:rsid w:val="000275BD"/>
    <w:rsid w:val="000302B7"/>
    <w:rsid w:val="000306F5"/>
    <w:rsid w:val="000307DE"/>
    <w:rsid w:val="00030C25"/>
    <w:rsid w:val="00031244"/>
    <w:rsid w:val="00031704"/>
    <w:rsid w:val="00031DD9"/>
    <w:rsid w:val="000322B9"/>
    <w:rsid w:val="00034874"/>
    <w:rsid w:val="000349F4"/>
    <w:rsid w:val="00034B1C"/>
    <w:rsid w:val="00034BB4"/>
    <w:rsid w:val="00035F7E"/>
    <w:rsid w:val="000363C9"/>
    <w:rsid w:val="000363ED"/>
    <w:rsid w:val="00036EEC"/>
    <w:rsid w:val="000372A0"/>
    <w:rsid w:val="00040117"/>
    <w:rsid w:val="00040516"/>
    <w:rsid w:val="00040530"/>
    <w:rsid w:val="00040B4C"/>
    <w:rsid w:val="0004132B"/>
    <w:rsid w:val="000414ED"/>
    <w:rsid w:val="0004162C"/>
    <w:rsid w:val="000419C5"/>
    <w:rsid w:val="00041BAE"/>
    <w:rsid w:val="00042621"/>
    <w:rsid w:val="00042696"/>
    <w:rsid w:val="00042775"/>
    <w:rsid w:val="0004301C"/>
    <w:rsid w:val="000430A5"/>
    <w:rsid w:val="00043158"/>
    <w:rsid w:val="00043165"/>
    <w:rsid w:val="00043A57"/>
    <w:rsid w:val="00044C3C"/>
    <w:rsid w:val="00045212"/>
    <w:rsid w:val="00045A86"/>
    <w:rsid w:val="00046F4A"/>
    <w:rsid w:val="0004731F"/>
    <w:rsid w:val="00047931"/>
    <w:rsid w:val="00047D62"/>
    <w:rsid w:val="00047EA6"/>
    <w:rsid w:val="00050BE8"/>
    <w:rsid w:val="00050E7C"/>
    <w:rsid w:val="000514D3"/>
    <w:rsid w:val="00051906"/>
    <w:rsid w:val="00051C37"/>
    <w:rsid w:val="00051DA8"/>
    <w:rsid w:val="0005235D"/>
    <w:rsid w:val="000534F0"/>
    <w:rsid w:val="00053908"/>
    <w:rsid w:val="00053999"/>
    <w:rsid w:val="00054509"/>
    <w:rsid w:val="00054793"/>
    <w:rsid w:val="00054A15"/>
    <w:rsid w:val="00054F0B"/>
    <w:rsid w:val="00055256"/>
    <w:rsid w:val="00056282"/>
    <w:rsid w:val="000574FA"/>
    <w:rsid w:val="00060836"/>
    <w:rsid w:val="00060C97"/>
    <w:rsid w:val="00060D35"/>
    <w:rsid w:val="00060D56"/>
    <w:rsid w:val="00061542"/>
    <w:rsid w:val="00061F71"/>
    <w:rsid w:val="00062029"/>
    <w:rsid w:val="000629E9"/>
    <w:rsid w:val="00062E39"/>
    <w:rsid w:val="000646B7"/>
    <w:rsid w:val="00064A8C"/>
    <w:rsid w:val="00065A03"/>
    <w:rsid w:val="00065A97"/>
    <w:rsid w:val="000660EB"/>
    <w:rsid w:val="00066B79"/>
    <w:rsid w:val="00066D6D"/>
    <w:rsid w:val="00067761"/>
    <w:rsid w:val="00067F0B"/>
    <w:rsid w:val="0007067B"/>
    <w:rsid w:val="000714DB"/>
    <w:rsid w:val="00071C23"/>
    <w:rsid w:val="00071D77"/>
    <w:rsid w:val="000721BC"/>
    <w:rsid w:val="0007271C"/>
    <w:rsid w:val="000728B7"/>
    <w:rsid w:val="00072BB0"/>
    <w:rsid w:val="000734AB"/>
    <w:rsid w:val="00073893"/>
    <w:rsid w:val="00074D65"/>
    <w:rsid w:val="000766BB"/>
    <w:rsid w:val="00076868"/>
    <w:rsid w:val="0007697C"/>
    <w:rsid w:val="00076988"/>
    <w:rsid w:val="00076C7E"/>
    <w:rsid w:val="00076E7A"/>
    <w:rsid w:val="0007707A"/>
    <w:rsid w:val="0007712A"/>
    <w:rsid w:val="00077316"/>
    <w:rsid w:val="00077373"/>
    <w:rsid w:val="000773A9"/>
    <w:rsid w:val="00077490"/>
    <w:rsid w:val="00077978"/>
    <w:rsid w:val="00077CA5"/>
    <w:rsid w:val="00080552"/>
    <w:rsid w:val="0008101E"/>
    <w:rsid w:val="00081025"/>
    <w:rsid w:val="000825B3"/>
    <w:rsid w:val="0008274E"/>
    <w:rsid w:val="00083663"/>
    <w:rsid w:val="000839D8"/>
    <w:rsid w:val="00083F21"/>
    <w:rsid w:val="000847CC"/>
    <w:rsid w:val="00084BCA"/>
    <w:rsid w:val="00085214"/>
    <w:rsid w:val="00085870"/>
    <w:rsid w:val="0008606C"/>
    <w:rsid w:val="00086C7A"/>
    <w:rsid w:val="0008792B"/>
    <w:rsid w:val="000879C5"/>
    <w:rsid w:val="00087A65"/>
    <w:rsid w:val="000907DE"/>
    <w:rsid w:val="000921F9"/>
    <w:rsid w:val="000927A2"/>
    <w:rsid w:val="00092FB1"/>
    <w:rsid w:val="0009360E"/>
    <w:rsid w:val="00093B26"/>
    <w:rsid w:val="00094624"/>
    <w:rsid w:val="00094AAE"/>
    <w:rsid w:val="00094CBA"/>
    <w:rsid w:val="000956EB"/>
    <w:rsid w:val="00095BDC"/>
    <w:rsid w:val="000960C8"/>
    <w:rsid w:val="000965C4"/>
    <w:rsid w:val="00096854"/>
    <w:rsid w:val="00096AC8"/>
    <w:rsid w:val="000A0317"/>
    <w:rsid w:val="000A0690"/>
    <w:rsid w:val="000A088A"/>
    <w:rsid w:val="000A096F"/>
    <w:rsid w:val="000A0CCD"/>
    <w:rsid w:val="000A0EF7"/>
    <w:rsid w:val="000A10A2"/>
    <w:rsid w:val="000A12BC"/>
    <w:rsid w:val="000A12EB"/>
    <w:rsid w:val="000A17C2"/>
    <w:rsid w:val="000A19A8"/>
    <w:rsid w:val="000A222F"/>
    <w:rsid w:val="000A2553"/>
    <w:rsid w:val="000A3411"/>
    <w:rsid w:val="000A3605"/>
    <w:rsid w:val="000A3657"/>
    <w:rsid w:val="000A3A9C"/>
    <w:rsid w:val="000A3E90"/>
    <w:rsid w:val="000A40FD"/>
    <w:rsid w:val="000A41A8"/>
    <w:rsid w:val="000A5045"/>
    <w:rsid w:val="000A5517"/>
    <w:rsid w:val="000A5C5C"/>
    <w:rsid w:val="000A5FAC"/>
    <w:rsid w:val="000A622C"/>
    <w:rsid w:val="000A641C"/>
    <w:rsid w:val="000A657B"/>
    <w:rsid w:val="000A7602"/>
    <w:rsid w:val="000A76E3"/>
    <w:rsid w:val="000B0D64"/>
    <w:rsid w:val="000B1619"/>
    <w:rsid w:val="000B22B9"/>
    <w:rsid w:val="000B2D35"/>
    <w:rsid w:val="000B33FB"/>
    <w:rsid w:val="000B3642"/>
    <w:rsid w:val="000B379F"/>
    <w:rsid w:val="000B5185"/>
    <w:rsid w:val="000B623A"/>
    <w:rsid w:val="000B62E6"/>
    <w:rsid w:val="000B7036"/>
    <w:rsid w:val="000B7524"/>
    <w:rsid w:val="000B76E2"/>
    <w:rsid w:val="000B775B"/>
    <w:rsid w:val="000B79DE"/>
    <w:rsid w:val="000B7D4A"/>
    <w:rsid w:val="000B7EB1"/>
    <w:rsid w:val="000C003F"/>
    <w:rsid w:val="000C030F"/>
    <w:rsid w:val="000C074A"/>
    <w:rsid w:val="000C1A12"/>
    <w:rsid w:val="000C2F07"/>
    <w:rsid w:val="000C3776"/>
    <w:rsid w:val="000C482B"/>
    <w:rsid w:val="000C4B2F"/>
    <w:rsid w:val="000C4CC0"/>
    <w:rsid w:val="000C5165"/>
    <w:rsid w:val="000C5253"/>
    <w:rsid w:val="000C5ADB"/>
    <w:rsid w:val="000C5F0C"/>
    <w:rsid w:val="000C6177"/>
    <w:rsid w:val="000C68DB"/>
    <w:rsid w:val="000C6ED4"/>
    <w:rsid w:val="000C7066"/>
    <w:rsid w:val="000C723D"/>
    <w:rsid w:val="000C753C"/>
    <w:rsid w:val="000C7965"/>
    <w:rsid w:val="000C7CDB"/>
    <w:rsid w:val="000D0336"/>
    <w:rsid w:val="000D13B4"/>
    <w:rsid w:val="000D178E"/>
    <w:rsid w:val="000D1E8E"/>
    <w:rsid w:val="000D273A"/>
    <w:rsid w:val="000D2771"/>
    <w:rsid w:val="000D2A8A"/>
    <w:rsid w:val="000D2C2D"/>
    <w:rsid w:val="000D2DF0"/>
    <w:rsid w:val="000D3D48"/>
    <w:rsid w:val="000D3D9C"/>
    <w:rsid w:val="000D43DE"/>
    <w:rsid w:val="000D4523"/>
    <w:rsid w:val="000D4B15"/>
    <w:rsid w:val="000D4CE9"/>
    <w:rsid w:val="000D4F31"/>
    <w:rsid w:val="000D5034"/>
    <w:rsid w:val="000D525A"/>
    <w:rsid w:val="000D55DE"/>
    <w:rsid w:val="000D74ED"/>
    <w:rsid w:val="000D7598"/>
    <w:rsid w:val="000D7E7B"/>
    <w:rsid w:val="000E03A0"/>
    <w:rsid w:val="000E07DC"/>
    <w:rsid w:val="000E1C3A"/>
    <w:rsid w:val="000E25F6"/>
    <w:rsid w:val="000E279A"/>
    <w:rsid w:val="000E51A3"/>
    <w:rsid w:val="000E57DC"/>
    <w:rsid w:val="000E6798"/>
    <w:rsid w:val="000E6A41"/>
    <w:rsid w:val="000E73F4"/>
    <w:rsid w:val="000E745D"/>
    <w:rsid w:val="000E7666"/>
    <w:rsid w:val="000F0DB6"/>
    <w:rsid w:val="000F0E43"/>
    <w:rsid w:val="000F1410"/>
    <w:rsid w:val="000F1581"/>
    <w:rsid w:val="000F2064"/>
    <w:rsid w:val="000F31DB"/>
    <w:rsid w:val="000F329C"/>
    <w:rsid w:val="000F3A6F"/>
    <w:rsid w:val="000F3AF8"/>
    <w:rsid w:val="000F3ED0"/>
    <w:rsid w:val="000F42C4"/>
    <w:rsid w:val="000F4595"/>
    <w:rsid w:val="000F65F8"/>
    <w:rsid w:val="000F7C75"/>
    <w:rsid w:val="001013AE"/>
    <w:rsid w:val="0010176F"/>
    <w:rsid w:val="00101906"/>
    <w:rsid w:val="00101D15"/>
    <w:rsid w:val="00102777"/>
    <w:rsid w:val="00103726"/>
    <w:rsid w:val="001044A2"/>
    <w:rsid w:val="00104980"/>
    <w:rsid w:val="00104DA7"/>
    <w:rsid w:val="00104FB2"/>
    <w:rsid w:val="001052E9"/>
    <w:rsid w:val="00105B1A"/>
    <w:rsid w:val="001062E8"/>
    <w:rsid w:val="001067D1"/>
    <w:rsid w:val="00107434"/>
    <w:rsid w:val="0011022B"/>
    <w:rsid w:val="0011049B"/>
    <w:rsid w:val="00110DBF"/>
    <w:rsid w:val="00110E65"/>
    <w:rsid w:val="00110F53"/>
    <w:rsid w:val="00111B20"/>
    <w:rsid w:val="00112090"/>
    <w:rsid w:val="00113334"/>
    <w:rsid w:val="00113EDB"/>
    <w:rsid w:val="001152CE"/>
    <w:rsid w:val="001164EA"/>
    <w:rsid w:val="00116A63"/>
    <w:rsid w:val="00116F9E"/>
    <w:rsid w:val="001170E2"/>
    <w:rsid w:val="00117A11"/>
    <w:rsid w:val="00120068"/>
    <w:rsid w:val="0012064C"/>
    <w:rsid w:val="00120BFA"/>
    <w:rsid w:val="00120FD5"/>
    <w:rsid w:val="00122826"/>
    <w:rsid w:val="00122F28"/>
    <w:rsid w:val="001230A9"/>
    <w:rsid w:val="001232E4"/>
    <w:rsid w:val="00123524"/>
    <w:rsid w:val="00123D10"/>
    <w:rsid w:val="00124110"/>
    <w:rsid w:val="00124C21"/>
    <w:rsid w:val="00124C9D"/>
    <w:rsid w:val="001265AD"/>
    <w:rsid w:val="001265F7"/>
    <w:rsid w:val="00127160"/>
    <w:rsid w:val="001271E1"/>
    <w:rsid w:val="0012FCBF"/>
    <w:rsid w:val="001301F1"/>
    <w:rsid w:val="00131220"/>
    <w:rsid w:val="00131590"/>
    <w:rsid w:val="00131C8B"/>
    <w:rsid w:val="00131DDD"/>
    <w:rsid w:val="0013233B"/>
    <w:rsid w:val="00132675"/>
    <w:rsid w:val="00133096"/>
    <w:rsid w:val="00133CB0"/>
    <w:rsid w:val="001340FB"/>
    <w:rsid w:val="001349A8"/>
    <w:rsid w:val="00135596"/>
    <w:rsid w:val="00135AD0"/>
    <w:rsid w:val="00135C81"/>
    <w:rsid w:val="00136279"/>
    <w:rsid w:val="00136395"/>
    <w:rsid w:val="001371DD"/>
    <w:rsid w:val="001371F2"/>
    <w:rsid w:val="00137A78"/>
    <w:rsid w:val="00137B90"/>
    <w:rsid w:val="001417F7"/>
    <w:rsid w:val="00141B70"/>
    <w:rsid w:val="00141C9F"/>
    <w:rsid w:val="001422A7"/>
    <w:rsid w:val="00142D06"/>
    <w:rsid w:val="001437D8"/>
    <w:rsid w:val="00143D1B"/>
    <w:rsid w:val="00144249"/>
    <w:rsid w:val="0014483D"/>
    <w:rsid w:val="00144C50"/>
    <w:rsid w:val="0014526D"/>
    <w:rsid w:val="00145538"/>
    <w:rsid w:val="001458F0"/>
    <w:rsid w:val="001462E4"/>
    <w:rsid w:val="00146895"/>
    <w:rsid w:val="00150187"/>
    <w:rsid w:val="001502FA"/>
    <w:rsid w:val="00150E65"/>
    <w:rsid w:val="00151BC4"/>
    <w:rsid w:val="001523A4"/>
    <w:rsid w:val="00152680"/>
    <w:rsid w:val="0015341D"/>
    <w:rsid w:val="00153617"/>
    <w:rsid w:val="00153946"/>
    <w:rsid w:val="00154D72"/>
    <w:rsid w:val="0015538F"/>
    <w:rsid w:val="001559BD"/>
    <w:rsid w:val="00155CA4"/>
    <w:rsid w:val="0015602A"/>
    <w:rsid w:val="001566AB"/>
    <w:rsid w:val="00156937"/>
    <w:rsid w:val="00156FB4"/>
    <w:rsid w:val="001577B3"/>
    <w:rsid w:val="00157CB0"/>
    <w:rsid w:val="001603CC"/>
    <w:rsid w:val="00161275"/>
    <w:rsid w:val="001612E9"/>
    <w:rsid w:val="00161ADF"/>
    <w:rsid w:val="00161CD4"/>
    <w:rsid w:val="001623F3"/>
    <w:rsid w:val="00163D6E"/>
    <w:rsid w:val="00164245"/>
    <w:rsid w:val="00164B60"/>
    <w:rsid w:val="00164BA2"/>
    <w:rsid w:val="0016607D"/>
    <w:rsid w:val="00166691"/>
    <w:rsid w:val="00166AEA"/>
    <w:rsid w:val="00166C34"/>
    <w:rsid w:val="001672B9"/>
    <w:rsid w:val="001677FA"/>
    <w:rsid w:val="00167AFA"/>
    <w:rsid w:val="00171363"/>
    <w:rsid w:val="001716C8"/>
    <w:rsid w:val="00171BF5"/>
    <w:rsid w:val="0017298B"/>
    <w:rsid w:val="0017311B"/>
    <w:rsid w:val="001731A9"/>
    <w:rsid w:val="00173464"/>
    <w:rsid w:val="00173A5E"/>
    <w:rsid w:val="00173BBB"/>
    <w:rsid w:val="0017505A"/>
    <w:rsid w:val="001758A4"/>
    <w:rsid w:val="00175D66"/>
    <w:rsid w:val="001800FD"/>
    <w:rsid w:val="00181060"/>
    <w:rsid w:val="0018162B"/>
    <w:rsid w:val="00181CCD"/>
    <w:rsid w:val="00181CE9"/>
    <w:rsid w:val="001826E9"/>
    <w:rsid w:val="001840B0"/>
    <w:rsid w:val="00184659"/>
    <w:rsid w:val="001847D6"/>
    <w:rsid w:val="00184EAB"/>
    <w:rsid w:val="0018508C"/>
    <w:rsid w:val="00185947"/>
    <w:rsid w:val="00186B19"/>
    <w:rsid w:val="00186BF3"/>
    <w:rsid w:val="001871DA"/>
    <w:rsid w:val="001877FB"/>
    <w:rsid w:val="00187A61"/>
    <w:rsid w:val="00191049"/>
    <w:rsid w:val="00191D6A"/>
    <w:rsid w:val="001923AE"/>
    <w:rsid w:val="00192A75"/>
    <w:rsid w:val="00193C29"/>
    <w:rsid w:val="00195550"/>
    <w:rsid w:val="00195C69"/>
    <w:rsid w:val="00196821"/>
    <w:rsid w:val="0019723F"/>
    <w:rsid w:val="00197DA6"/>
    <w:rsid w:val="001A00C0"/>
    <w:rsid w:val="001A08A9"/>
    <w:rsid w:val="001A1180"/>
    <w:rsid w:val="001A19A6"/>
    <w:rsid w:val="001A24A9"/>
    <w:rsid w:val="001A2A9F"/>
    <w:rsid w:val="001A324C"/>
    <w:rsid w:val="001A38B8"/>
    <w:rsid w:val="001A3B99"/>
    <w:rsid w:val="001A3BD5"/>
    <w:rsid w:val="001A3EC5"/>
    <w:rsid w:val="001A4C74"/>
    <w:rsid w:val="001A4EA6"/>
    <w:rsid w:val="001A5373"/>
    <w:rsid w:val="001A53D5"/>
    <w:rsid w:val="001A652A"/>
    <w:rsid w:val="001A69B6"/>
    <w:rsid w:val="001A6E95"/>
    <w:rsid w:val="001A6F0D"/>
    <w:rsid w:val="001A70C5"/>
    <w:rsid w:val="001A74F0"/>
    <w:rsid w:val="001A7613"/>
    <w:rsid w:val="001A7AE5"/>
    <w:rsid w:val="001B0325"/>
    <w:rsid w:val="001B0D68"/>
    <w:rsid w:val="001B1310"/>
    <w:rsid w:val="001B13C6"/>
    <w:rsid w:val="001B14ED"/>
    <w:rsid w:val="001B220B"/>
    <w:rsid w:val="001B2992"/>
    <w:rsid w:val="001B2E10"/>
    <w:rsid w:val="001B37DC"/>
    <w:rsid w:val="001B38BC"/>
    <w:rsid w:val="001B3A36"/>
    <w:rsid w:val="001B4261"/>
    <w:rsid w:val="001B4D7B"/>
    <w:rsid w:val="001B50C6"/>
    <w:rsid w:val="001B5A58"/>
    <w:rsid w:val="001B5A77"/>
    <w:rsid w:val="001B5E29"/>
    <w:rsid w:val="001B5E2D"/>
    <w:rsid w:val="001B6428"/>
    <w:rsid w:val="001B68F3"/>
    <w:rsid w:val="001B6D51"/>
    <w:rsid w:val="001B7157"/>
    <w:rsid w:val="001B736B"/>
    <w:rsid w:val="001B7B63"/>
    <w:rsid w:val="001C043D"/>
    <w:rsid w:val="001C0BFB"/>
    <w:rsid w:val="001C2818"/>
    <w:rsid w:val="001C2EA7"/>
    <w:rsid w:val="001C32EB"/>
    <w:rsid w:val="001C34D2"/>
    <w:rsid w:val="001C3A05"/>
    <w:rsid w:val="001C3F91"/>
    <w:rsid w:val="001C40E6"/>
    <w:rsid w:val="001C4242"/>
    <w:rsid w:val="001C4814"/>
    <w:rsid w:val="001C4C21"/>
    <w:rsid w:val="001C541B"/>
    <w:rsid w:val="001C5826"/>
    <w:rsid w:val="001C58C2"/>
    <w:rsid w:val="001C5C2D"/>
    <w:rsid w:val="001C5FA6"/>
    <w:rsid w:val="001C6CB6"/>
    <w:rsid w:val="001C7323"/>
    <w:rsid w:val="001C7E80"/>
    <w:rsid w:val="001D0984"/>
    <w:rsid w:val="001D0AF1"/>
    <w:rsid w:val="001D0F99"/>
    <w:rsid w:val="001D144B"/>
    <w:rsid w:val="001D1613"/>
    <w:rsid w:val="001D2E3B"/>
    <w:rsid w:val="001D448E"/>
    <w:rsid w:val="001D4F72"/>
    <w:rsid w:val="001D5EE2"/>
    <w:rsid w:val="001D67B6"/>
    <w:rsid w:val="001D6B48"/>
    <w:rsid w:val="001D7D55"/>
    <w:rsid w:val="001D7ECC"/>
    <w:rsid w:val="001E0FDC"/>
    <w:rsid w:val="001E10D9"/>
    <w:rsid w:val="001E243E"/>
    <w:rsid w:val="001E2818"/>
    <w:rsid w:val="001E2AEF"/>
    <w:rsid w:val="001E3D7E"/>
    <w:rsid w:val="001E3D86"/>
    <w:rsid w:val="001E497C"/>
    <w:rsid w:val="001E567F"/>
    <w:rsid w:val="001E5CBB"/>
    <w:rsid w:val="001E7C8A"/>
    <w:rsid w:val="001E7DF4"/>
    <w:rsid w:val="001E7EB3"/>
    <w:rsid w:val="001F05B8"/>
    <w:rsid w:val="001F0A10"/>
    <w:rsid w:val="001F0C28"/>
    <w:rsid w:val="001F0E82"/>
    <w:rsid w:val="001F14B6"/>
    <w:rsid w:val="001F15E9"/>
    <w:rsid w:val="001F1E17"/>
    <w:rsid w:val="001F353B"/>
    <w:rsid w:val="001F424A"/>
    <w:rsid w:val="001F45B9"/>
    <w:rsid w:val="001F51DD"/>
    <w:rsid w:val="001F5D57"/>
    <w:rsid w:val="001F624E"/>
    <w:rsid w:val="001F625B"/>
    <w:rsid w:val="001F6679"/>
    <w:rsid w:val="001F6894"/>
    <w:rsid w:val="001F68F3"/>
    <w:rsid w:val="001F6B10"/>
    <w:rsid w:val="001F6FFC"/>
    <w:rsid w:val="001F70C6"/>
    <w:rsid w:val="001F725F"/>
    <w:rsid w:val="001F771D"/>
    <w:rsid w:val="002000AE"/>
    <w:rsid w:val="002000BD"/>
    <w:rsid w:val="0020054C"/>
    <w:rsid w:val="00200749"/>
    <w:rsid w:val="00200C1B"/>
    <w:rsid w:val="00201582"/>
    <w:rsid w:val="00201CF7"/>
    <w:rsid w:val="002022DF"/>
    <w:rsid w:val="00202748"/>
    <w:rsid w:val="00202E1D"/>
    <w:rsid w:val="00203C99"/>
    <w:rsid w:val="00203CBF"/>
    <w:rsid w:val="002040F1"/>
    <w:rsid w:val="00204288"/>
    <w:rsid w:val="0020436C"/>
    <w:rsid w:val="002045A9"/>
    <w:rsid w:val="002052BC"/>
    <w:rsid w:val="002057C0"/>
    <w:rsid w:val="002066B1"/>
    <w:rsid w:val="00206CB4"/>
    <w:rsid w:val="0020752F"/>
    <w:rsid w:val="00207A32"/>
    <w:rsid w:val="0021025F"/>
    <w:rsid w:val="00211AF2"/>
    <w:rsid w:val="00212C7F"/>
    <w:rsid w:val="00212CB2"/>
    <w:rsid w:val="0021320B"/>
    <w:rsid w:val="002132EE"/>
    <w:rsid w:val="00213451"/>
    <w:rsid w:val="002137D7"/>
    <w:rsid w:val="00213E15"/>
    <w:rsid w:val="00213EDF"/>
    <w:rsid w:val="002143D1"/>
    <w:rsid w:val="00214A4C"/>
    <w:rsid w:val="00214A4E"/>
    <w:rsid w:val="00215030"/>
    <w:rsid w:val="00215DA2"/>
    <w:rsid w:val="002167E9"/>
    <w:rsid w:val="00216A69"/>
    <w:rsid w:val="00216D05"/>
    <w:rsid w:val="00216ECA"/>
    <w:rsid w:val="00217433"/>
    <w:rsid w:val="002177DC"/>
    <w:rsid w:val="00220464"/>
    <w:rsid w:val="0022056D"/>
    <w:rsid w:val="00221287"/>
    <w:rsid w:val="002213DD"/>
    <w:rsid w:val="00223086"/>
    <w:rsid w:val="00223172"/>
    <w:rsid w:val="002231DF"/>
    <w:rsid w:val="002232DB"/>
    <w:rsid w:val="0022490E"/>
    <w:rsid w:val="00224E0A"/>
    <w:rsid w:val="00224EC1"/>
    <w:rsid w:val="002269E3"/>
    <w:rsid w:val="0022732B"/>
    <w:rsid w:val="00227471"/>
    <w:rsid w:val="00230119"/>
    <w:rsid w:val="002316A1"/>
    <w:rsid w:val="00231FDE"/>
    <w:rsid w:val="002327BA"/>
    <w:rsid w:val="00232ACC"/>
    <w:rsid w:val="00232EB8"/>
    <w:rsid w:val="002334D2"/>
    <w:rsid w:val="00233923"/>
    <w:rsid w:val="00233AD5"/>
    <w:rsid w:val="00233E14"/>
    <w:rsid w:val="002346F6"/>
    <w:rsid w:val="00234A37"/>
    <w:rsid w:val="00234F5E"/>
    <w:rsid w:val="00235829"/>
    <w:rsid w:val="00235E9D"/>
    <w:rsid w:val="00236AA2"/>
    <w:rsid w:val="00236DC6"/>
    <w:rsid w:val="00236DEB"/>
    <w:rsid w:val="002371ED"/>
    <w:rsid w:val="002377BD"/>
    <w:rsid w:val="00237968"/>
    <w:rsid w:val="0023799C"/>
    <w:rsid w:val="00237A42"/>
    <w:rsid w:val="00237C84"/>
    <w:rsid w:val="00237C92"/>
    <w:rsid w:val="002400FB"/>
    <w:rsid w:val="00240C46"/>
    <w:rsid w:val="00240E91"/>
    <w:rsid w:val="00241154"/>
    <w:rsid w:val="002416BE"/>
    <w:rsid w:val="002417DC"/>
    <w:rsid w:val="00241881"/>
    <w:rsid w:val="00241A94"/>
    <w:rsid w:val="00242B33"/>
    <w:rsid w:val="002434B4"/>
    <w:rsid w:val="00243B5E"/>
    <w:rsid w:val="0024442F"/>
    <w:rsid w:val="002446C0"/>
    <w:rsid w:val="00244A0F"/>
    <w:rsid w:val="00245ACC"/>
    <w:rsid w:val="002462EE"/>
    <w:rsid w:val="00247561"/>
    <w:rsid w:val="002476CC"/>
    <w:rsid w:val="002476D1"/>
    <w:rsid w:val="00247AEA"/>
    <w:rsid w:val="00247BAB"/>
    <w:rsid w:val="00250288"/>
    <w:rsid w:val="002508EB"/>
    <w:rsid w:val="002511D0"/>
    <w:rsid w:val="002516BC"/>
    <w:rsid w:val="00251DEA"/>
    <w:rsid w:val="00252D0B"/>
    <w:rsid w:val="00252F80"/>
    <w:rsid w:val="0025332C"/>
    <w:rsid w:val="002533FE"/>
    <w:rsid w:val="002538A4"/>
    <w:rsid w:val="00253E1A"/>
    <w:rsid w:val="00254057"/>
    <w:rsid w:val="00254C13"/>
    <w:rsid w:val="00255021"/>
    <w:rsid w:val="002550EA"/>
    <w:rsid w:val="002553D0"/>
    <w:rsid w:val="00255ADD"/>
    <w:rsid w:val="00256BA3"/>
    <w:rsid w:val="0025727C"/>
    <w:rsid w:val="00257405"/>
    <w:rsid w:val="0026134C"/>
    <w:rsid w:val="0026147A"/>
    <w:rsid w:val="002617F4"/>
    <w:rsid w:val="002623A9"/>
    <w:rsid w:val="00262CA4"/>
    <w:rsid w:val="0026375E"/>
    <w:rsid w:val="00263A22"/>
    <w:rsid w:val="00263CCE"/>
    <w:rsid w:val="00263D46"/>
    <w:rsid w:val="00263EF2"/>
    <w:rsid w:val="00264F84"/>
    <w:rsid w:val="002655D3"/>
    <w:rsid w:val="00266478"/>
    <w:rsid w:val="002668DB"/>
    <w:rsid w:val="002674C8"/>
    <w:rsid w:val="002702F0"/>
    <w:rsid w:val="00270638"/>
    <w:rsid w:val="00270A37"/>
    <w:rsid w:val="00270B12"/>
    <w:rsid w:val="00270C70"/>
    <w:rsid w:val="002714A7"/>
    <w:rsid w:val="00271772"/>
    <w:rsid w:val="002720E7"/>
    <w:rsid w:val="0027268E"/>
    <w:rsid w:val="002729CD"/>
    <w:rsid w:val="0027328D"/>
    <w:rsid w:val="00273816"/>
    <w:rsid w:val="00273B53"/>
    <w:rsid w:val="00273FB0"/>
    <w:rsid w:val="00275A86"/>
    <w:rsid w:val="00275B55"/>
    <w:rsid w:val="00275EC6"/>
    <w:rsid w:val="002762AF"/>
    <w:rsid w:val="00276887"/>
    <w:rsid w:val="00276D3B"/>
    <w:rsid w:val="00276E5B"/>
    <w:rsid w:val="002778ED"/>
    <w:rsid w:val="00277DAA"/>
    <w:rsid w:val="00277F25"/>
    <w:rsid w:val="0028026A"/>
    <w:rsid w:val="002803A5"/>
    <w:rsid w:val="002805DF"/>
    <w:rsid w:val="002825E6"/>
    <w:rsid w:val="0028351C"/>
    <w:rsid w:val="00283591"/>
    <w:rsid w:val="002837CD"/>
    <w:rsid w:val="00285A11"/>
    <w:rsid w:val="00285BB2"/>
    <w:rsid w:val="00285CBE"/>
    <w:rsid w:val="00285E30"/>
    <w:rsid w:val="00286579"/>
    <w:rsid w:val="002868A5"/>
    <w:rsid w:val="002869F6"/>
    <w:rsid w:val="0028746C"/>
    <w:rsid w:val="00290273"/>
    <w:rsid w:val="00290522"/>
    <w:rsid w:val="00291072"/>
    <w:rsid w:val="00291599"/>
    <w:rsid w:val="00291744"/>
    <w:rsid w:val="00291AEA"/>
    <w:rsid w:val="00291DF2"/>
    <w:rsid w:val="00292225"/>
    <w:rsid w:val="002923F7"/>
    <w:rsid w:val="002927F8"/>
    <w:rsid w:val="00292AF4"/>
    <w:rsid w:val="00293147"/>
    <w:rsid w:val="002935AD"/>
    <w:rsid w:val="00293F29"/>
    <w:rsid w:val="0029462B"/>
    <w:rsid w:val="00294BA9"/>
    <w:rsid w:val="00295128"/>
    <w:rsid w:val="00295A1C"/>
    <w:rsid w:val="00295CF0"/>
    <w:rsid w:val="002962F7"/>
    <w:rsid w:val="00296839"/>
    <w:rsid w:val="00296BB5"/>
    <w:rsid w:val="002A0301"/>
    <w:rsid w:val="002A0C5C"/>
    <w:rsid w:val="002A1DE8"/>
    <w:rsid w:val="002A28B1"/>
    <w:rsid w:val="002A371E"/>
    <w:rsid w:val="002A3ACB"/>
    <w:rsid w:val="002A3E17"/>
    <w:rsid w:val="002A42DA"/>
    <w:rsid w:val="002A5046"/>
    <w:rsid w:val="002A54DA"/>
    <w:rsid w:val="002A5E05"/>
    <w:rsid w:val="002A65B2"/>
    <w:rsid w:val="002A7B58"/>
    <w:rsid w:val="002B049D"/>
    <w:rsid w:val="002B0598"/>
    <w:rsid w:val="002B0C2A"/>
    <w:rsid w:val="002B1664"/>
    <w:rsid w:val="002B25F1"/>
    <w:rsid w:val="002B2D33"/>
    <w:rsid w:val="002B317E"/>
    <w:rsid w:val="002B31E2"/>
    <w:rsid w:val="002B40F3"/>
    <w:rsid w:val="002B4790"/>
    <w:rsid w:val="002B49FC"/>
    <w:rsid w:val="002B4C88"/>
    <w:rsid w:val="002B5225"/>
    <w:rsid w:val="002B5C94"/>
    <w:rsid w:val="002B5CAB"/>
    <w:rsid w:val="002B5D24"/>
    <w:rsid w:val="002B5EBF"/>
    <w:rsid w:val="002B63FA"/>
    <w:rsid w:val="002B6900"/>
    <w:rsid w:val="002B758A"/>
    <w:rsid w:val="002B7C45"/>
    <w:rsid w:val="002C19CC"/>
    <w:rsid w:val="002C24ED"/>
    <w:rsid w:val="002C25ED"/>
    <w:rsid w:val="002C36B1"/>
    <w:rsid w:val="002C3825"/>
    <w:rsid w:val="002C38BD"/>
    <w:rsid w:val="002C3B6E"/>
    <w:rsid w:val="002C3DD4"/>
    <w:rsid w:val="002C3E73"/>
    <w:rsid w:val="002C4126"/>
    <w:rsid w:val="002C464A"/>
    <w:rsid w:val="002C48DD"/>
    <w:rsid w:val="002C56B7"/>
    <w:rsid w:val="002C5723"/>
    <w:rsid w:val="002C58A7"/>
    <w:rsid w:val="002C6340"/>
    <w:rsid w:val="002C6569"/>
    <w:rsid w:val="002C6693"/>
    <w:rsid w:val="002C67A3"/>
    <w:rsid w:val="002C6ABC"/>
    <w:rsid w:val="002C6CA1"/>
    <w:rsid w:val="002C75FB"/>
    <w:rsid w:val="002C7904"/>
    <w:rsid w:val="002C7C21"/>
    <w:rsid w:val="002C7C9D"/>
    <w:rsid w:val="002D0E9F"/>
    <w:rsid w:val="002D1661"/>
    <w:rsid w:val="002D1FBE"/>
    <w:rsid w:val="002D21FC"/>
    <w:rsid w:val="002D266F"/>
    <w:rsid w:val="002D2F23"/>
    <w:rsid w:val="002D3781"/>
    <w:rsid w:val="002D39C1"/>
    <w:rsid w:val="002D3A0E"/>
    <w:rsid w:val="002D3CDF"/>
    <w:rsid w:val="002D3D52"/>
    <w:rsid w:val="002D3F47"/>
    <w:rsid w:val="002D47C0"/>
    <w:rsid w:val="002D4FE1"/>
    <w:rsid w:val="002D5652"/>
    <w:rsid w:val="002D5751"/>
    <w:rsid w:val="002D6C16"/>
    <w:rsid w:val="002D7B33"/>
    <w:rsid w:val="002D7F1D"/>
    <w:rsid w:val="002E08C4"/>
    <w:rsid w:val="002E0A43"/>
    <w:rsid w:val="002E0A95"/>
    <w:rsid w:val="002E12EA"/>
    <w:rsid w:val="002E1460"/>
    <w:rsid w:val="002E2388"/>
    <w:rsid w:val="002E2E0E"/>
    <w:rsid w:val="002E3E17"/>
    <w:rsid w:val="002E4166"/>
    <w:rsid w:val="002E5360"/>
    <w:rsid w:val="002E5490"/>
    <w:rsid w:val="002E5955"/>
    <w:rsid w:val="002E5F6A"/>
    <w:rsid w:val="002E6231"/>
    <w:rsid w:val="002E6F2C"/>
    <w:rsid w:val="002F1731"/>
    <w:rsid w:val="002F2E92"/>
    <w:rsid w:val="002F33D3"/>
    <w:rsid w:val="002F381B"/>
    <w:rsid w:val="002F519E"/>
    <w:rsid w:val="002F5485"/>
    <w:rsid w:val="002F54CD"/>
    <w:rsid w:val="002F5637"/>
    <w:rsid w:val="002F5A64"/>
    <w:rsid w:val="002F68B1"/>
    <w:rsid w:val="002F6CB5"/>
    <w:rsid w:val="002F7674"/>
    <w:rsid w:val="002F7B20"/>
    <w:rsid w:val="0030017C"/>
    <w:rsid w:val="003007D5"/>
    <w:rsid w:val="00301ACB"/>
    <w:rsid w:val="00301D61"/>
    <w:rsid w:val="00301E52"/>
    <w:rsid w:val="00303405"/>
    <w:rsid w:val="00304B25"/>
    <w:rsid w:val="00304F06"/>
    <w:rsid w:val="0030595B"/>
    <w:rsid w:val="003059DD"/>
    <w:rsid w:val="003060B9"/>
    <w:rsid w:val="00306806"/>
    <w:rsid w:val="00306A08"/>
    <w:rsid w:val="00306A2F"/>
    <w:rsid w:val="00306D31"/>
    <w:rsid w:val="00306EDD"/>
    <w:rsid w:val="00306FDD"/>
    <w:rsid w:val="00307162"/>
    <w:rsid w:val="00307ABD"/>
    <w:rsid w:val="00307EBA"/>
    <w:rsid w:val="00310862"/>
    <w:rsid w:val="00311056"/>
    <w:rsid w:val="00311CE1"/>
    <w:rsid w:val="0031239E"/>
    <w:rsid w:val="00312BE5"/>
    <w:rsid w:val="0031317E"/>
    <w:rsid w:val="003133DF"/>
    <w:rsid w:val="0031363B"/>
    <w:rsid w:val="0031370E"/>
    <w:rsid w:val="00313B70"/>
    <w:rsid w:val="00313F38"/>
    <w:rsid w:val="00315236"/>
    <w:rsid w:val="00316055"/>
    <w:rsid w:val="00317D10"/>
    <w:rsid w:val="00321297"/>
    <w:rsid w:val="00321716"/>
    <w:rsid w:val="00321E00"/>
    <w:rsid w:val="003221AE"/>
    <w:rsid w:val="00322294"/>
    <w:rsid w:val="00323878"/>
    <w:rsid w:val="003242A0"/>
    <w:rsid w:val="00324562"/>
    <w:rsid w:val="003256DA"/>
    <w:rsid w:val="003259DC"/>
    <w:rsid w:val="00325B43"/>
    <w:rsid w:val="003264C5"/>
    <w:rsid w:val="00326744"/>
    <w:rsid w:val="00327507"/>
    <w:rsid w:val="003312A5"/>
    <w:rsid w:val="003316D7"/>
    <w:rsid w:val="003320D1"/>
    <w:rsid w:val="00332D06"/>
    <w:rsid w:val="0033389E"/>
    <w:rsid w:val="0033427A"/>
    <w:rsid w:val="0033489D"/>
    <w:rsid w:val="00334CB2"/>
    <w:rsid w:val="00334F17"/>
    <w:rsid w:val="00334F66"/>
    <w:rsid w:val="00335A38"/>
    <w:rsid w:val="00336064"/>
    <w:rsid w:val="00336B4B"/>
    <w:rsid w:val="00336BA0"/>
    <w:rsid w:val="00336BE1"/>
    <w:rsid w:val="00337F8F"/>
    <w:rsid w:val="00340A29"/>
    <w:rsid w:val="0034121D"/>
    <w:rsid w:val="0034200A"/>
    <w:rsid w:val="003422FA"/>
    <w:rsid w:val="00342ABA"/>
    <w:rsid w:val="003433E8"/>
    <w:rsid w:val="0034396C"/>
    <w:rsid w:val="00343DA0"/>
    <w:rsid w:val="0034468A"/>
    <w:rsid w:val="00344B4B"/>
    <w:rsid w:val="00344B6D"/>
    <w:rsid w:val="00344D73"/>
    <w:rsid w:val="00344FA6"/>
    <w:rsid w:val="003450BA"/>
    <w:rsid w:val="003455FF"/>
    <w:rsid w:val="0034563A"/>
    <w:rsid w:val="00345CBF"/>
    <w:rsid w:val="00345CD1"/>
    <w:rsid w:val="00345CEE"/>
    <w:rsid w:val="003460DF"/>
    <w:rsid w:val="00346B84"/>
    <w:rsid w:val="0034794E"/>
    <w:rsid w:val="00347B97"/>
    <w:rsid w:val="00347E26"/>
    <w:rsid w:val="003501BE"/>
    <w:rsid w:val="003503F9"/>
    <w:rsid w:val="0035040E"/>
    <w:rsid w:val="003507C6"/>
    <w:rsid w:val="003508E3"/>
    <w:rsid w:val="00350E05"/>
    <w:rsid w:val="00351378"/>
    <w:rsid w:val="003514F3"/>
    <w:rsid w:val="003527D5"/>
    <w:rsid w:val="00352C21"/>
    <w:rsid w:val="0035315A"/>
    <w:rsid w:val="00354326"/>
    <w:rsid w:val="00354352"/>
    <w:rsid w:val="003548CD"/>
    <w:rsid w:val="003553C9"/>
    <w:rsid w:val="003554A0"/>
    <w:rsid w:val="003557E6"/>
    <w:rsid w:val="00355A4C"/>
    <w:rsid w:val="00355F62"/>
    <w:rsid w:val="0035601B"/>
    <w:rsid w:val="00356AC0"/>
    <w:rsid w:val="00356B1B"/>
    <w:rsid w:val="00357877"/>
    <w:rsid w:val="00357FD4"/>
    <w:rsid w:val="00360C20"/>
    <w:rsid w:val="003610D3"/>
    <w:rsid w:val="00363066"/>
    <w:rsid w:val="00363132"/>
    <w:rsid w:val="003631A8"/>
    <w:rsid w:val="00363921"/>
    <w:rsid w:val="003640AA"/>
    <w:rsid w:val="003644C2"/>
    <w:rsid w:val="003645B9"/>
    <w:rsid w:val="00364B51"/>
    <w:rsid w:val="00364EDE"/>
    <w:rsid w:val="00364F5B"/>
    <w:rsid w:val="00365119"/>
    <w:rsid w:val="00365853"/>
    <w:rsid w:val="00365982"/>
    <w:rsid w:val="00365A5B"/>
    <w:rsid w:val="00365C75"/>
    <w:rsid w:val="00366B53"/>
    <w:rsid w:val="00366C27"/>
    <w:rsid w:val="00366C9D"/>
    <w:rsid w:val="00367693"/>
    <w:rsid w:val="003679A1"/>
    <w:rsid w:val="003679DA"/>
    <w:rsid w:val="003704AD"/>
    <w:rsid w:val="00370AD1"/>
    <w:rsid w:val="00370DDF"/>
    <w:rsid w:val="003711AA"/>
    <w:rsid w:val="0037126F"/>
    <w:rsid w:val="00371479"/>
    <w:rsid w:val="0037266C"/>
    <w:rsid w:val="0037397E"/>
    <w:rsid w:val="0037415A"/>
    <w:rsid w:val="00375124"/>
    <w:rsid w:val="003756B7"/>
    <w:rsid w:val="00375B3C"/>
    <w:rsid w:val="003766E3"/>
    <w:rsid w:val="0037684F"/>
    <w:rsid w:val="00377264"/>
    <w:rsid w:val="00380EAC"/>
    <w:rsid w:val="0038131D"/>
    <w:rsid w:val="00381330"/>
    <w:rsid w:val="0038172A"/>
    <w:rsid w:val="00381C6C"/>
    <w:rsid w:val="003820AC"/>
    <w:rsid w:val="00382CC9"/>
    <w:rsid w:val="00382EE0"/>
    <w:rsid w:val="0038322A"/>
    <w:rsid w:val="00383911"/>
    <w:rsid w:val="00383BFF"/>
    <w:rsid w:val="00384A34"/>
    <w:rsid w:val="00385DD6"/>
    <w:rsid w:val="003860F7"/>
    <w:rsid w:val="00386813"/>
    <w:rsid w:val="003868DA"/>
    <w:rsid w:val="00386E98"/>
    <w:rsid w:val="00387528"/>
    <w:rsid w:val="003875B4"/>
    <w:rsid w:val="00387B6B"/>
    <w:rsid w:val="00387D81"/>
    <w:rsid w:val="00390ACC"/>
    <w:rsid w:val="00391C14"/>
    <w:rsid w:val="00391D55"/>
    <w:rsid w:val="003922BA"/>
    <w:rsid w:val="00392E05"/>
    <w:rsid w:val="00393B05"/>
    <w:rsid w:val="00393C32"/>
    <w:rsid w:val="00393DB9"/>
    <w:rsid w:val="003940A2"/>
    <w:rsid w:val="003945B2"/>
    <w:rsid w:val="0039498D"/>
    <w:rsid w:val="00394C4A"/>
    <w:rsid w:val="00394D18"/>
    <w:rsid w:val="00395233"/>
    <w:rsid w:val="0039556A"/>
    <w:rsid w:val="00395663"/>
    <w:rsid w:val="00395958"/>
    <w:rsid w:val="00395B98"/>
    <w:rsid w:val="00396830"/>
    <w:rsid w:val="00396CF7"/>
    <w:rsid w:val="003977AD"/>
    <w:rsid w:val="003A000E"/>
    <w:rsid w:val="003A068A"/>
    <w:rsid w:val="003A075F"/>
    <w:rsid w:val="003A1128"/>
    <w:rsid w:val="003A2293"/>
    <w:rsid w:val="003A2A8A"/>
    <w:rsid w:val="003A3370"/>
    <w:rsid w:val="003A3640"/>
    <w:rsid w:val="003A3897"/>
    <w:rsid w:val="003A44BA"/>
    <w:rsid w:val="003A486D"/>
    <w:rsid w:val="003A4B76"/>
    <w:rsid w:val="003A4C6C"/>
    <w:rsid w:val="003A53D0"/>
    <w:rsid w:val="003A56D2"/>
    <w:rsid w:val="003A5F8B"/>
    <w:rsid w:val="003A6734"/>
    <w:rsid w:val="003A6DB4"/>
    <w:rsid w:val="003A7544"/>
    <w:rsid w:val="003A9C2B"/>
    <w:rsid w:val="003B008E"/>
    <w:rsid w:val="003B0791"/>
    <w:rsid w:val="003B164A"/>
    <w:rsid w:val="003B1C48"/>
    <w:rsid w:val="003B1FA9"/>
    <w:rsid w:val="003B41ED"/>
    <w:rsid w:val="003B4944"/>
    <w:rsid w:val="003B4E80"/>
    <w:rsid w:val="003B5683"/>
    <w:rsid w:val="003B61EB"/>
    <w:rsid w:val="003B6698"/>
    <w:rsid w:val="003B6E0A"/>
    <w:rsid w:val="003B719F"/>
    <w:rsid w:val="003B7573"/>
    <w:rsid w:val="003B7712"/>
    <w:rsid w:val="003B782A"/>
    <w:rsid w:val="003C06F1"/>
    <w:rsid w:val="003C0CA2"/>
    <w:rsid w:val="003C0E87"/>
    <w:rsid w:val="003C2395"/>
    <w:rsid w:val="003C26C9"/>
    <w:rsid w:val="003C2AC5"/>
    <w:rsid w:val="003C2EAB"/>
    <w:rsid w:val="003C2F86"/>
    <w:rsid w:val="003C3420"/>
    <w:rsid w:val="003C36D0"/>
    <w:rsid w:val="003C4C81"/>
    <w:rsid w:val="003C4D5A"/>
    <w:rsid w:val="003C608A"/>
    <w:rsid w:val="003C6272"/>
    <w:rsid w:val="003C63D0"/>
    <w:rsid w:val="003C68D9"/>
    <w:rsid w:val="003C6926"/>
    <w:rsid w:val="003C76EE"/>
    <w:rsid w:val="003C794D"/>
    <w:rsid w:val="003D0FD1"/>
    <w:rsid w:val="003D1168"/>
    <w:rsid w:val="003D1B6F"/>
    <w:rsid w:val="003D1E5B"/>
    <w:rsid w:val="003D2F19"/>
    <w:rsid w:val="003D4607"/>
    <w:rsid w:val="003D4E32"/>
    <w:rsid w:val="003D528A"/>
    <w:rsid w:val="003D53DB"/>
    <w:rsid w:val="003D5BEA"/>
    <w:rsid w:val="003D74B4"/>
    <w:rsid w:val="003D77CC"/>
    <w:rsid w:val="003E0102"/>
    <w:rsid w:val="003E048B"/>
    <w:rsid w:val="003E0769"/>
    <w:rsid w:val="003E0800"/>
    <w:rsid w:val="003E1972"/>
    <w:rsid w:val="003E216F"/>
    <w:rsid w:val="003E29D2"/>
    <w:rsid w:val="003E3015"/>
    <w:rsid w:val="003E308B"/>
    <w:rsid w:val="003E31CC"/>
    <w:rsid w:val="003E38DB"/>
    <w:rsid w:val="003E3ABC"/>
    <w:rsid w:val="003E3B80"/>
    <w:rsid w:val="003E53CC"/>
    <w:rsid w:val="003E5C17"/>
    <w:rsid w:val="003E5C73"/>
    <w:rsid w:val="003E5D6C"/>
    <w:rsid w:val="003E6553"/>
    <w:rsid w:val="003E7A6D"/>
    <w:rsid w:val="003E7AC1"/>
    <w:rsid w:val="003F06A1"/>
    <w:rsid w:val="003F172B"/>
    <w:rsid w:val="003F2938"/>
    <w:rsid w:val="003F2B5B"/>
    <w:rsid w:val="003F2E59"/>
    <w:rsid w:val="003F5BE3"/>
    <w:rsid w:val="003F5C90"/>
    <w:rsid w:val="003F63FF"/>
    <w:rsid w:val="003F6D28"/>
    <w:rsid w:val="003F6E7A"/>
    <w:rsid w:val="003F7219"/>
    <w:rsid w:val="00400943"/>
    <w:rsid w:val="004016C7"/>
    <w:rsid w:val="0040173A"/>
    <w:rsid w:val="00401AFB"/>
    <w:rsid w:val="00401D11"/>
    <w:rsid w:val="0040246D"/>
    <w:rsid w:val="00402818"/>
    <w:rsid w:val="00402A07"/>
    <w:rsid w:val="00402F5B"/>
    <w:rsid w:val="0040333F"/>
    <w:rsid w:val="00405072"/>
    <w:rsid w:val="00405159"/>
    <w:rsid w:val="0040700D"/>
    <w:rsid w:val="00407355"/>
    <w:rsid w:val="0040768C"/>
    <w:rsid w:val="0040799D"/>
    <w:rsid w:val="0040799F"/>
    <w:rsid w:val="00407ADF"/>
    <w:rsid w:val="004105B5"/>
    <w:rsid w:val="00410A77"/>
    <w:rsid w:val="00411097"/>
    <w:rsid w:val="00412A36"/>
    <w:rsid w:val="00412F80"/>
    <w:rsid w:val="00413C44"/>
    <w:rsid w:val="00414979"/>
    <w:rsid w:val="00415AD6"/>
    <w:rsid w:val="00415C01"/>
    <w:rsid w:val="0041655D"/>
    <w:rsid w:val="0041694C"/>
    <w:rsid w:val="0041774F"/>
    <w:rsid w:val="0042056F"/>
    <w:rsid w:val="00420BEC"/>
    <w:rsid w:val="00421103"/>
    <w:rsid w:val="00421707"/>
    <w:rsid w:val="00422162"/>
    <w:rsid w:val="00423CE1"/>
    <w:rsid w:val="004240BA"/>
    <w:rsid w:val="00424B6A"/>
    <w:rsid w:val="0042525E"/>
    <w:rsid w:val="0042538C"/>
    <w:rsid w:val="004257C0"/>
    <w:rsid w:val="00426169"/>
    <w:rsid w:val="004261D9"/>
    <w:rsid w:val="00426214"/>
    <w:rsid w:val="004262E7"/>
    <w:rsid w:val="00426A9D"/>
    <w:rsid w:val="00426B6F"/>
    <w:rsid w:val="00427063"/>
    <w:rsid w:val="00427795"/>
    <w:rsid w:val="004305F2"/>
    <w:rsid w:val="00431819"/>
    <w:rsid w:val="00431873"/>
    <w:rsid w:val="004319B8"/>
    <w:rsid w:val="00431F7C"/>
    <w:rsid w:val="004321AE"/>
    <w:rsid w:val="00433A03"/>
    <w:rsid w:val="00433C99"/>
    <w:rsid w:val="0043406C"/>
    <w:rsid w:val="004340AA"/>
    <w:rsid w:val="00435087"/>
    <w:rsid w:val="0043522E"/>
    <w:rsid w:val="0043570D"/>
    <w:rsid w:val="00435BCB"/>
    <w:rsid w:val="004368AF"/>
    <w:rsid w:val="00436BE4"/>
    <w:rsid w:val="004371EF"/>
    <w:rsid w:val="0044021C"/>
    <w:rsid w:val="00440270"/>
    <w:rsid w:val="004412C9"/>
    <w:rsid w:val="00441400"/>
    <w:rsid w:val="00442619"/>
    <w:rsid w:val="0044297F"/>
    <w:rsid w:val="00442C0A"/>
    <w:rsid w:val="00444F3A"/>
    <w:rsid w:val="0044524D"/>
    <w:rsid w:val="00445275"/>
    <w:rsid w:val="00445B9B"/>
    <w:rsid w:val="00446099"/>
    <w:rsid w:val="00450293"/>
    <w:rsid w:val="00450BA6"/>
    <w:rsid w:val="00450C45"/>
    <w:rsid w:val="004515BF"/>
    <w:rsid w:val="0045168E"/>
    <w:rsid w:val="00451A08"/>
    <w:rsid w:val="00451AF1"/>
    <w:rsid w:val="004521A0"/>
    <w:rsid w:val="004524C2"/>
    <w:rsid w:val="004526F0"/>
    <w:rsid w:val="00452D35"/>
    <w:rsid w:val="0045312F"/>
    <w:rsid w:val="0045436D"/>
    <w:rsid w:val="00454432"/>
    <w:rsid w:val="004544F4"/>
    <w:rsid w:val="0045469A"/>
    <w:rsid w:val="004548F9"/>
    <w:rsid w:val="00454CC7"/>
    <w:rsid w:val="00454E00"/>
    <w:rsid w:val="00455255"/>
    <w:rsid w:val="0045538A"/>
    <w:rsid w:val="00457222"/>
    <w:rsid w:val="0045777A"/>
    <w:rsid w:val="00457D99"/>
    <w:rsid w:val="004612F8"/>
    <w:rsid w:val="004615EC"/>
    <w:rsid w:val="00462D0E"/>
    <w:rsid w:val="004630A6"/>
    <w:rsid w:val="004635C4"/>
    <w:rsid w:val="0046362F"/>
    <w:rsid w:val="00463907"/>
    <w:rsid w:val="00464193"/>
    <w:rsid w:val="0046473A"/>
    <w:rsid w:val="004649D5"/>
    <w:rsid w:val="00464D0D"/>
    <w:rsid w:val="00465A1B"/>
    <w:rsid w:val="00466610"/>
    <w:rsid w:val="0046664A"/>
    <w:rsid w:val="00466D78"/>
    <w:rsid w:val="00466EA9"/>
    <w:rsid w:val="0046793A"/>
    <w:rsid w:val="00470126"/>
    <w:rsid w:val="00470AC4"/>
    <w:rsid w:val="00470C0D"/>
    <w:rsid w:val="00470D8D"/>
    <w:rsid w:val="00470FEF"/>
    <w:rsid w:val="00471592"/>
    <w:rsid w:val="00472B64"/>
    <w:rsid w:val="0047306C"/>
    <w:rsid w:val="004737C9"/>
    <w:rsid w:val="004738C1"/>
    <w:rsid w:val="00473B8A"/>
    <w:rsid w:val="00473E1C"/>
    <w:rsid w:val="004742E2"/>
    <w:rsid w:val="0047492F"/>
    <w:rsid w:val="00474B4F"/>
    <w:rsid w:val="00474C94"/>
    <w:rsid w:val="00474DA2"/>
    <w:rsid w:val="0047538A"/>
    <w:rsid w:val="004762D4"/>
    <w:rsid w:val="004766AE"/>
    <w:rsid w:val="00476715"/>
    <w:rsid w:val="00476A56"/>
    <w:rsid w:val="00476CB9"/>
    <w:rsid w:val="00476E6F"/>
    <w:rsid w:val="0047751A"/>
    <w:rsid w:val="00477614"/>
    <w:rsid w:val="00480090"/>
    <w:rsid w:val="004806AB"/>
    <w:rsid w:val="004808DA"/>
    <w:rsid w:val="0048093F"/>
    <w:rsid w:val="00481591"/>
    <w:rsid w:val="004815AC"/>
    <w:rsid w:val="004816A2"/>
    <w:rsid w:val="00481805"/>
    <w:rsid w:val="00481B8B"/>
    <w:rsid w:val="00481ECA"/>
    <w:rsid w:val="004822D8"/>
    <w:rsid w:val="00482E15"/>
    <w:rsid w:val="0048337A"/>
    <w:rsid w:val="0048349A"/>
    <w:rsid w:val="00483780"/>
    <w:rsid w:val="0048470E"/>
    <w:rsid w:val="004849CC"/>
    <w:rsid w:val="004850E9"/>
    <w:rsid w:val="00485A14"/>
    <w:rsid w:val="004868DE"/>
    <w:rsid w:val="00486AC1"/>
    <w:rsid w:val="004879B7"/>
    <w:rsid w:val="00487AE9"/>
    <w:rsid w:val="00487F53"/>
    <w:rsid w:val="00487F63"/>
    <w:rsid w:val="004901C3"/>
    <w:rsid w:val="004902CE"/>
    <w:rsid w:val="00491210"/>
    <w:rsid w:val="00491AD9"/>
    <w:rsid w:val="0049234D"/>
    <w:rsid w:val="0049278C"/>
    <w:rsid w:val="00492957"/>
    <w:rsid w:val="00492973"/>
    <w:rsid w:val="00493248"/>
    <w:rsid w:val="00493CF2"/>
    <w:rsid w:val="00494324"/>
    <w:rsid w:val="004943F1"/>
    <w:rsid w:val="004944F8"/>
    <w:rsid w:val="004963E1"/>
    <w:rsid w:val="00496EC8"/>
    <w:rsid w:val="004974BF"/>
    <w:rsid w:val="004975B0"/>
    <w:rsid w:val="004A006E"/>
    <w:rsid w:val="004A00CE"/>
    <w:rsid w:val="004A05EB"/>
    <w:rsid w:val="004A09CF"/>
    <w:rsid w:val="004A178C"/>
    <w:rsid w:val="004A218B"/>
    <w:rsid w:val="004A4275"/>
    <w:rsid w:val="004A4609"/>
    <w:rsid w:val="004A4F1B"/>
    <w:rsid w:val="004A4F8B"/>
    <w:rsid w:val="004A5B76"/>
    <w:rsid w:val="004A6278"/>
    <w:rsid w:val="004A67EF"/>
    <w:rsid w:val="004A6A6B"/>
    <w:rsid w:val="004A711D"/>
    <w:rsid w:val="004A7498"/>
    <w:rsid w:val="004A76A5"/>
    <w:rsid w:val="004A7767"/>
    <w:rsid w:val="004A787D"/>
    <w:rsid w:val="004A7DC0"/>
    <w:rsid w:val="004A7F7E"/>
    <w:rsid w:val="004B0F42"/>
    <w:rsid w:val="004B12C2"/>
    <w:rsid w:val="004B1590"/>
    <w:rsid w:val="004B16B6"/>
    <w:rsid w:val="004B186B"/>
    <w:rsid w:val="004B2421"/>
    <w:rsid w:val="004B258C"/>
    <w:rsid w:val="004B2A9B"/>
    <w:rsid w:val="004B2FC3"/>
    <w:rsid w:val="004B3352"/>
    <w:rsid w:val="004B355C"/>
    <w:rsid w:val="004B3C0C"/>
    <w:rsid w:val="004B3D12"/>
    <w:rsid w:val="004B46D7"/>
    <w:rsid w:val="004B4F42"/>
    <w:rsid w:val="004B5007"/>
    <w:rsid w:val="004B521F"/>
    <w:rsid w:val="004B5772"/>
    <w:rsid w:val="004B64EE"/>
    <w:rsid w:val="004B65D1"/>
    <w:rsid w:val="004B6FE9"/>
    <w:rsid w:val="004B75E9"/>
    <w:rsid w:val="004B7CC1"/>
    <w:rsid w:val="004C08DA"/>
    <w:rsid w:val="004C0A94"/>
    <w:rsid w:val="004C0C08"/>
    <w:rsid w:val="004C21E0"/>
    <w:rsid w:val="004C2700"/>
    <w:rsid w:val="004C3184"/>
    <w:rsid w:val="004C332E"/>
    <w:rsid w:val="004C339A"/>
    <w:rsid w:val="004C33A9"/>
    <w:rsid w:val="004C43B4"/>
    <w:rsid w:val="004C4677"/>
    <w:rsid w:val="004C4737"/>
    <w:rsid w:val="004C489D"/>
    <w:rsid w:val="004C558E"/>
    <w:rsid w:val="004C5AEB"/>
    <w:rsid w:val="004C5C0D"/>
    <w:rsid w:val="004C5CBE"/>
    <w:rsid w:val="004C6F87"/>
    <w:rsid w:val="004C713C"/>
    <w:rsid w:val="004D05AA"/>
    <w:rsid w:val="004D11E4"/>
    <w:rsid w:val="004D213D"/>
    <w:rsid w:val="004D2833"/>
    <w:rsid w:val="004D2A47"/>
    <w:rsid w:val="004D33A1"/>
    <w:rsid w:val="004D3B87"/>
    <w:rsid w:val="004D4339"/>
    <w:rsid w:val="004D4354"/>
    <w:rsid w:val="004D46C1"/>
    <w:rsid w:val="004D4FD7"/>
    <w:rsid w:val="004D5188"/>
    <w:rsid w:val="004D5D98"/>
    <w:rsid w:val="004D5FF0"/>
    <w:rsid w:val="004D61F9"/>
    <w:rsid w:val="004D6F8B"/>
    <w:rsid w:val="004D7741"/>
    <w:rsid w:val="004D7A48"/>
    <w:rsid w:val="004D7B46"/>
    <w:rsid w:val="004D7F9D"/>
    <w:rsid w:val="004DBA91"/>
    <w:rsid w:val="004E0FA8"/>
    <w:rsid w:val="004E10C5"/>
    <w:rsid w:val="004E12B1"/>
    <w:rsid w:val="004E1818"/>
    <w:rsid w:val="004E2169"/>
    <w:rsid w:val="004E21AB"/>
    <w:rsid w:val="004E265C"/>
    <w:rsid w:val="004E2873"/>
    <w:rsid w:val="004E29E2"/>
    <w:rsid w:val="004E3277"/>
    <w:rsid w:val="004E32E4"/>
    <w:rsid w:val="004E3373"/>
    <w:rsid w:val="004E3C1B"/>
    <w:rsid w:val="004E46BC"/>
    <w:rsid w:val="004E5410"/>
    <w:rsid w:val="004E5556"/>
    <w:rsid w:val="004E6451"/>
    <w:rsid w:val="004E65F7"/>
    <w:rsid w:val="004E690B"/>
    <w:rsid w:val="004E6E2F"/>
    <w:rsid w:val="004E7332"/>
    <w:rsid w:val="004E7377"/>
    <w:rsid w:val="004E7471"/>
    <w:rsid w:val="004E75EC"/>
    <w:rsid w:val="004E7C3B"/>
    <w:rsid w:val="004E7DC3"/>
    <w:rsid w:val="004F098F"/>
    <w:rsid w:val="004F0CD0"/>
    <w:rsid w:val="004F0CDD"/>
    <w:rsid w:val="004F1056"/>
    <w:rsid w:val="004F2564"/>
    <w:rsid w:val="004F26EB"/>
    <w:rsid w:val="004F3C15"/>
    <w:rsid w:val="004F4295"/>
    <w:rsid w:val="004F46BE"/>
    <w:rsid w:val="004F4B3D"/>
    <w:rsid w:val="004F526B"/>
    <w:rsid w:val="004F6AF3"/>
    <w:rsid w:val="004F6D01"/>
    <w:rsid w:val="004F732C"/>
    <w:rsid w:val="004F79DA"/>
    <w:rsid w:val="00501605"/>
    <w:rsid w:val="00501FB9"/>
    <w:rsid w:val="005021DA"/>
    <w:rsid w:val="00502AB2"/>
    <w:rsid w:val="00503A5D"/>
    <w:rsid w:val="00503BB0"/>
    <w:rsid w:val="005045E6"/>
    <w:rsid w:val="00504607"/>
    <w:rsid w:val="00505081"/>
    <w:rsid w:val="0050545D"/>
    <w:rsid w:val="00505520"/>
    <w:rsid w:val="00505D61"/>
    <w:rsid w:val="005068D5"/>
    <w:rsid w:val="00506D55"/>
    <w:rsid w:val="00506D88"/>
    <w:rsid w:val="0050745B"/>
    <w:rsid w:val="00507817"/>
    <w:rsid w:val="00507F9F"/>
    <w:rsid w:val="005103E6"/>
    <w:rsid w:val="005108FF"/>
    <w:rsid w:val="00511056"/>
    <w:rsid w:val="0051109B"/>
    <w:rsid w:val="00511682"/>
    <w:rsid w:val="005122C7"/>
    <w:rsid w:val="005126F5"/>
    <w:rsid w:val="0051350F"/>
    <w:rsid w:val="0051441B"/>
    <w:rsid w:val="00514F06"/>
    <w:rsid w:val="005151CE"/>
    <w:rsid w:val="00515961"/>
    <w:rsid w:val="00515F3F"/>
    <w:rsid w:val="0051655D"/>
    <w:rsid w:val="00516F4F"/>
    <w:rsid w:val="005173DD"/>
    <w:rsid w:val="00517BDD"/>
    <w:rsid w:val="00517EE8"/>
    <w:rsid w:val="00521920"/>
    <w:rsid w:val="00523B1C"/>
    <w:rsid w:val="00523B63"/>
    <w:rsid w:val="00523C90"/>
    <w:rsid w:val="005240E3"/>
    <w:rsid w:val="00525694"/>
    <w:rsid w:val="00525A4C"/>
    <w:rsid w:val="00525DD3"/>
    <w:rsid w:val="00527317"/>
    <w:rsid w:val="00527A44"/>
    <w:rsid w:val="00530A36"/>
    <w:rsid w:val="00530CD3"/>
    <w:rsid w:val="005313B0"/>
    <w:rsid w:val="0053189D"/>
    <w:rsid w:val="005319DF"/>
    <w:rsid w:val="005321B6"/>
    <w:rsid w:val="005327C3"/>
    <w:rsid w:val="005335B0"/>
    <w:rsid w:val="00533F39"/>
    <w:rsid w:val="00533F7A"/>
    <w:rsid w:val="005352AA"/>
    <w:rsid w:val="00535305"/>
    <w:rsid w:val="005368AA"/>
    <w:rsid w:val="005373C2"/>
    <w:rsid w:val="005376DF"/>
    <w:rsid w:val="00537FBB"/>
    <w:rsid w:val="0054030B"/>
    <w:rsid w:val="00541323"/>
    <w:rsid w:val="0054162B"/>
    <w:rsid w:val="005416BB"/>
    <w:rsid w:val="00541B39"/>
    <w:rsid w:val="00542CD8"/>
    <w:rsid w:val="00542FD4"/>
    <w:rsid w:val="00543C46"/>
    <w:rsid w:val="0054418D"/>
    <w:rsid w:val="0054467F"/>
    <w:rsid w:val="00544818"/>
    <w:rsid w:val="00545DC8"/>
    <w:rsid w:val="00546E89"/>
    <w:rsid w:val="005471F5"/>
    <w:rsid w:val="0054764F"/>
    <w:rsid w:val="00547A64"/>
    <w:rsid w:val="005503AD"/>
    <w:rsid w:val="0055053B"/>
    <w:rsid w:val="00550F35"/>
    <w:rsid w:val="0055124F"/>
    <w:rsid w:val="005512A6"/>
    <w:rsid w:val="00551FBB"/>
    <w:rsid w:val="0055293A"/>
    <w:rsid w:val="005532E8"/>
    <w:rsid w:val="0055395B"/>
    <w:rsid w:val="00554133"/>
    <w:rsid w:val="005545D0"/>
    <w:rsid w:val="0055470F"/>
    <w:rsid w:val="0055498F"/>
    <w:rsid w:val="0055528A"/>
    <w:rsid w:val="00555D9E"/>
    <w:rsid w:val="00555EB7"/>
    <w:rsid w:val="0055662C"/>
    <w:rsid w:val="00556888"/>
    <w:rsid w:val="00556D81"/>
    <w:rsid w:val="005574EA"/>
    <w:rsid w:val="005578D2"/>
    <w:rsid w:val="005605B3"/>
    <w:rsid w:val="0056078D"/>
    <w:rsid w:val="0056087D"/>
    <w:rsid w:val="005609A0"/>
    <w:rsid w:val="00560C2A"/>
    <w:rsid w:val="00561DA5"/>
    <w:rsid w:val="00561FD5"/>
    <w:rsid w:val="005624CA"/>
    <w:rsid w:val="0056328B"/>
    <w:rsid w:val="00564417"/>
    <w:rsid w:val="005646E2"/>
    <w:rsid w:val="00564749"/>
    <w:rsid w:val="005648A8"/>
    <w:rsid w:val="00566008"/>
    <w:rsid w:val="00566465"/>
    <w:rsid w:val="005665B7"/>
    <w:rsid w:val="00566CAC"/>
    <w:rsid w:val="00566ECE"/>
    <w:rsid w:val="00566FBD"/>
    <w:rsid w:val="005678D7"/>
    <w:rsid w:val="005679E7"/>
    <w:rsid w:val="00567BA3"/>
    <w:rsid w:val="00567E7F"/>
    <w:rsid w:val="00571CE5"/>
    <w:rsid w:val="00572152"/>
    <w:rsid w:val="0057215B"/>
    <w:rsid w:val="00574889"/>
    <w:rsid w:val="00574934"/>
    <w:rsid w:val="00574AFA"/>
    <w:rsid w:val="0057637F"/>
    <w:rsid w:val="0057672B"/>
    <w:rsid w:val="00577157"/>
    <w:rsid w:val="00577315"/>
    <w:rsid w:val="00577662"/>
    <w:rsid w:val="005778D4"/>
    <w:rsid w:val="00577A46"/>
    <w:rsid w:val="005810B1"/>
    <w:rsid w:val="0058186C"/>
    <w:rsid w:val="0058284F"/>
    <w:rsid w:val="005840D2"/>
    <w:rsid w:val="00584447"/>
    <w:rsid w:val="00584448"/>
    <w:rsid w:val="0058515B"/>
    <w:rsid w:val="00585229"/>
    <w:rsid w:val="005852F9"/>
    <w:rsid w:val="005854CB"/>
    <w:rsid w:val="00585818"/>
    <w:rsid w:val="00585A52"/>
    <w:rsid w:val="00587349"/>
    <w:rsid w:val="005876E0"/>
    <w:rsid w:val="00587D74"/>
    <w:rsid w:val="00590497"/>
    <w:rsid w:val="0059081C"/>
    <w:rsid w:val="00591185"/>
    <w:rsid w:val="005918BA"/>
    <w:rsid w:val="0059259B"/>
    <w:rsid w:val="005925EA"/>
    <w:rsid w:val="00592A6B"/>
    <w:rsid w:val="00592E1A"/>
    <w:rsid w:val="005939F4"/>
    <w:rsid w:val="00594DBC"/>
    <w:rsid w:val="0059654C"/>
    <w:rsid w:val="00596592"/>
    <w:rsid w:val="00596B17"/>
    <w:rsid w:val="00596F3F"/>
    <w:rsid w:val="00596F79"/>
    <w:rsid w:val="00597B15"/>
    <w:rsid w:val="00597C6C"/>
    <w:rsid w:val="005A017E"/>
    <w:rsid w:val="005A0430"/>
    <w:rsid w:val="005A050C"/>
    <w:rsid w:val="005A096F"/>
    <w:rsid w:val="005A0D9E"/>
    <w:rsid w:val="005A10DF"/>
    <w:rsid w:val="005A1D25"/>
    <w:rsid w:val="005A1FBE"/>
    <w:rsid w:val="005A20BC"/>
    <w:rsid w:val="005A26ED"/>
    <w:rsid w:val="005A404A"/>
    <w:rsid w:val="005A4071"/>
    <w:rsid w:val="005A59E5"/>
    <w:rsid w:val="005A60DA"/>
    <w:rsid w:val="005A6239"/>
    <w:rsid w:val="005A64CB"/>
    <w:rsid w:val="005A6DA8"/>
    <w:rsid w:val="005A6EBC"/>
    <w:rsid w:val="005A7A86"/>
    <w:rsid w:val="005B0C83"/>
    <w:rsid w:val="005B0D63"/>
    <w:rsid w:val="005B1364"/>
    <w:rsid w:val="005B26D3"/>
    <w:rsid w:val="005B2707"/>
    <w:rsid w:val="005B28B7"/>
    <w:rsid w:val="005B30DB"/>
    <w:rsid w:val="005B343F"/>
    <w:rsid w:val="005B34B3"/>
    <w:rsid w:val="005B4958"/>
    <w:rsid w:val="005B511E"/>
    <w:rsid w:val="005B72AB"/>
    <w:rsid w:val="005B7DDF"/>
    <w:rsid w:val="005C0217"/>
    <w:rsid w:val="005C0369"/>
    <w:rsid w:val="005C0A13"/>
    <w:rsid w:val="005C2442"/>
    <w:rsid w:val="005C2A38"/>
    <w:rsid w:val="005C303E"/>
    <w:rsid w:val="005C373E"/>
    <w:rsid w:val="005C38AE"/>
    <w:rsid w:val="005C3B23"/>
    <w:rsid w:val="005C43A5"/>
    <w:rsid w:val="005C488F"/>
    <w:rsid w:val="005C6331"/>
    <w:rsid w:val="005C6424"/>
    <w:rsid w:val="005C7BA3"/>
    <w:rsid w:val="005C7BBE"/>
    <w:rsid w:val="005C7CB0"/>
    <w:rsid w:val="005C7D9F"/>
    <w:rsid w:val="005C7DFC"/>
    <w:rsid w:val="005D0307"/>
    <w:rsid w:val="005D081E"/>
    <w:rsid w:val="005D10EF"/>
    <w:rsid w:val="005D1619"/>
    <w:rsid w:val="005D1804"/>
    <w:rsid w:val="005D1FBD"/>
    <w:rsid w:val="005D2855"/>
    <w:rsid w:val="005D2A04"/>
    <w:rsid w:val="005D2ADE"/>
    <w:rsid w:val="005D315E"/>
    <w:rsid w:val="005D32FA"/>
    <w:rsid w:val="005D35AC"/>
    <w:rsid w:val="005D39F8"/>
    <w:rsid w:val="005D3A14"/>
    <w:rsid w:val="005D3AAE"/>
    <w:rsid w:val="005D3F92"/>
    <w:rsid w:val="005D4314"/>
    <w:rsid w:val="005D4342"/>
    <w:rsid w:val="005D4397"/>
    <w:rsid w:val="005D4A8F"/>
    <w:rsid w:val="005D4AD5"/>
    <w:rsid w:val="005D4D61"/>
    <w:rsid w:val="005D519C"/>
    <w:rsid w:val="005D5281"/>
    <w:rsid w:val="005D57EA"/>
    <w:rsid w:val="005D65F3"/>
    <w:rsid w:val="005D676D"/>
    <w:rsid w:val="005D6EF5"/>
    <w:rsid w:val="005D7591"/>
    <w:rsid w:val="005D798A"/>
    <w:rsid w:val="005D7D2E"/>
    <w:rsid w:val="005E03E7"/>
    <w:rsid w:val="005E0ACB"/>
    <w:rsid w:val="005E0B17"/>
    <w:rsid w:val="005E0EA6"/>
    <w:rsid w:val="005E1559"/>
    <w:rsid w:val="005E1591"/>
    <w:rsid w:val="005E1D20"/>
    <w:rsid w:val="005E2298"/>
    <w:rsid w:val="005E26E2"/>
    <w:rsid w:val="005E27B7"/>
    <w:rsid w:val="005E2BF8"/>
    <w:rsid w:val="005E37F0"/>
    <w:rsid w:val="005E3A2F"/>
    <w:rsid w:val="005E3D7E"/>
    <w:rsid w:val="005E45AA"/>
    <w:rsid w:val="005E4907"/>
    <w:rsid w:val="005E4E55"/>
    <w:rsid w:val="005E4F54"/>
    <w:rsid w:val="005E5110"/>
    <w:rsid w:val="005E51FA"/>
    <w:rsid w:val="005E5518"/>
    <w:rsid w:val="005E5811"/>
    <w:rsid w:val="005E6259"/>
    <w:rsid w:val="005F0313"/>
    <w:rsid w:val="005F03F2"/>
    <w:rsid w:val="005F0B97"/>
    <w:rsid w:val="005F2078"/>
    <w:rsid w:val="005F2648"/>
    <w:rsid w:val="005F26B6"/>
    <w:rsid w:val="005F2DD2"/>
    <w:rsid w:val="005F35CC"/>
    <w:rsid w:val="005F3956"/>
    <w:rsid w:val="005F3EDA"/>
    <w:rsid w:val="005F49AE"/>
    <w:rsid w:val="005F5C70"/>
    <w:rsid w:val="005F63F9"/>
    <w:rsid w:val="005F65CF"/>
    <w:rsid w:val="005F6702"/>
    <w:rsid w:val="005F6835"/>
    <w:rsid w:val="005F6A96"/>
    <w:rsid w:val="005F6B0E"/>
    <w:rsid w:val="005F6BDE"/>
    <w:rsid w:val="005F7118"/>
    <w:rsid w:val="005F7D98"/>
    <w:rsid w:val="005F7ECE"/>
    <w:rsid w:val="00600B8C"/>
    <w:rsid w:val="0060198C"/>
    <w:rsid w:val="00602FCC"/>
    <w:rsid w:val="0060312E"/>
    <w:rsid w:val="00603587"/>
    <w:rsid w:val="00606114"/>
    <w:rsid w:val="006069B6"/>
    <w:rsid w:val="00607096"/>
    <w:rsid w:val="00607145"/>
    <w:rsid w:val="00610B9B"/>
    <w:rsid w:val="00610ECE"/>
    <w:rsid w:val="0061101D"/>
    <w:rsid w:val="006113F2"/>
    <w:rsid w:val="0061167F"/>
    <w:rsid w:val="00612618"/>
    <w:rsid w:val="00612D5A"/>
    <w:rsid w:val="006135F5"/>
    <w:rsid w:val="00613BD2"/>
    <w:rsid w:val="00614BB7"/>
    <w:rsid w:val="00614E55"/>
    <w:rsid w:val="00615347"/>
    <w:rsid w:val="006155C5"/>
    <w:rsid w:val="0061585C"/>
    <w:rsid w:val="00617B57"/>
    <w:rsid w:val="00622579"/>
    <w:rsid w:val="00622854"/>
    <w:rsid w:val="00622A46"/>
    <w:rsid w:val="00622EC2"/>
    <w:rsid w:val="00623132"/>
    <w:rsid w:val="0062313A"/>
    <w:rsid w:val="006236DF"/>
    <w:rsid w:val="006244AC"/>
    <w:rsid w:val="00624C40"/>
    <w:rsid w:val="00624E23"/>
    <w:rsid w:val="00624EC4"/>
    <w:rsid w:val="0062541E"/>
    <w:rsid w:val="00625A1F"/>
    <w:rsid w:val="006269E4"/>
    <w:rsid w:val="00627940"/>
    <w:rsid w:val="00627A46"/>
    <w:rsid w:val="0063039A"/>
    <w:rsid w:val="006305FC"/>
    <w:rsid w:val="00631055"/>
    <w:rsid w:val="00631130"/>
    <w:rsid w:val="00631610"/>
    <w:rsid w:val="006318D5"/>
    <w:rsid w:val="00631C1B"/>
    <w:rsid w:val="006327CD"/>
    <w:rsid w:val="00632DC6"/>
    <w:rsid w:val="006335D5"/>
    <w:rsid w:val="0063376A"/>
    <w:rsid w:val="00633D60"/>
    <w:rsid w:val="00633E01"/>
    <w:rsid w:val="00634290"/>
    <w:rsid w:val="00635209"/>
    <w:rsid w:val="00635A41"/>
    <w:rsid w:val="00635DDE"/>
    <w:rsid w:val="00636313"/>
    <w:rsid w:val="00636539"/>
    <w:rsid w:val="00636DBC"/>
    <w:rsid w:val="00637318"/>
    <w:rsid w:val="00640533"/>
    <w:rsid w:val="00640705"/>
    <w:rsid w:val="00641AD6"/>
    <w:rsid w:val="00641C13"/>
    <w:rsid w:val="00641D77"/>
    <w:rsid w:val="00642619"/>
    <w:rsid w:val="006432D4"/>
    <w:rsid w:val="0064398A"/>
    <w:rsid w:val="006440AB"/>
    <w:rsid w:val="00644788"/>
    <w:rsid w:val="006447F9"/>
    <w:rsid w:val="0064513B"/>
    <w:rsid w:val="006455F4"/>
    <w:rsid w:val="0064654F"/>
    <w:rsid w:val="00646959"/>
    <w:rsid w:val="00647209"/>
    <w:rsid w:val="006478D5"/>
    <w:rsid w:val="00647DD3"/>
    <w:rsid w:val="00647FEB"/>
    <w:rsid w:val="006501C3"/>
    <w:rsid w:val="006502F0"/>
    <w:rsid w:val="00650319"/>
    <w:rsid w:val="006504A0"/>
    <w:rsid w:val="00650544"/>
    <w:rsid w:val="0065071F"/>
    <w:rsid w:val="00652590"/>
    <w:rsid w:val="00652A51"/>
    <w:rsid w:val="00653BD8"/>
    <w:rsid w:val="0065501A"/>
    <w:rsid w:val="0065569C"/>
    <w:rsid w:val="00656073"/>
    <w:rsid w:val="00656E5B"/>
    <w:rsid w:val="0065751E"/>
    <w:rsid w:val="00657724"/>
    <w:rsid w:val="00660659"/>
    <w:rsid w:val="00661163"/>
    <w:rsid w:val="00662092"/>
    <w:rsid w:val="00662995"/>
    <w:rsid w:val="00662FE0"/>
    <w:rsid w:val="00663FA9"/>
    <w:rsid w:val="0066421B"/>
    <w:rsid w:val="00666ED8"/>
    <w:rsid w:val="006670A1"/>
    <w:rsid w:val="00667267"/>
    <w:rsid w:val="00667AEF"/>
    <w:rsid w:val="00670982"/>
    <w:rsid w:val="00671646"/>
    <w:rsid w:val="00671C43"/>
    <w:rsid w:val="00671FB9"/>
    <w:rsid w:val="00673149"/>
    <w:rsid w:val="00673641"/>
    <w:rsid w:val="006739FF"/>
    <w:rsid w:val="00673F6A"/>
    <w:rsid w:val="00674185"/>
    <w:rsid w:val="00674544"/>
    <w:rsid w:val="00674A0E"/>
    <w:rsid w:val="00675B84"/>
    <w:rsid w:val="00676270"/>
    <w:rsid w:val="00677106"/>
    <w:rsid w:val="00680311"/>
    <w:rsid w:val="00680A01"/>
    <w:rsid w:val="00680F8A"/>
    <w:rsid w:val="00681465"/>
    <w:rsid w:val="00681C22"/>
    <w:rsid w:val="006829C1"/>
    <w:rsid w:val="00682CF3"/>
    <w:rsid w:val="00682D44"/>
    <w:rsid w:val="00683B7A"/>
    <w:rsid w:val="00684671"/>
    <w:rsid w:val="006848E7"/>
    <w:rsid w:val="00684CD9"/>
    <w:rsid w:val="006860FC"/>
    <w:rsid w:val="006864DF"/>
    <w:rsid w:val="00686766"/>
    <w:rsid w:val="006879C0"/>
    <w:rsid w:val="00687C0A"/>
    <w:rsid w:val="00687C6B"/>
    <w:rsid w:val="0069043E"/>
    <w:rsid w:val="006905EE"/>
    <w:rsid w:val="006906F5"/>
    <w:rsid w:val="0069080F"/>
    <w:rsid w:val="00690823"/>
    <w:rsid w:val="00690EC7"/>
    <w:rsid w:val="00690FF5"/>
    <w:rsid w:val="0069155A"/>
    <w:rsid w:val="0069244F"/>
    <w:rsid w:val="00693EB4"/>
    <w:rsid w:val="0069513A"/>
    <w:rsid w:val="00695182"/>
    <w:rsid w:val="00695B1F"/>
    <w:rsid w:val="00695C30"/>
    <w:rsid w:val="0069636E"/>
    <w:rsid w:val="006964E5"/>
    <w:rsid w:val="006965F0"/>
    <w:rsid w:val="00696B39"/>
    <w:rsid w:val="00696CCB"/>
    <w:rsid w:val="0069775A"/>
    <w:rsid w:val="00697B89"/>
    <w:rsid w:val="006A05B7"/>
    <w:rsid w:val="006A1939"/>
    <w:rsid w:val="006A1D6C"/>
    <w:rsid w:val="006A31EB"/>
    <w:rsid w:val="006A336B"/>
    <w:rsid w:val="006A34AA"/>
    <w:rsid w:val="006A3735"/>
    <w:rsid w:val="006A37AA"/>
    <w:rsid w:val="006A4E06"/>
    <w:rsid w:val="006A5F7E"/>
    <w:rsid w:val="006A62D8"/>
    <w:rsid w:val="006A6689"/>
    <w:rsid w:val="006A6733"/>
    <w:rsid w:val="006A691A"/>
    <w:rsid w:val="006A6B3C"/>
    <w:rsid w:val="006A6D29"/>
    <w:rsid w:val="006A6FEE"/>
    <w:rsid w:val="006A75F5"/>
    <w:rsid w:val="006A7C7F"/>
    <w:rsid w:val="006B0D89"/>
    <w:rsid w:val="006B0EB8"/>
    <w:rsid w:val="006B2E1C"/>
    <w:rsid w:val="006B314E"/>
    <w:rsid w:val="006B3AF5"/>
    <w:rsid w:val="006B4508"/>
    <w:rsid w:val="006B4782"/>
    <w:rsid w:val="006B4DFD"/>
    <w:rsid w:val="006B61C4"/>
    <w:rsid w:val="006B6AA7"/>
    <w:rsid w:val="006B777D"/>
    <w:rsid w:val="006B7A3A"/>
    <w:rsid w:val="006C03C0"/>
    <w:rsid w:val="006C0C67"/>
    <w:rsid w:val="006C0FAA"/>
    <w:rsid w:val="006C136E"/>
    <w:rsid w:val="006C14FD"/>
    <w:rsid w:val="006C256A"/>
    <w:rsid w:val="006C3209"/>
    <w:rsid w:val="006C40FD"/>
    <w:rsid w:val="006C468D"/>
    <w:rsid w:val="006C483E"/>
    <w:rsid w:val="006C4979"/>
    <w:rsid w:val="006C4F44"/>
    <w:rsid w:val="006C505C"/>
    <w:rsid w:val="006C534A"/>
    <w:rsid w:val="006C5AA3"/>
    <w:rsid w:val="006C5BAC"/>
    <w:rsid w:val="006C60A5"/>
    <w:rsid w:val="006C6341"/>
    <w:rsid w:val="006C6F33"/>
    <w:rsid w:val="006C76FF"/>
    <w:rsid w:val="006C7F6E"/>
    <w:rsid w:val="006D00CF"/>
    <w:rsid w:val="006D022E"/>
    <w:rsid w:val="006D048F"/>
    <w:rsid w:val="006D0B04"/>
    <w:rsid w:val="006D1485"/>
    <w:rsid w:val="006D1616"/>
    <w:rsid w:val="006D170A"/>
    <w:rsid w:val="006D1F3C"/>
    <w:rsid w:val="006D2730"/>
    <w:rsid w:val="006D3707"/>
    <w:rsid w:val="006D3B80"/>
    <w:rsid w:val="006D56F4"/>
    <w:rsid w:val="006D5EB3"/>
    <w:rsid w:val="006D6474"/>
    <w:rsid w:val="006D6489"/>
    <w:rsid w:val="006D674E"/>
    <w:rsid w:val="006D76E9"/>
    <w:rsid w:val="006E03B0"/>
    <w:rsid w:val="006E0FA6"/>
    <w:rsid w:val="006E0FAE"/>
    <w:rsid w:val="006E1185"/>
    <w:rsid w:val="006E1E91"/>
    <w:rsid w:val="006E1ECD"/>
    <w:rsid w:val="006E2145"/>
    <w:rsid w:val="006E3366"/>
    <w:rsid w:val="006E364B"/>
    <w:rsid w:val="006E37B4"/>
    <w:rsid w:val="006E3EDB"/>
    <w:rsid w:val="006E40D6"/>
    <w:rsid w:val="006E4129"/>
    <w:rsid w:val="006E4334"/>
    <w:rsid w:val="006E4AB7"/>
    <w:rsid w:val="006E4DF6"/>
    <w:rsid w:val="006E5E9C"/>
    <w:rsid w:val="006E717F"/>
    <w:rsid w:val="006E7675"/>
    <w:rsid w:val="006E7A81"/>
    <w:rsid w:val="006F05FB"/>
    <w:rsid w:val="006F17FF"/>
    <w:rsid w:val="006F1B78"/>
    <w:rsid w:val="006F2112"/>
    <w:rsid w:val="006F2CC2"/>
    <w:rsid w:val="006F3203"/>
    <w:rsid w:val="006F385B"/>
    <w:rsid w:val="006F5207"/>
    <w:rsid w:val="006F5AA0"/>
    <w:rsid w:val="006F5D2F"/>
    <w:rsid w:val="006F5F08"/>
    <w:rsid w:val="006F6EB0"/>
    <w:rsid w:val="006F72F7"/>
    <w:rsid w:val="006F77BD"/>
    <w:rsid w:val="006F7F5A"/>
    <w:rsid w:val="007000D2"/>
    <w:rsid w:val="00700697"/>
    <w:rsid w:val="00700ADE"/>
    <w:rsid w:val="00700D8D"/>
    <w:rsid w:val="00700DE3"/>
    <w:rsid w:val="00701009"/>
    <w:rsid w:val="0070194F"/>
    <w:rsid w:val="0070196F"/>
    <w:rsid w:val="00702358"/>
    <w:rsid w:val="0070268A"/>
    <w:rsid w:val="00702FA1"/>
    <w:rsid w:val="00703333"/>
    <w:rsid w:val="007040AF"/>
    <w:rsid w:val="00704921"/>
    <w:rsid w:val="00704F4A"/>
    <w:rsid w:val="00705414"/>
    <w:rsid w:val="00705FD9"/>
    <w:rsid w:val="0070638F"/>
    <w:rsid w:val="007067F7"/>
    <w:rsid w:val="00706936"/>
    <w:rsid w:val="00706D5A"/>
    <w:rsid w:val="00706DEE"/>
    <w:rsid w:val="0070747F"/>
    <w:rsid w:val="00707874"/>
    <w:rsid w:val="007100AE"/>
    <w:rsid w:val="00710C26"/>
    <w:rsid w:val="00711D7C"/>
    <w:rsid w:val="00711E08"/>
    <w:rsid w:val="00712616"/>
    <w:rsid w:val="00712A4F"/>
    <w:rsid w:val="0071301A"/>
    <w:rsid w:val="007138DE"/>
    <w:rsid w:val="00713CDF"/>
    <w:rsid w:val="00714500"/>
    <w:rsid w:val="00715314"/>
    <w:rsid w:val="00715642"/>
    <w:rsid w:val="00716EE6"/>
    <w:rsid w:val="00717AF7"/>
    <w:rsid w:val="00717EC4"/>
    <w:rsid w:val="007207AB"/>
    <w:rsid w:val="00722246"/>
    <w:rsid w:val="0072246E"/>
    <w:rsid w:val="0072289F"/>
    <w:rsid w:val="007228E0"/>
    <w:rsid w:val="00722BD6"/>
    <w:rsid w:val="0072332A"/>
    <w:rsid w:val="00723682"/>
    <w:rsid w:val="00723F6B"/>
    <w:rsid w:val="00723FC3"/>
    <w:rsid w:val="00724A85"/>
    <w:rsid w:val="00725A9D"/>
    <w:rsid w:val="00725C84"/>
    <w:rsid w:val="00726A1C"/>
    <w:rsid w:val="00726FAD"/>
    <w:rsid w:val="007276C6"/>
    <w:rsid w:val="0073136A"/>
    <w:rsid w:val="00731C98"/>
    <w:rsid w:val="00731F51"/>
    <w:rsid w:val="007330A6"/>
    <w:rsid w:val="00734073"/>
    <w:rsid w:val="007343B8"/>
    <w:rsid w:val="007345EF"/>
    <w:rsid w:val="0073513A"/>
    <w:rsid w:val="007359D6"/>
    <w:rsid w:val="00735D3E"/>
    <w:rsid w:val="0073655E"/>
    <w:rsid w:val="0073686B"/>
    <w:rsid w:val="00736A9E"/>
    <w:rsid w:val="00736AAF"/>
    <w:rsid w:val="00736EB2"/>
    <w:rsid w:val="0073711C"/>
    <w:rsid w:val="00737389"/>
    <w:rsid w:val="00737F54"/>
    <w:rsid w:val="007404A9"/>
    <w:rsid w:val="00740BA0"/>
    <w:rsid w:val="00740BD1"/>
    <w:rsid w:val="00740EE7"/>
    <w:rsid w:val="0074167E"/>
    <w:rsid w:val="007426BF"/>
    <w:rsid w:val="00743725"/>
    <w:rsid w:val="007439CA"/>
    <w:rsid w:val="0074403B"/>
    <w:rsid w:val="00744386"/>
    <w:rsid w:val="00744F4E"/>
    <w:rsid w:val="00745A66"/>
    <w:rsid w:val="007460E1"/>
    <w:rsid w:val="00746156"/>
    <w:rsid w:val="00746BFB"/>
    <w:rsid w:val="00747390"/>
    <w:rsid w:val="00750E2F"/>
    <w:rsid w:val="00751177"/>
    <w:rsid w:val="00751345"/>
    <w:rsid w:val="0075167A"/>
    <w:rsid w:val="007519F2"/>
    <w:rsid w:val="0075208A"/>
    <w:rsid w:val="00752CF5"/>
    <w:rsid w:val="007541B1"/>
    <w:rsid w:val="0075477D"/>
    <w:rsid w:val="007554C6"/>
    <w:rsid w:val="00755757"/>
    <w:rsid w:val="00755AF4"/>
    <w:rsid w:val="00756283"/>
    <w:rsid w:val="00756429"/>
    <w:rsid w:val="0075698F"/>
    <w:rsid w:val="00756E5B"/>
    <w:rsid w:val="00757D1E"/>
    <w:rsid w:val="00757F72"/>
    <w:rsid w:val="0075F720"/>
    <w:rsid w:val="007608A8"/>
    <w:rsid w:val="00761498"/>
    <w:rsid w:val="00761A3E"/>
    <w:rsid w:val="0076226C"/>
    <w:rsid w:val="00762B3D"/>
    <w:rsid w:val="00762DA3"/>
    <w:rsid w:val="00762F14"/>
    <w:rsid w:val="0076337B"/>
    <w:rsid w:val="00763400"/>
    <w:rsid w:val="00763D66"/>
    <w:rsid w:val="0076487B"/>
    <w:rsid w:val="007650C4"/>
    <w:rsid w:val="0076573E"/>
    <w:rsid w:val="0076617F"/>
    <w:rsid w:val="00766645"/>
    <w:rsid w:val="00766A8A"/>
    <w:rsid w:val="00766C1C"/>
    <w:rsid w:val="00766CA4"/>
    <w:rsid w:val="00766F7E"/>
    <w:rsid w:val="0076714E"/>
    <w:rsid w:val="007677FE"/>
    <w:rsid w:val="00767836"/>
    <w:rsid w:val="00770EE8"/>
    <w:rsid w:val="00771190"/>
    <w:rsid w:val="00771464"/>
    <w:rsid w:val="0077331C"/>
    <w:rsid w:val="00774118"/>
    <w:rsid w:val="00774144"/>
    <w:rsid w:val="0077434E"/>
    <w:rsid w:val="00774B63"/>
    <w:rsid w:val="007759A3"/>
    <w:rsid w:val="00775C4C"/>
    <w:rsid w:val="00775CDB"/>
    <w:rsid w:val="00776185"/>
    <w:rsid w:val="007772C6"/>
    <w:rsid w:val="00777C12"/>
    <w:rsid w:val="00780368"/>
    <w:rsid w:val="0078080F"/>
    <w:rsid w:val="00780D4A"/>
    <w:rsid w:val="00781412"/>
    <w:rsid w:val="00781CA8"/>
    <w:rsid w:val="00781E52"/>
    <w:rsid w:val="007822F9"/>
    <w:rsid w:val="007832EA"/>
    <w:rsid w:val="00784607"/>
    <w:rsid w:val="00785873"/>
    <w:rsid w:val="00786854"/>
    <w:rsid w:val="00786941"/>
    <w:rsid w:val="00786F75"/>
    <w:rsid w:val="00787181"/>
    <w:rsid w:val="00787198"/>
    <w:rsid w:val="00787B5C"/>
    <w:rsid w:val="00790066"/>
    <w:rsid w:val="00790C68"/>
    <w:rsid w:val="0079269C"/>
    <w:rsid w:val="00792CFF"/>
    <w:rsid w:val="00792F11"/>
    <w:rsid w:val="00793703"/>
    <w:rsid w:val="00794399"/>
    <w:rsid w:val="00794A9B"/>
    <w:rsid w:val="00795C31"/>
    <w:rsid w:val="00795E62"/>
    <w:rsid w:val="00795EE4"/>
    <w:rsid w:val="0079614E"/>
    <w:rsid w:val="00796866"/>
    <w:rsid w:val="00796D69"/>
    <w:rsid w:val="007A0103"/>
    <w:rsid w:val="007A052F"/>
    <w:rsid w:val="007A0D4F"/>
    <w:rsid w:val="007A0E35"/>
    <w:rsid w:val="007A1246"/>
    <w:rsid w:val="007A1532"/>
    <w:rsid w:val="007A19C5"/>
    <w:rsid w:val="007A1A8A"/>
    <w:rsid w:val="007A23D2"/>
    <w:rsid w:val="007A26FC"/>
    <w:rsid w:val="007A2BE1"/>
    <w:rsid w:val="007A333B"/>
    <w:rsid w:val="007A34DD"/>
    <w:rsid w:val="007A41D0"/>
    <w:rsid w:val="007A4491"/>
    <w:rsid w:val="007A4F8C"/>
    <w:rsid w:val="007A53AB"/>
    <w:rsid w:val="007A5E93"/>
    <w:rsid w:val="007A5FA7"/>
    <w:rsid w:val="007A62B1"/>
    <w:rsid w:val="007A6A97"/>
    <w:rsid w:val="007A6B41"/>
    <w:rsid w:val="007A7666"/>
    <w:rsid w:val="007A7A8A"/>
    <w:rsid w:val="007A7B6D"/>
    <w:rsid w:val="007A7ECE"/>
    <w:rsid w:val="007B0224"/>
    <w:rsid w:val="007B053C"/>
    <w:rsid w:val="007B07CB"/>
    <w:rsid w:val="007B08AC"/>
    <w:rsid w:val="007B0D2C"/>
    <w:rsid w:val="007B14B2"/>
    <w:rsid w:val="007B21C8"/>
    <w:rsid w:val="007B2C6B"/>
    <w:rsid w:val="007B2D5C"/>
    <w:rsid w:val="007B2EF6"/>
    <w:rsid w:val="007B3292"/>
    <w:rsid w:val="007B354A"/>
    <w:rsid w:val="007B3920"/>
    <w:rsid w:val="007B3D45"/>
    <w:rsid w:val="007B4928"/>
    <w:rsid w:val="007B4CCF"/>
    <w:rsid w:val="007B4E06"/>
    <w:rsid w:val="007B5B15"/>
    <w:rsid w:val="007B6133"/>
    <w:rsid w:val="007B63F2"/>
    <w:rsid w:val="007B6930"/>
    <w:rsid w:val="007B72AC"/>
    <w:rsid w:val="007B76F5"/>
    <w:rsid w:val="007B7C62"/>
    <w:rsid w:val="007B7F84"/>
    <w:rsid w:val="007C0653"/>
    <w:rsid w:val="007C083E"/>
    <w:rsid w:val="007C15D2"/>
    <w:rsid w:val="007C2BDD"/>
    <w:rsid w:val="007C417A"/>
    <w:rsid w:val="007C6C94"/>
    <w:rsid w:val="007C7232"/>
    <w:rsid w:val="007C7A14"/>
    <w:rsid w:val="007C7E58"/>
    <w:rsid w:val="007D0325"/>
    <w:rsid w:val="007D0C81"/>
    <w:rsid w:val="007D0EEF"/>
    <w:rsid w:val="007D2285"/>
    <w:rsid w:val="007D258F"/>
    <w:rsid w:val="007D38EC"/>
    <w:rsid w:val="007D3C58"/>
    <w:rsid w:val="007D3EC6"/>
    <w:rsid w:val="007D41FB"/>
    <w:rsid w:val="007D4462"/>
    <w:rsid w:val="007D4F74"/>
    <w:rsid w:val="007D5064"/>
    <w:rsid w:val="007D5079"/>
    <w:rsid w:val="007D50C8"/>
    <w:rsid w:val="007D516A"/>
    <w:rsid w:val="007D5383"/>
    <w:rsid w:val="007D5A03"/>
    <w:rsid w:val="007D5DB8"/>
    <w:rsid w:val="007D5E0D"/>
    <w:rsid w:val="007D5F15"/>
    <w:rsid w:val="007D66E9"/>
    <w:rsid w:val="007D6ACE"/>
    <w:rsid w:val="007D6DDB"/>
    <w:rsid w:val="007E0D01"/>
    <w:rsid w:val="007E0EE3"/>
    <w:rsid w:val="007E15F7"/>
    <w:rsid w:val="007E238B"/>
    <w:rsid w:val="007E27ED"/>
    <w:rsid w:val="007E2A49"/>
    <w:rsid w:val="007E2AF4"/>
    <w:rsid w:val="007E2AFE"/>
    <w:rsid w:val="007E38C7"/>
    <w:rsid w:val="007E40B2"/>
    <w:rsid w:val="007E41C5"/>
    <w:rsid w:val="007E4665"/>
    <w:rsid w:val="007E6417"/>
    <w:rsid w:val="007E65DB"/>
    <w:rsid w:val="007E6A6D"/>
    <w:rsid w:val="007E6B56"/>
    <w:rsid w:val="007E7126"/>
    <w:rsid w:val="007F0471"/>
    <w:rsid w:val="007F1113"/>
    <w:rsid w:val="007F2013"/>
    <w:rsid w:val="007F22B9"/>
    <w:rsid w:val="007F24B0"/>
    <w:rsid w:val="007F2975"/>
    <w:rsid w:val="007F2B8B"/>
    <w:rsid w:val="007F3FF9"/>
    <w:rsid w:val="007F47A1"/>
    <w:rsid w:val="007F4C5A"/>
    <w:rsid w:val="007F5EAF"/>
    <w:rsid w:val="007F5FA4"/>
    <w:rsid w:val="007F630F"/>
    <w:rsid w:val="007F652E"/>
    <w:rsid w:val="007F6F71"/>
    <w:rsid w:val="007F76B9"/>
    <w:rsid w:val="00800F95"/>
    <w:rsid w:val="0080119E"/>
    <w:rsid w:val="0080152C"/>
    <w:rsid w:val="00801DF1"/>
    <w:rsid w:val="00801F2C"/>
    <w:rsid w:val="008020E8"/>
    <w:rsid w:val="0080215C"/>
    <w:rsid w:val="00802DC4"/>
    <w:rsid w:val="00802F01"/>
    <w:rsid w:val="0080319E"/>
    <w:rsid w:val="00803509"/>
    <w:rsid w:val="008041DB"/>
    <w:rsid w:val="0080462B"/>
    <w:rsid w:val="00804C9A"/>
    <w:rsid w:val="0080549E"/>
    <w:rsid w:val="00805613"/>
    <w:rsid w:val="0080593B"/>
    <w:rsid w:val="00805ABE"/>
    <w:rsid w:val="00805D37"/>
    <w:rsid w:val="00806234"/>
    <w:rsid w:val="00806E0F"/>
    <w:rsid w:val="00806F8E"/>
    <w:rsid w:val="0080754E"/>
    <w:rsid w:val="008075D0"/>
    <w:rsid w:val="00807988"/>
    <w:rsid w:val="0081061C"/>
    <w:rsid w:val="0081086D"/>
    <w:rsid w:val="0081091A"/>
    <w:rsid w:val="008111D1"/>
    <w:rsid w:val="008114E6"/>
    <w:rsid w:val="00811F04"/>
    <w:rsid w:val="00811F44"/>
    <w:rsid w:val="00812213"/>
    <w:rsid w:val="00812CD4"/>
    <w:rsid w:val="008134D5"/>
    <w:rsid w:val="00813D85"/>
    <w:rsid w:val="00814624"/>
    <w:rsid w:val="00814701"/>
    <w:rsid w:val="00814704"/>
    <w:rsid w:val="00814A97"/>
    <w:rsid w:val="00815556"/>
    <w:rsid w:val="00816486"/>
    <w:rsid w:val="0081722F"/>
    <w:rsid w:val="00820033"/>
    <w:rsid w:val="00820036"/>
    <w:rsid w:val="008209AB"/>
    <w:rsid w:val="00820D5D"/>
    <w:rsid w:val="008215C2"/>
    <w:rsid w:val="00821F86"/>
    <w:rsid w:val="00821FCA"/>
    <w:rsid w:val="00822260"/>
    <w:rsid w:val="008225E9"/>
    <w:rsid w:val="008226D4"/>
    <w:rsid w:val="0082323F"/>
    <w:rsid w:val="00823FCF"/>
    <w:rsid w:val="008243B2"/>
    <w:rsid w:val="00824D0A"/>
    <w:rsid w:val="00825169"/>
    <w:rsid w:val="00825455"/>
    <w:rsid w:val="00825BFF"/>
    <w:rsid w:val="00825C30"/>
    <w:rsid w:val="00825D29"/>
    <w:rsid w:val="00826315"/>
    <w:rsid w:val="00826934"/>
    <w:rsid w:val="0082700A"/>
    <w:rsid w:val="00827119"/>
    <w:rsid w:val="008273B3"/>
    <w:rsid w:val="00827E5F"/>
    <w:rsid w:val="0083034C"/>
    <w:rsid w:val="00830CB5"/>
    <w:rsid w:val="00831F59"/>
    <w:rsid w:val="0083250F"/>
    <w:rsid w:val="00832EC9"/>
    <w:rsid w:val="00832F07"/>
    <w:rsid w:val="0083323B"/>
    <w:rsid w:val="008333A2"/>
    <w:rsid w:val="0083478E"/>
    <w:rsid w:val="008347C1"/>
    <w:rsid w:val="008347DE"/>
    <w:rsid w:val="00835867"/>
    <w:rsid w:val="008358D0"/>
    <w:rsid w:val="00835C0D"/>
    <w:rsid w:val="00835C5A"/>
    <w:rsid w:val="008361AB"/>
    <w:rsid w:val="00836977"/>
    <w:rsid w:val="008379F8"/>
    <w:rsid w:val="00837D67"/>
    <w:rsid w:val="00840744"/>
    <w:rsid w:val="00840807"/>
    <w:rsid w:val="00840A94"/>
    <w:rsid w:val="00840B87"/>
    <w:rsid w:val="00840D07"/>
    <w:rsid w:val="00840E5E"/>
    <w:rsid w:val="008414B1"/>
    <w:rsid w:val="00841588"/>
    <w:rsid w:val="00841794"/>
    <w:rsid w:val="00841829"/>
    <w:rsid w:val="00842F04"/>
    <w:rsid w:val="00843160"/>
    <w:rsid w:val="008442D2"/>
    <w:rsid w:val="00844383"/>
    <w:rsid w:val="008446B8"/>
    <w:rsid w:val="00844E81"/>
    <w:rsid w:val="00845D9B"/>
    <w:rsid w:val="008466CA"/>
    <w:rsid w:val="00846A4F"/>
    <w:rsid w:val="00846A9C"/>
    <w:rsid w:val="00846C23"/>
    <w:rsid w:val="00846CDA"/>
    <w:rsid w:val="008475AB"/>
    <w:rsid w:val="00851043"/>
    <w:rsid w:val="008518FF"/>
    <w:rsid w:val="00851BB5"/>
    <w:rsid w:val="00853656"/>
    <w:rsid w:val="0085376B"/>
    <w:rsid w:val="008537C3"/>
    <w:rsid w:val="00854495"/>
    <w:rsid w:val="00854F18"/>
    <w:rsid w:val="00854F8C"/>
    <w:rsid w:val="0085519A"/>
    <w:rsid w:val="0085588E"/>
    <w:rsid w:val="008558E8"/>
    <w:rsid w:val="008561ED"/>
    <w:rsid w:val="008562E3"/>
    <w:rsid w:val="0085644B"/>
    <w:rsid w:val="0085680B"/>
    <w:rsid w:val="008575FE"/>
    <w:rsid w:val="00857DCF"/>
    <w:rsid w:val="00860A06"/>
    <w:rsid w:val="008612D8"/>
    <w:rsid w:val="00861563"/>
    <w:rsid w:val="008618F7"/>
    <w:rsid w:val="00862932"/>
    <w:rsid w:val="0086327E"/>
    <w:rsid w:val="0086396D"/>
    <w:rsid w:val="00864C8D"/>
    <w:rsid w:val="00865047"/>
    <w:rsid w:val="008654C5"/>
    <w:rsid w:val="008655B5"/>
    <w:rsid w:val="0086598D"/>
    <w:rsid w:val="00866390"/>
    <w:rsid w:val="0086648B"/>
    <w:rsid w:val="00866CB8"/>
    <w:rsid w:val="00866F0E"/>
    <w:rsid w:val="00867485"/>
    <w:rsid w:val="00867C48"/>
    <w:rsid w:val="00867C62"/>
    <w:rsid w:val="00867FC3"/>
    <w:rsid w:val="00870E57"/>
    <w:rsid w:val="00871C7D"/>
    <w:rsid w:val="00871D91"/>
    <w:rsid w:val="00871FFA"/>
    <w:rsid w:val="008721DA"/>
    <w:rsid w:val="008723F6"/>
    <w:rsid w:val="008732EB"/>
    <w:rsid w:val="008738E4"/>
    <w:rsid w:val="008739DA"/>
    <w:rsid w:val="00873E1E"/>
    <w:rsid w:val="00874266"/>
    <w:rsid w:val="0087474F"/>
    <w:rsid w:val="008751A5"/>
    <w:rsid w:val="00875390"/>
    <w:rsid w:val="00875EFE"/>
    <w:rsid w:val="008761EB"/>
    <w:rsid w:val="00876AC9"/>
    <w:rsid w:val="00876D3E"/>
    <w:rsid w:val="00876E13"/>
    <w:rsid w:val="00877889"/>
    <w:rsid w:val="00877B9D"/>
    <w:rsid w:val="0088016E"/>
    <w:rsid w:val="00880C10"/>
    <w:rsid w:val="0088149E"/>
    <w:rsid w:val="00881AB0"/>
    <w:rsid w:val="00881F3B"/>
    <w:rsid w:val="0088287C"/>
    <w:rsid w:val="00883E08"/>
    <w:rsid w:val="00883E11"/>
    <w:rsid w:val="00884E8A"/>
    <w:rsid w:val="008857D6"/>
    <w:rsid w:val="00885A5F"/>
    <w:rsid w:val="008869CA"/>
    <w:rsid w:val="00886C3A"/>
    <w:rsid w:val="00886F6B"/>
    <w:rsid w:val="0088728F"/>
    <w:rsid w:val="00887AC1"/>
    <w:rsid w:val="00887BA1"/>
    <w:rsid w:val="00887BCF"/>
    <w:rsid w:val="008916DA"/>
    <w:rsid w:val="008920D0"/>
    <w:rsid w:val="00892171"/>
    <w:rsid w:val="008922EE"/>
    <w:rsid w:val="00892757"/>
    <w:rsid w:val="00892987"/>
    <w:rsid w:val="00893350"/>
    <w:rsid w:val="0089444C"/>
    <w:rsid w:val="008944EB"/>
    <w:rsid w:val="00894C44"/>
    <w:rsid w:val="00895245"/>
    <w:rsid w:val="0089641B"/>
    <w:rsid w:val="008967BF"/>
    <w:rsid w:val="008967DE"/>
    <w:rsid w:val="00896BC4"/>
    <w:rsid w:val="008977B3"/>
    <w:rsid w:val="00897B10"/>
    <w:rsid w:val="00897E43"/>
    <w:rsid w:val="008A03D4"/>
    <w:rsid w:val="008A03F4"/>
    <w:rsid w:val="008A06C2"/>
    <w:rsid w:val="008A2B34"/>
    <w:rsid w:val="008A2CE1"/>
    <w:rsid w:val="008A2D9C"/>
    <w:rsid w:val="008A3693"/>
    <w:rsid w:val="008A3ECB"/>
    <w:rsid w:val="008A4028"/>
    <w:rsid w:val="008A44BA"/>
    <w:rsid w:val="008A46A9"/>
    <w:rsid w:val="008A4B5B"/>
    <w:rsid w:val="008A4D32"/>
    <w:rsid w:val="008A5638"/>
    <w:rsid w:val="008A57A9"/>
    <w:rsid w:val="008A6833"/>
    <w:rsid w:val="008A7939"/>
    <w:rsid w:val="008B0643"/>
    <w:rsid w:val="008B25B3"/>
    <w:rsid w:val="008B26AE"/>
    <w:rsid w:val="008B35DA"/>
    <w:rsid w:val="008B393C"/>
    <w:rsid w:val="008B4F35"/>
    <w:rsid w:val="008B5A3E"/>
    <w:rsid w:val="008B5DF3"/>
    <w:rsid w:val="008B6225"/>
    <w:rsid w:val="008B68E0"/>
    <w:rsid w:val="008B6904"/>
    <w:rsid w:val="008B6D75"/>
    <w:rsid w:val="008B754C"/>
    <w:rsid w:val="008B7945"/>
    <w:rsid w:val="008C0121"/>
    <w:rsid w:val="008C0205"/>
    <w:rsid w:val="008C0B39"/>
    <w:rsid w:val="008C0F80"/>
    <w:rsid w:val="008C1234"/>
    <w:rsid w:val="008C29A4"/>
    <w:rsid w:val="008C2CD8"/>
    <w:rsid w:val="008C4D88"/>
    <w:rsid w:val="008C548E"/>
    <w:rsid w:val="008C5B9A"/>
    <w:rsid w:val="008C5EA8"/>
    <w:rsid w:val="008C62AD"/>
    <w:rsid w:val="008C7282"/>
    <w:rsid w:val="008C792B"/>
    <w:rsid w:val="008D04C7"/>
    <w:rsid w:val="008D0C48"/>
    <w:rsid w:val="008D0FAC"/>
    <w:rsid w:val="008D2747"/>
    <w:rsid w:val="008D35AF"/>
    <w:rsid w:val="008D3860"/>
    <w:rsid w:val="008D4AE3"/>
    <w:rsid w:val="008D5D06"/>
    <w:rsid w:val="008D64D3"/>
    <w:rsid w:val="008D6A7A"/>
    <w:rsid w:val="008D6DF4"/>
    <w:rsid w:val="008D72D8"/>
    <w:rsid w:val="008D7B62"/>
    <w:rsid w:val="008D7FE1"/>
    <w:rsid w:val="008E0DEA"/>
    <w:rsid w:val="008E0FEC"/>
    <w:rsid w:val="008E1980"/>
    <w:rsid w:val="008E3111"/>
    <w:rsid w:val="008E4A45"/>
    <w:rsid w:val="008E4B29"/>
    <w:rsid w:val="008E5044"/>
    <w:rsid w:val="008E6008"/>
    <w:rsid w:val="008E620D"/>
    <w:rsid w:val="008E6795"/>
    <w:rsid w:val="008E7816"/>
    <w:rsid w:val="008E7D19"/>
    <w:rsid w:val="008E7D6C"/>
    <w:rsid w:val="008F0920"/>
    <w:rsid w:val="008F0CE7"/>
    <w:rsid w:val="008F0CF5"/>
    <w:rsid w:val="008F10E7"/>
    <w:rsid w:val="008F1841"/>
    <w:rsid w:val="008F4ADE"/>
    <w:rsid w:val="008F4CB0"/>
    <w:rsid w:val="008F5CB5"/>
    <w:rsid w:val="008F649D"/>
    <w:rsid w:val="008F67BA"/>
    <w:rsid w:val="008F67EC"/>
    <w:rsid w:val="008F6A95"/>
    <w:rsid w:val="009000CE"/>
    <w:rsid w:val="009004AA"/>
    <w:rsid w:val="009005F1"/>
    <w:rsid w:val="00900752"/>
    <w:rsid w:val="00900DA4"/>
    <w:rsid w:val="00900EC0"/>
    <w:rsid w:val="0090275D"/>
    <w:rsid w:val="00902D9C"/>
    <w:rsid w:val="00902DA4"/>
    <w:rsid w:val="00902FC0"/>
    <w:rsid w:val="0090315B"/>
    <w:rsid w:val="00903C70"/>
    <w:rsid w:val="00904C2C"/>
    <w:rsid w:val="00905393"/>
    <w:rsid w:val="0090676C"/>
    <w:rsid w:val="00907889"/>
    <w:rsid w:val="00907CA0"/>
    <w:rsid w:val="00910391"/>
    <w:rsid w:val="0091050D"/>
    <w:rsid w:val="00910F7B"/>
    <w:rsid w:val="00911A83"/>
    <w:rsid w:val="00911B77"/>
    <w:rsid w:val="00911C43"/>
    <w:rsid w:val="00912293"/>
    <w:rsid w:val="0091255D"/>
    <w:rsid w:val="0091285F"/>
    <w:rsid w:val="00912EF6"/>
    <w:rsid w:val="00913260"/>
    <w:rsid w:val="00913A7E"/>
    <w:rsid w:val="00913EFE"/>
    <w:rsid w:val="0091559F"/>
    <w:rsid w:val="009155F4"/>
    <w:rsid w:val="00915637"/>
    <w:rsid w:val="00915C2F"/>
    <w:rsid w:val="00916882"/>
    <w:rsid w:val="00916D6E"/>
    <w:rsid w:val="00916DA3"/>
    <w:rsid w:val="00917AD8"/>
    <w:rsid w:val="009207C1"/>
    <w:rsid w:val="00920C49"/>
    <w:rsid w:val="00921A62"/>
    <w:rsid w:val="00921BA3"/>
    <w:rsid w:val="00921D85"/>
    <w:rsid w:val="00922B66"/>
    <w:rsid w:val="00922FE0"/>
    <w:rsid w:val="009246A3"/>
    <w:rsid w:val="00924F88"/>
    <w:rsid w:val="009257AC"/>
    <w:rsid w:val="009257DE"/>
    <w:rsid w:val="0092660A"/>
    <w:rsid w:val="00926917"/>
    <w:rsid w:val="00926E3F"/>
    <w:rsid w:val="009277FF"/>
    <w:rsid w:val="009278D4"/>
    <w:rsid w:val="00927E11"/>
    <w:rsid w:val="00930199"/>
    <w:rsid w:val="0093092A"/>
    <w:rsid w:val="009312D1"/>
    <w:rsid w:val="009313EE"/>
    <w:rsid w:val="0093178D"/>
    <w:rsid w:val="00931BA2"/>
    <w:rsid w:val="00931E14"/>
    <w:rsid w:val="009321F4"/>
    <w:rsid w:val="0093234E"/>
    <w:rsid w:val="009326C0"/>
    <w:rsid w:val="009328D1"/>
    <w:rsid w:val="0093295F"/>
    <w:rsid w:val="00932FF0"/>
    <w:rsid w:val="00933B88"/>
    <w:rsid w:val="00934585"/>
    <w:rsid w:val="009350B1"/>
    <w:rsid w:val="00935688"/>
    <w:rsid w:val="00935F39"/>
    <w:rsid w:val="0093664D"/>
    <w:rsid w:val="0093694E"/>
    <w:rsid w:val="00937D1E"/>
    <w:rsid w:val="00940C25"/>
    <w:rsid w:val="00940C2C"/>
    <w:rsid w:val="00940DF3"/>
    <w:rsid w:val="00941929"/>
    <w:rsid w:val="00942653"/>
    <w:rsid w:val="00942EC3"/>
    <w:rsid w:val="0094474E"/>
    <w:rsid w:val="00944A10"/>
    <w:rsid w:val="009452E1"/>
    <w:rsid w:val="00945547"/>
    <w:rsid w:val="00946408"/>
    <w:rsid w:val="0094690F"/>
    <w:rsid w:val="00946948"/>
    <w:rsid w:val="00946AFB"/>
    <w:rsid w:val="00946C5A"/>
    <w:rsid w:val="00946CF7"/>
    <w:rsid w:val="00947598"/>
    <w:rsid w:val="00947BA0"/>
    <w:rsid w:val="00947D24"/>
    <w:rsid w:val="0095034D"/>
    <w:rsid w:val="009507C3"/>
    <w:rsid w:val="00950D0C"/>
    <w:rsid w:val="009515AE"/>
    <w:rsid w:val="00951BA2"/>
    <w:rsid w:val="00952680"/>
    <w:rsid w:val="00952E1A"/>
    <w:rsid w:val="00953773"/>
    <w:rsid w:val="009538FC"/>
    <w:rsid w:val="00954A07"/>
    <w:rsid w:val="00954EBF"/>
    <w:rsid w:val="0095544A"/>
    <w:rsid w:val="00955B01"/>
    <w:rsid w:val="00955B7B"/>
    <w:rsid w:val="00955B9D"/>
    <w:rsid w:val="00956783"/>
    <w:rsid w:val="0095711D"/>
    <w:rsid w:val="0095768A"/>
    <w:rsid w:val="00957F61"/>
    <w:rsid w:val="0096135C"/>
    <w:rsid w:val="00962086"/>
    <w:rsid w:val="00963758"/>
    <w:rsid w:val="0096400C"/>
    <w:rsid w:val="009640E7"/>
    <w:rsid w:val="009647AE"/>
    <w:rsid w:val="009655C2"/>
    <w:rsid w:val="0096608E"/>
    <w:rsid w:val="00966EEA"/>
    <w:rsid w:val="00967000"/>
    <w:rsid w:val="00967145"/>
    <w:rsid w:val="009671D8"/>
    <w:rsid w:val="00967748"/>
    <w:rsid w:val="009677C0"/>
    <w:rsid w:val="0096796C"/>
    <w:rsid w:val="009702C7"/>
    <w:rsid w:val="009709DA"/>
    <w:rsid w:val="00970A19"/>
    <w:rsid w:val="009712D6"/>
    <w:rsid w:val="009713E0"/>
    <w:rsid w:val="0097167E"/>
    <w:rsid w:val="00971B6E"/>
    <w:rsid w:val="00971BD1"/>
    <w:rsid w:val="00971BDC"/>
    <w:rsid w:val="009723FF"/>
    <w:rsid w:val="00973266"/>
    <w:rsid w:val="00973A18"/>
    <w:rsid w:val="00973C05"/>
    <w:rsid w:val="009758A9"/>
    <w:rsid w:val="0097699D"/>
    <w:rsid w:val="00976CBD"/>
    <w:rsid w:val="009776F2"/>
    <w:rsid w:val="00980553"/>
    <w:rsid w:val="009811D6"/>
    <w:rsid w:val="0098120A"/>
    <w:rsid w:val="009822CE"/>
    <w:rsid w:val="00982561"/>
    <w:rsid w:val="00982E93"/>
    <w:rsid w:val="00983BA5"/>
    <w:rsid w:val="0098431B"/>
    <w:rsid w:val="00984C80"/>
    <w:rsid w:val="009852E3"/>
    <w:rsid w:val="00985763"/>
    <w:rsid w:val="00985C88"/>
    <w:rsid w:val="009866A3"/>
    <w:rsid w:val="00987256"/>
    <w:rsid w:val="009876BA"/>
    <w:rsid w:val="009876C1"/>
    <w:rsid w:val="00987704"/>
    <w:rsid w:val="00990428"/>
    <w:rsid w:val="0099070E"/>
    <w:rsid w:val="009912B7"/>
    <w:rsid w:val="0099170B"/>
    <w:rsid w:val="009920FA"/>
    <w:rsid w:val="009922C7"/>
    <w:rsid w:val="0099252A"/>
    <w:rsid w:val="00992BC1"/>
    <w:rsid w:val="009934E0"/>
    <w:rsid w:val="009939CC"/>
    <w:rsid w:val="00993B78"/>
    <w:rsid w:val="00993C93"/>
    <w:rsid w:val="00994E26"/>
    <w:rsid w:val="00994EC3"/>
    <w:rsid w:val="009A0DEC"/>
    <w:rsid w:val="009A1753"/>
    <w:rsid w:val="009A2414"/>
    <w:rsid w:val="009A2809"/>
    <w:rsid w:val="009A281A"/>
    <w:rsid w:val="009A2AE6"/>
    <w:rsid w:val="009A3956"/>
    <w:rsid w:val="009A4E01"/>
    <w:rsid w:val="009A52B9"/>
    <w:rsid w:val="009A52DC"/>
    <w:rsid w:val="009A6238"/>
    <w:rsid w:val="009A7F64"/>
    <w:rsid w:val="009B0521"/>
    <w:rsid w:val="009B0A5C"/>
    <w:rsid w:val="009B10B3"/>
    <w:rsid w:val="009B1A1D"/>
    <w:rsid w:val="009B1D24"/>
    <w:rsid w:val="009B32B7"/>
    <w:rsid w:val="009B32E1"/>
    <w:rsid w:val="009B42E7"/>
    <w:rsid w:val="009B4B69"/>
    <w:rsid w:val="009B4ED5"/>
    <w:rsid w:val="009B544A"/>
    <w:rsid w:val="009B54EB"/>
    <w:rsid w:val="009B5A68"/>
    <w:rsid w:val="009B630B"/>
    <w:rsid w:val="009B6C48"/>
    <w:rsid w:val="009B74B7"/>
    <w:rsid w:val="009B7979"/>
    <w:rsid w:val="009B7FA8"/>
    <w:rsid w:val="009C010E"/>
    <w:rsid w:val="009C0B2D"/>
    <w:rsid w:val="009C0FF8"/>
    <w:rsid w:val="009C327A"/>
    <w:rsid w:val="009C3315"/>
    <w:rsid w:val="009C44E2"/>
    <w:rsid w:val="009C4C21"/>
    <w:rsid w:val="009C5531"/>
    <w:rsid w:val="009C62AC"/>
    <w:rsid w:val="009C63E8"/>
    <w:rsid w:val="009C67C3"/>
    <w:rsid w:val="009C6C02"/>
    <w:rsid w:val="009C6E74"/>
    <w:rsid w:val="009C7670"/>
    <w:rsid w:val="009C7A9B"/>
    <w:rsid w:val="009D0609"/>
    <w:rsid w:val="009D172C"/>
    <w:rsid w:val="009D1870"/>
    <w:rsid w:val="009D1ADB"/>
    <w:rsid w:val="009D1B4C"/>
    <w:rsid w:val="009D202E"/>
    <w:rsid w:val="009D2943"/>
    <w:rsid w:val="009D2D86"/>
    <w:rsid w:val="009D33A1"/>
    <w:rsid w:val="009D489F"/>
    <w:rsid w:val="009D4F68"/>
    <w:rsid w:val="009D54A9"/>
    <w:rsid w:val="009D5A70"/>
    <w:rsid w:val="009D64B8"/>
    <w:rsid w:val="009D66E6"/>
    <w:rsid w:val="009D67C8"/>
    <w:rsid w:val="009D7478"/>
    <w:rsid w:val="009D7671"/>
    <w:rsid w:val="009E001C"/>
    <w:rsid w:val="009E0481"/>
    <w:rsid w:val="009E104D"/>
    <w:rsid w:val="009E10BA"/>
    <w:rsid w:val="009E1447"/>
    <w:rsid w:val="009E1B19"/>
    <w:rsid w:val="009E1D95"/>
    <w:rsid w:val="009E229B"/>
    <w:rsid w:val="009E2691"/>
    <w:rsid w:val="009E35B5"/>
    <w:rsid w:val="009E36AF"/>
    <w:rsid w:val="009E3A08"/>
    <w:rsid w:val="009E3E08"/>
    <w:rsid w:val="009E4494"/>
    <w:rsid w:val="009E52EF"/>
    <w:rsid w:val="009E5602"/>
    <w:rsid w:val="009E5705"/>
    <w:rsid w:val="009E5A40"/>
    <w:rsid w:val="009E5AE2"/>
    <w:rsid w:val="009E63E9"/>
    <w:rsid w:val="009E7347"/>
    <w:rsid w:val="009E7A90"/>
    <w:rsid w:val="009F089E"/>
    <w:rsid w:val="009F08BB"/>
    <w:rsid w:val="009F17A4"/>
    <w:rsid w:val="009F1A66"/>
    <w:rsid w:val="009F1D2F"/>
    <w:rsid w:val="009F21EB"/>
    <w:rsid w:val="009F31B8"/>
    <w:rsid w:val="009F36E7"/>
    <w:rsid w:val="009F48D8"/>
    <w:rsid w:val="009F51D5"/>
    <w:rsid w:val="009F62E9"/>
    <w:rsid w:val="009F66F8"/>
    <w:rsid w:val="009F68CD"/>
    <w:rsid w:val="009F7FDD"/>
    <w:rsid w:val="00A00A99"/>
    <w:rsid w:val="00A00B67"/>
    <w:rsid w:val="00A01193"/>
    <w:rsid w:val="00A016DA"/>
    <w:rsid w:val="00A01B77"/>
    <w:rsid w:val="00A01BF9"/>
    <w:rsid w:val="00A01C4C"/>
    <w:rsid w:val="00A01E6B"/>
    <w:rsid w:val="00A0239C"/>
    <w:rsid w:val="00A0277C"/>
    <w:rsid w:val="00A028C2"/>
    <w:rsid w:val="00A02C1D"/>
    <w:rsid w:val="00A02C6D"/>
    <w:rsid w:val="00A0386C"/>
    <w:rsid w:val="00A0386F"/>
    <w:rsid w:val="00A03DAD"/>
    <w:rsid w:val="00A03E2E"/>
    <w:rsid w:val="00A03FAD"/>
    <w:rsid w:val="00A04B1B"/>
    <w:rsid w:val="00A04E45"/>
    <w:rsid w:val="00A052C3"/>
    <w:rsid w:val="00A067FE"/>
    <w:rsid w:val="00A0736D"/>
    <w:rsid w:val="00A0784A"/>
    <w:rsid w:val="00A07918"/>
    <w:rsid w:val="00A07A82"/>
    <w:rsid w:val="00A07EF1"/>
    <w:rsid w:val="00A1008E"/>
    <w:rsid w:val="00A10191"/>
    <w:rsid w:val="00A10A66"/>
    <w:rsid w:val="00A10F3C"/>
    <w:rsid w:val="00A10FEB"/>
    <w:rsid w:val="00A12893"/>
    <w:rsid w:val="00A12896"/>
    <w:rsid w:val="00A1289C"/>
    <w:rsid w:val="00A1340B"/>
    <w:rsid w:val="00A14208"/>
    <w:rsid w:val="00A14864"/>
    <w:rsid w:val="00A151EF"/>
    <w:rsid w:val="00A15B4E"/>
    <w:rsid w:val="00A167BE"/>
    <w:rsid w:val="00A16DF4"/>
    <w:rsid w:val="00A173FD"/>
    <w:rsid w:val="00A203CC"/>
    <w:rsid w:val="00A21A68"/>
    <w:rsid w:val="00A2305F"/>
    <w:rsid w:val="00A23129"/>
    <w:rsid w:val="00A23E8C"/>
    <w:rsid w:val="00A24563"/>
    <w:rsid w:val="00A2463F"/>
    <w:rsid w:val="00A249C9"/>
    <w:rsid w:val="00A24DF0"/>
    <w:rsid w:val="00A25663"/>
    <w:rsid w:val="00A256A8"/>
    <w:rsid w:val="00A25B76"/>
    <w:rsid w:val="00A25D41"/>
    <w:rsid w:val="00A26524"/>
    <w:rsid w:val="00A26D76"/>
    <w:rsid w:val="00A270AF"/>
    <w:rsid w:val="00A2770B"/>
    <w:rsid w:val="00A27948"/>
    <w:rsid w:val="00A3018C"/>
    <w:rsid w:val="00A3064A"/>
    <w:rsid w:val="00A316E3"/>
    <w:rsid w:val="00A31BCB"/>
    <w:rsid w:val="00A31C3D"/>
    <w:rsid w:val="00A324AB"/>
    <w:rsid w:val="00A3269B"/>
    <w:rsid w:val="00A328E0"/>
    <w:rsid w:val="00A33FB3"/>
    <w:rsid w:val="00A3571F"/>
    <w:rsid w:val="00A36514"/>
    <w:rsid w:val="00A36842"/>
    <w:rsid w:val="00A371DB"/>
    <w:rsid w:val="00A37644"/>
    <w:rsid w:val="00A376F8"/>
    <w:rsid w:val="00A37735"/>
    <w:rsid w:val="00A402F5"/>
    <w:rsid w:val="00A40649"/>
    <w:rsid w:val="00A40AD3"/>
    <w:rsid w:val="00A40B1D"/>
    <w:rsid w:val="00A40B47"/>
    <w:rsid w:val="00A40DD1"/>
    <w:rsid w:val="00A41601"/>
    <w:rsid w:val="00A4171E"/>
    <w:rsid w:val="00A41798"/>
    <w:rsid w:val="00A41952"/>
    <w:rsid w:val="00A41A08"/>
    <w:rsid w:val="00A41AA0"/>
    <w:rsid w:val="00A41B71"/>
    <w:rsid w:val="00A429E6"/>
    <w:rsid w:val="00A42A40"/>
    <w:rsid w:val="00A4383F"/>
    <w:rsid w:val="00A44C60"/>
    <w:rsid w:val="00A44EF7"/>
    <w:rsid w:val="00A45568"/>
    <w:rsid w:val="00A460BA"/>
    <w:rsid w:val="00A460E1"/>
    <w:rsid w:val="00A4649C"/>
    <w:rsid w:val="00A46D84"/>
    <w:rsid w:val="00A46DDC"/>
    <w:rsid w:val="00A50DE1"/>
    <w:rsid w:val="00A516BA"/>
    <w:rsid w:val="00A51C66"/>
    <w:rsid w:val="00A5231E"/>
    <w:rsid w:val="00A52F7A"/>
    <w:rsid w:val="00A52FF2"/>
    <w:rsid w:val="00A54BDE"/>
    <w:rsid w:val="00A54F56"/>
    <w:rsid w:val="00A552CF"/>
    <w:rsid w:val="00A55700"/>
    <w:rsid w:val="00A5602D"/>
    <w:rsid w:val="00A566F3"/>
    <w:rsid w:val="00A56C38"/>
    <w:rsid w:val="00A56EB1"/>
    <w:rsid w:val="00A57033"/>
    <w:rsid w:val="00A571E5"/>
    <w:rsid w:val="00A57CD4"/>
    <w:rsid w:val="00A57D09"/>
    <w:rsid w:val="00A6019B"/>
    <w:rsid w:val="00A601CD"/>
    <w:rsid w:val="00A615A0"/>
    <w:rsid w:val="00A62391"/>
    <w:rsid w:val="00A628EB"/>
    <w:rsid w:val="00A62E72"/>
    <w:rsid w:val="00A636BD"/>
    <w:rsid w:val="00A63D7D"/>
    <w:rsid w:val="00A6520D"/>
    <w:rsid w:val="00A65A73"/>
    <w:rsid w:val="00A660B5"/>
    <w:rsid w:val="00A70139"/>
    <w:rsid w:val="00A70598"/>
    <w:rsid w:val="00A70B2F"/>
    <w:rsid w:val="00A71487"/>
    <w:rsid w:val="00A71A16"/>
    <w:rsid w:val="00A72692"/>
    <w:rsid w:val="00A72AA0"/>
    <w:rsid w:val="00A72D4F"/>
    <w:rsid w:val="00A72FD8"/>
    <w:rsid w:val="00A73C49"/>
    <w:rsid w:val="00A7497A"/>
    <w:rsid w:val="00A75391"/>
    <w:rsid w:val="00A7555C"/>
    <w:rsid w:val="00A75938"/>
    <w:rsid w:val="00A75F53"/>
    <w:rsid w:val="00A76632"/>
    <w:rsid w:val="00A76FB6"/>
    <w:rsid w:val="00A77181"/>
    <w:rsid w:val="00A8027C"/>
    <w:rsid w:val="00A80996"/>
    <w:rsid w:val="00A80FF1"/>
    <w:rsid w:val="00A81692"/>
    <w:rsid w:val="00A82AFC"/>
    <w:rsid w:val="00A8396C"/>
    <w:rsid w:val="00A84E83"/>
    <w:rsid w:val="00A85676"/>
    <w:rsid w:val="00A86846"/>
    <w:rsid w:val="00A87224"/>
    <w:rsid w:val="00A8797D"/>
    <w:rsid w:val="00A87F4F"/>
    <w:rsid w:val="00A9026C"/>
    <w:rsid w:val="00A90AA0"/>
    <w:rsid w:val="00A91507"/>
    <w:rsid w:val="00A9152B"/>
    <w:rsid w:val="00A91EDF"/>
    <w:rsid w:val="00A92063"/>
    <w:rsid w:val="00A92110"/>
    <w:rsid w:val="00A92426"/>
    <w:rsid w:val="00A924E3"/>
    <w:rsid w:val="00A92558"/>
    <w:rsid w:val="00A93364"/>
    <w:rsid w:val="00A940E0"/>
    <w:rsid w:val="00A94320"/>
    <w:rsid w:val="00A94BDD"/>
    <w:rsid w:val="00A95098"/>
    <w:rsid w:val="00A9524F"/>
    <w:rsid w:val="00A95D44"/>
    <w:rsid w:val="00A95DA6"/>
    <w:rsid w:val="00A96160"/>
    <w:rsid w:val="00A9677F"/>
    <w:rsid w:val="00A96D13"/>
    <w:rsid w:val="00A96D6D"/>
    <w:rsid w:val="00A97166"/>
    <w:rsid w:val="00A97D53"/>
    <w:rsid w:val="00A97F7C"/>
    <w:rsid w:val="00AA0528"/>
    <w:rsid w:val="00AA0575"/>
    <w:rsid w:val="00AA0958"/>
    <w:rsid w:val="00AA0B53"/>
    <w:rsid w:val="00AA1062"/>
    <w:rsid w:val="00AA10BE"/>
    <w:rsid w:val="00AA12EB"/>
    <w:rsid w:val="00AA163F"/>
    <w:rsid w:val="00AA228C"/>
    <w:rsid w:val="00AA24D5"/>
    <w:rsid w:val="00AA258C"/>
    <w:rsid w:val="00AA4750"/>
    <w:rsid w:val="00AA479B"/>
    <w:rsid w:val="00AA48A6"/>
    <w:rsid w:val="00AA6B91"/>
    <w:rsid w:val="00AA6C91"/>
    <w:rsid w:val="00AA72EA"/>
    <w:rsid w:val="00AA73F8"/>
    <w:rsid w:val="00AB09A1"/>
    <w:rsid w:val="00AB0A50"/>
    <w:rsid w:val="00AB1DC7"/>
    <w:rsid w:val="00AB1F07"/>
    <w:rsid w:val="00AB2450"/>
    <w:rsid w:val="00AB2E9E"/>
    <w:rsid w:val="00AB33DB"/>
    <w:rsid w:val="00AB5032"/>
    <w:rsid w:val="00AB54D6"/>
    <w:rsid w:val="00AB5534"/>
    <w:rsid w:val="00AB56D2"/>
    <w:rsid w:val="00AB5B6D"/>
    <w:rsid w:val="00AB5BF0"/>
    <w:rsid w:val="00AB647F"/>
    <w:rsid w:val="00AB66B7"/>
    <w:rsid w:val="00AB745A"/>
    <w:rsid w:val="00AC036E"/>
    <w:rsid w:val="00AC0744"/>
    <w:rsid w:val="00AC0EB3"/>
    <w:rsid w:val="00AC16F3"/>
    <w:rsid w:val="00AC172E"/>
    <w:rsid w:val="00AC1806"/>
    <w:rsid w:val="00AC187E"/>
    <w:rsid w:val="00AC1A4F"/>
    <w:rsid w:val="00AC2210"/>
    <w:rsid w:val="00AC246A"/>
    <w:rsid w:val="00AC2571"/>
    <w:rsid w:val="00AC26C3"/>
    <w:rsid w:val="00AC2D16"/>
    <w:rsid w:val="00AC3288"/>
    <w:rsid w:val="00AC3478"/>
    <w:rsid w:val="00AC3943"/>
    <w:rsid w:val="00AC3C90"/>
    <w:rsid w:val="00AC42B2"/>
    <w:rsid w:val="00AC521D"/>
    <w:rsid w:val="00AC63C3"/>
    <w:rsid w:val="00AC6A1D"/>
    <w:rsid w:val="00AC7476"/>
    <w:rsid w:val="00AC7712"/>
    <w:rsid w:val="00AC7809"/>
    <w:rsid w:val="00AC7873"/>
    <w:rsid w:val="00AC7B9D"/>
    <w:rsid w:val="00AD0388"/>
    <w:rsid w:val="00AD0A3F"/>
    <w:rsid w:val="00AD0AB7"/>
    <w:rsid w:val="00AD29D3"/>
    <w:rsid w:val="00AD3985"/>
    <w:rsid w:val="00AD3B5F"/>
    <w:rsid w:val="00AD3F07"/>
    <w:rsid w:val="00AD4875"/>
    <w:rsid w:val="00AD4A93"/>
    <w:rsid w:val="00AD4E65"/>
    <w:rsid w:val="00AD4F49"/>
    <w:rsid w:val="00AD574E"/>
    <w:rsid w:val="00AD64DF"/>
    <w:rsid w:val="00AD668B"/>
    <w:rsid w:val="00AD6699"/>
    <w:rsid w:val="00AD705F"/>
    <w:rsid w:val="00AD7A10"/>
    <w:rsid w:val="00AD7C00"/>
    <w:rsid w:val="00AE1BBE"/>
    <w:rsid w:val="00AE23DA"/>
    <w:rsid w:val="00AE2407"/>
    <w:rsid w:val="00AE3473"/>
    <w:rsid w:val="00AE3BF3"/>
    <w:rsid w:val="00AE42D9"/>
    <w:rsid w:val="00AE5FA2"/>
    <w:rsid w:val="00AE6144"/>
    <w:rsid w:val="00AE6478"/>
    <w:rsid w:val="00AE6DDC"/>
    <w:rsid w:val="00AE6E29"/>
    <w:rsid w:val="00AE745D"/>
    <w:rsid w:val="00AE74A5"/>
    <w:rsid w:val="00AE7931"/>
    <w:rsid w:val="00AE7DFD"/>
    <w:rsid w:val="00AF0D8E"/>
    <w:rsid w:val="00AF0DA6"/>
    <w:rsid w:val="00AF0E99"/>
    <w:rsid w:val="00AF1009"/>
    <w:rsid w:val="00AF10A5"/>
    <w:rsid w:val="00AF1DFF"/>
    <w:rsid w:val="00AF236B"/>
    <w:rsid w:val="00AF2A54"/>
    <w:rsid w:val="00AF3E38"/>
    <w:rsid w:val="00AF403B"/>
    <w:rsid w:val="00AF4253"/>
    <w:rsid w:val="00AF4B9B"/>
    <w:rsid w:val="00AF4C33"/>
    <w:rsid w:val="00AF4D2A"/>
    <w:rsid w:val="00AF57B4"/>
    <w:rsid w:val="00AF5E77"/>
    <w:rsid w:val="00AF6196"/>
    <w:rsid w:val="00AF7271"/>
    <w:rsid w:val="00AF7D1E"/>
    <w:rsid w:val="00AF7DDD"/>
    <w:rsid w:val="00B00770"/>
    <w:rsid w:val="00B00DE9"/>
    <w:rsid w:val="00B014A3"/>
    <w:rsid w:val="00B01662"/>
    <w:rsid w:val="00B016B7"/>
    <w:rsid w:val="00B01A59"/>
    <w:rsid w:val="00B01B90"/>
    <w:rsid w:val="00B02D4C"/>
    <w:rsid w:val="00B03318"/>
    <w:rsid w:val="00B0334C"/>
    <w:rsid w:val="00B03390"/>
    <w:rsid w:val="00B0347F"/>
    <w:rsid w:val="00B034BE"/>
    <w:rsid w:val="00B03A26"/>
    <w:rsid w:val="00B03A7F"/>
    <w:rsid w:val="00B04C42"/>
    <w:rsid w:val="00B050C2"/>
    <w:rsid w:val="00B051F8"/>
    <w:rsid w:val="00B05ABE"/>
    <w:rsid w:val="00B05EA2"/>
    <w:rsid w:val="00B0659C"/>
    <w:rsid w:val="00B06C19"/>
    <w:rsid w:val="00B07442"/>
    <w:rsid w:val="00B0789B"/>
    <w:rsid w:val="00B10EBD"/>
    <w:rsid w:val="00B1106E"/>
    <w:rsid w:val="00B1115E"/>
    <w:rsid w:val="00B12F71"/>
    <w:rsid w:val="00B130D2"/>
    <w:rsid w:val="00B14077"/>
    <w:rsid w:val="00B14731"/>
    <w:rsid w:val="00B14BB6"/>
    <w:rsid w:val="00B15748"/>
    <w:rsid w:val="00B16827"/>
    <w:rsid w:val="00B16E3D"/>
    <w:rsid w:val="00B17ECE"/>
    <w:rsid w:val="00B20676"/>
    <w:rsid w:val="00B216E8"/>
    <w:rsid w:val="00B22150"/>
    <w:rsid w:val="00B22406"/>
    <w:rsid w:val="00B22492"/>
    <w:rsid w:val="00B22D8A"/>
    <w:rsid w:val="00B22FEE"/>
    <w:rsid w:val="00B237D7"/>
    <w:rsid w:val="00B243A8"/>
    <w:rsid w:val="00B24684"/>
    <w:rsid w:val="00B25A55"/>
    <w:rsid w:val="00B25A8A"/>
    <w:rsid w:val="00B25D4D"/>
    <w:rsid w:val="00B26000"/>
    <w:rsid w:val="00B26293"/>
    <w:rsid w:val="00B26982"/>
    <w:rsid w:val="00B26D92"/>
    <w:rsid w:val="00B27D0E"/>
    <w:rsid w:val="00B30ECE"/>
    <w:rsid w:val="00B315F6"/>
    <w:rsid w:val="00B316FA"/>
    <w:rsid w:val="00B317CB"/>
    <w:rsid w:val="00B31C2E"/>
    <w:rsid w:val="00B31DE9"/>
    <w:rsid w:val="00B32410"/>
    <w:rsid w:val="00B32620"/>
    <w:rsid w:val="00B32914"/>
    <w:rsid w:val="00B32A29"/>
    <w:rsid w:val="00B33644"/>
    <w:rsid w:val="00B34146"/>
    <w:rsid w:val="00B34687"/>
    <w:rsid w:val="00B347B5"/>
    <w:rsid w:val="00B348E5"/>
    <w:rsid w:val="00B35652"/>
    <w:rsid w:val="00B3582A"/>
    <w:rsid w:val="00B36130"/>
    <w:rsid w:val="00B3721D"/>
    <w:rsid w:val="00B37260"/>
    <w:rsid w:val="00B375F3"/>
    <w:rsid w:val="00B37B80"/>
    <w:rsid w:val="00B37EAC"/>
    <w:rsid w:val="00B40B59"/>
    <w:rsid w:val="00B4127A"/>
    <w:rsid w:val="00B41A22"/>
    <w:rsid w:val="00B41E60"/>
    <w:rsid w:val="00B42076"/>
    <w:rsid w:val="00B423F0"/>
    <w:rsid w:val="00B4327B"/>
    <w:rsid w:val="00B44BE2"/>
    <w:rsid w:val="00B44C56"/>
    <w:rsid w:val="00B452A3"/>
    <w:rsid w:val="00B45707"/>
    <w:rsid w:val="00B459FF"/>
    <w:rsid w:val="00B46D79"/>
    <w:rsid w:val="00B50D62"/>
    <w:rsid w:val="00B51135"/>
    <w:rsid w:val="00B51828"/>
    <w:rsid w:val="00B51A5F"/>
    <w:rsid w:val="00B52140"/>
    <w:rsid w:val="00B52154"/>
    <w:rsid w:val="00B53139"/>
    <w:rsid w:val="00B537C2"/>
    <w:rsid w:val="00B53AB1"/>
    <w:rsid w:val="00B53D89"/>
    <w:rsid w:val="00B53EF8"/>
    <w:rsid w:val="00B54587"/>
    <w:rsid w:val="00B54907"/>
    <w:rsid w:val="00B55256"/>
    <w:rsid w:val="00B556AC"/>
    <w:rsid w:val="00B55735"/>
    <w:rsid w:val="00B55921"/>
    <w:rsid w:val="00B55B2A"/>
    <w:rsid w:val="00B561D2"/>
    <w:rsid w:val="00B56709"/>
    <w:rsid w:val="00B570B1"/>
    <w:rsid w:val="00B5735B"/>
    <w:rsid w:val="00B6136C"/>
    <w:rsid w:val="00B61F70"/>
    <w:rsid w:val="00B62DBB"/>
    <w:rsid w:val="00B62EA4"/>
    <w:rsid w:val="00B63042"/>
    <w:rsid w:val="00B633DC"/>
    <w:rsid w:val="00B64210"/>
    <w:rsid w:val="00B64F5C"/>
    <w:rsid w:val="00B6508E"/>
    <w:rsid w:val="00B659B3"/>
    <w:rsid w:val="00B66D4D"/>
    <w:rsid w:val="00B672CC"/>
    <w:rsid w:val="00B675BB"/>
    <w:rsid w:val="00B67E4A"/>
    <w:rsid w:val="00B70D4C"/>
    <w:rsid w:val="00B711DA"/>
    <w:rsid w:val="00B71345"/>
    <w:rsid w:val="00B71854"/>
    <w:rsid w:val="00B7218E"/>
    <w:rsid w:val="00B7247B"/>
    <w:rsid w:val="00B72A0D"/>
    <w:rsid w:val="00B72A71"/>
    <w:rsid w:val="00B73272"/>
    <w:rsid w:val="00B73EF0"/>
    <w:rsid w:val="00B7522B"/>
    <w:rsid w:val="00B75959"/>
    <w:rsid w:val="00B75C5A"/>
    <w:rsid w:val="00B75E9B"/>
    <w:rsid w:val="00B770E5"/>
    <w:rsid w:val="00B775BF"/>
    <w:rsid w:val="00B808C7"/>
    <w:rsid w:val="00B82D78"/>
    <w:rsid w:val="00B82EF4"/>
    <w:rsid w:val="00B833DD"/>
    <w:rsid w:val="00B841F7"/>
    <w:rsid w:val="00B8466A"/>
    <w:rsid w:val="00B85803"/>
    <w:rsid w:val="00B859E2"/>
    <w:rsid w:val="00B86141"/>
    <w:rsid w:val="00B86612"/>
    <w:rsid w:val="00B8767C"/>
    <w:rsid w:val="00B87C90"/>
    <w:rsid w:val="00B87D48"/>
    <w:rsid w:val="00B900D3"/>
    <w:rsid w:val="00B903ED"/>
    <w:rsid w:val="00B90797"/>
    <w:rsid w:val="00B9099C"/>
    <w:rsid w:val="00B90BFC"/>
    <w:rsid w:val="00B90C1E"/>
    <w:rsid w:val="00B90DFF"/>
    <w:rsid w:val="00B90FCE"/>
    <w:rsid w:val="00B91152"/>
    <w:rsid w:val="00B91600"/>
    <w:rsid w:val="00B93348"/>
    <w:rsid w:val="00B935AC"/>
    <w:rsid w:val="00B9387E"/>
    <w:rsid w:val="00B945A2"/>
    <w:rsid w:val="00B9475A"/>
    <w:rsid w:val="00B9535B"/>
    <w:rsid w:val="00B953FB"/>
    <w:rsid w:val="00B960AF"/>
    <w:rsid w:val="00B96377"/>
    <w:rsid w:val="00B9667E"/>
    <w:rsid w:val="00B96A05"/>
    <w:rsid w:val="00B97165"/>
    <w:rsid w:val="00B971D4"/>
    <w:rsid w:val="00BA052B"/>
    <w:rsid w:val="00BA0933"/>
    <w:rsid w:val="00BA12DB"/>
    <w:rsid w:val="00BA16DA"/>
    <w:rsid w:val="00BA1E3A"/>
    <w:rsid w:val="00BA2B2E"/>
    <w:rsid w:val="00BA3429"/>
    <w:rsid w:val="00BA3466"/>
    <w:rsid w:val="00BA38F5"/>
    <w:rsid w:val="00BA4117"/>
    <w:rsid w:val="00BA4662"/>
    <w:rsid w:val="00BA53B4"/>
    <w:rsid w:val="00BA544E"/>
    <w:rsid w:val="00BA576A"/>
    <w:rsid w:val="00BA58AB"/>
    <w:rsid w:val="00BA59AF"/>
    <w:rsid w:val="00BA608A"/>
    <w:rsid w:val="00BA628E"/>
    <w:rsid w:val="00BA6984"/>
    <w:rsid w:val="00BA6A27"/>
    <w:rsid w:val="00BA785F"/>
    <w:rsid w:val="00BB03C1"/>
    <w:rsid w:val="00BB0B3E"/>
    <w:rsid w:val="00BB2103"/>
    <w:rsid w:val="00BB2B24"/>
    <w:rsid w:val="00BB3075"/>
    <w:rsid w:val="00BB365A"/>
    <w:rsid w:val="00BB3951"/>
    <w:rsid w:val="00BB39E3"/>
    <w:rsid w:val="00BB43E8"/>
    <w:rsid w:val="00BB4B9A"/>
    <w:rsid w:val="00BB4BB4"/>
    <w:rsid w:val="00BB51D7"/>
    <w:rsid w:val="00BB5398"/>
    <w:rsid w:val="00BB563A"/>
    <w:rsid w:val="00BB573C"/>
    <w:rsid w:val="00BB5F6A"/>
    <w:rsid w:val="00BC04E2"/>
    <w:rsid w:val="00BC199D"/>
    <w:rsid w:val="00BC1BB7"/>
    <w:rsid w:val="00BC1D34"/>
    <w:rsid w:val="00BC1EF7"/>
    <w:rsid w:val="00BC28A9"/>
    <w:rsid w:val="00BC2AA2"/>
    <w:rsid w:val="00BC2E4F"/>
    <w:rsid w:val="00BC3305"/>
    <w:rsid w:val="00BC4FA8"/>
    <w:rsid w:val="00BC522A"/>
    <w:rsid w:val="00BC57A9"/>
    <w:rsid w:val="00BC5A2D"/>
    <w:rsid w:val="00BC6165"/>
    <w:rsid w:val="00BC6837"/>
    <w:rsid w:val="00BC6BEC"/>
    <w:rsid w:val="00BC7466"/>
    <w:rsid w:val="00BC7FB7"/>
    <w:rsid w:val="00BD01B6"/>
    <w:rsid w:val="00BD0BFD"/>
    <w:rsid w:val="00BD0D80"/>
    <w:rsid w:val="00BD0E60"/>
    <w:rsid w:val="00BD1042"/>
    <w:rsid w:val="00BD1444"/>
    <w:rsid w:val="00BD1D88"/>
    <w:rsid w:val="00BD2282"/>
    <w:rsid w:val="00BD383D"/>
    <w:rsid w:val="00BD3BCB"/>
    <w:rsid w:val="00BD3DC3"/>
    <w:rsid w:val="00BD44B2"/>
    <w:rsid w:val="00BD53F1"/>
    <w:rsid w:val="00BD57B8"/>
    <w:rsid w:val="00BD59F5"/>
    <w:rsid w:val="00BD5E38"/>
    <w:rsid w:val="00BD6B89"/>
    <w:rsid w:val="00BD6E9D"/>
    <w:rsid w:val="00BD73A0"/>
    <w:rsid w:val="00BD7881"/>
    <w:rsid w:val="00BE02EA"/>
    <w:rsid w:val="00BE0465"/>
    <w:rsid w:val="00BE0A9E"/>
    <w:rsid w:val="00BE116E"/>
    <w:rsid w:val="00BE1367"/>
    <w:rsid w:val="00BE167F"/>
    <w:rsid w:val="00BE177A"/>
    <w:rsid w:val="00BE1CD1"/>
    <w:rsid w:val="00BE2C9F"/>
    <w:rsid w:val="00BE2D2E"/>
    <w:rsid w:val="00BE3510"/>
    <w:rsid w:val="00BE35A5"/>
    <w:rsid w:val="00BE40C8"/>
    <w:rsid w:val="00BE5043"/>
    <w:rsid w:val="00BE5597"/>
    <w:rsid w:val="00BE5AE4"/>
    <w:rsid w:val="00BE5B71"/>
    <w:rsid w:val="00BE60A7"/>
    <w:rsid w:val="00BE7C63"/>
    <w:rsid w:val="00BE7F53"/>
    <w:rsid w:val="00BF0F8B"/>
    <w:rsid w:val="00BF1AA9"/>
    <w:rsid w:val="00BF1FE7"/>
    <w:rsid w:val="00BF2126"/>
    <w:rsid w:val="00BF2537"/>
    <w:rsid w:val="00BF2DD5"/>
    <w:rsid w:val="00BF3E39"/>
    <w:rsid w:val="00BF3FFA"/>
    <w:rsid w:val="00BF4517"/>
    <w:rsid w:val="00BF476B"/>
    <w:rsid w:val="00BF4C7F"/>
    <w:rsid w:val="00BF4E39"/>
    <w:rsid w:val="00BF50E2"/>
    <w:rsid w:val="00BF5A8B"/>
    <w:rsid w:val="00BF62CD"/>
    <w:rsid w:val="00BF65DF"/>
    <w:rsid w:val="00BF6BFB"/>
    <w:rsid w:val="00BF7F39"/>
    <w:rsid w:val="00C002BA"/>
    <w:rsid w:val="00C030B5"/>
    <w:rsid w:val="00C03B45"/>
    <w:rsid w:val="00C047B9"/>
    <w:rsid w:val="00C04F86"/>
    <w:rsid w:val="00C0649E"/>
    <w:rsid w:val="00C0650F"/>
    <w:rsid w:val="00C06529"/>
    <w:rsid w:val="00C06746"/>
    <w:rsid w:val="00C06BF7"/>
    <w:rsid w:val="00C103A1"/>
    <w:rsid w:val="00C1075D"/>
    <w:rsid w:val="00C10C0F"/>
    <w:rsid w:val="00C110C9"/>
    <w:rsid w:val="00C11BD8"/>
    <w:rsid w:val="00C11BFD"/>
    <w:rsid w:val="00C11C39"/>
    <w:rsid w:val="00C1292E"/>
    <w:rsid w:val="00C15D1E"/>
    <w:rsid w:val="00C16714"/>
    <w:rsid w:val="00C17159"/>
    <w:rsid w:val="00C172FD"/>
    <w:rsid w:val="00C201FA"/>
    <w:rsid w:val="00C2023E"/>
    <w:rsid w:val="00C222B0"/>
    <w:rsid w:val="00C23690"/>
    <w:rsid w:val="00C23C9E"/>
    <w:rsid w:val="00C2462C"/>
    <w:rsid w:val="00C24E52"/>
    <w:rsid w:val="00C24EC3"/>
    <w:rsid w:val="00C25AC2"/>
    <w:rsid w:val="00C25B58"/>
    <w:rsid w:val="00C260A6"/>
    <w:rsid w:val="00C260B9"/>
    <w:rsid w:val="00C26193"/>
    <w:rsid w:val="00C2663B"/>
    <w:rsid w:val="00C269A9"/>
    <w:rsid w:val="00C26D2D"/>
    <w:rsid w:val="00C2781E"/>
    <w:rsid w:val="00C27D5C"/>
    <w:rsid w:val="00C27F53"/>
    <w:rsid w:val="00C30109"/>
    <w:rsid w:val="00C30310"/>
    <w:rsid w:val="00C30F71"/>
    <w:rsid w:val="00C31274"/>
    <w:rsid w:val="00C326A0"/>
    <w:rsid w:val="00C32F8B"/>
    <w:rsid w:val="00C338C2"/>
    <w:rsid w:val="00C34A30"/>
    <w:rsid w:val="00C35714"/>
    <w:rsid w:val="00C35A91"/>
    <w:rsid w:val="00C3668E"/>
    <w:rsid w:val="00C4007A"/>
    <w:rsid w:val="00C408B5"/>
    <w:rsid w:val="00C409B5"/>
    <w:rsid w:val="00C4199F"/>
    <w:rsid w:val="00C43668"/>
    <w:rsid w:val="00C43930"/>
    <w:rsid w:val="00C43F3C"/>
    <w:rsid w:val="00C4417B"/>
    <w:rsid w:val="00C4445C"/>
    <w:rsid w:val="00C445FE"/>
    <w:rsid w:val="00C4494C"/>
    <w:rsid w:val="00C44CEB"/>
    <w:rsid w:val="00C45003"/>
    <w:rsid w:val="00C45574"/>
    <w:rsid w:val="00C45A46"/>
    <w:rsid w:val="00C45DD4"/>
    <w:rsid w:val="00C46403"/>
    <w:rsid w:val="00C472E5"/>
    <w:rsid w:val="00C47961"/>
    <w:rsid w:val="00C47CA0"/>
    <w:rsid w:val="00C5026F"/>
    <w:rsid w:val="00C509F5"/>
    <w:rsid w:val="00C50DF6"/>
    <w:rsid w:val="00C50E2D"/>
    <w:rsid w:val="00C50ECA"/>
    <w:rsid w:val="00C51160"/>
    <w:rsid w:val="00C518CF"/>
    <w:rsid w:val="00C51A3B"/>
    <w:rsid w:val="00C52326"/>
    <w:rsid w:val="00C52BE6"/>
    <w:rsid w:val="00C53508"/>
    <w:rsid w:val="00C53D8C"/>
    <w:rsid w:val="00C546D1"/>
    <w:rsid w:val="00C560B0"/>
    <w:rsid w:val="00C5752B"/>
    <w:rsid w:val="00C57EF1"/>
    <w:rsid w:val="00C60035"/>
    <w:rsid w:val="00C6075E"/>
    <w:rsid w:val="00C609BD"/>
    <w:rsid w:val="00C61E82"/>
    <w:rsid w:val="00C62676"/>
    <w:rsid w:val="00C62BCC"/>
    <w:rsid w:val="00C63147"/>
    <w:rsid w:val="00C63257"/>
    <w:rsid w:val="00C63281"/>
    <w:rsid w:val="00C63543"/>
    <w:rsid w:val="00C639D4"/>
    <w:rsid w:val="00C640F5"/>
    <w:rsid w:val="00C64A0F"/>
    <w:rsid w:val="00C64E30"/>
    <w:rsid w:val="00C66251"/>
    <w:rsid w:val="00C66405"/>
    <w:rsid w:val="00C67FD0"/>
    <w:rsid w:val="00C70610"/>
    <w:rsid w:val="00C70719"/>
    <w:rsid w:val="00C70FD8"/>
    <w:rsid w:val="00C71722"/>
    <w:rsid w:val="00C72875"/>
    <w:rsid w:val="00C72A96"/>
    <w:rsid w:val="00C73AF8"/>
    <w:rsid w:val="00C7402F"/>
    <w:rsid w:val="00C7415D"/>
    <w:rsid w:val="00C748F0"/>
    <w:rsid w:val="00C74D6C"/>
    <w:rsid w:val="00C7562E"/>
    <w:rsid w:val="00C75CB3"/>
    <w:rsid w:val="00C76485"/>
    <w:rsid w:val="00C7782A"/>
    <w:rsid w:val="00C77D01"/>
    <w:rsid w:val="00C77DA3"/>
    <w:rsid w:val="00C807FD"/>
    <w:rsid w:val="00C80C73"/>
    <w:rsid w:val="00C8111F"/>
    <w:rsid w:val="00C8135A"/>
    <w:rsid w:val="00C81511"/>
    <w:rsid w:val="00C81C62"/>
    <w:rsid w:val="00C81D70"/>
    <w:rsid w:val="00C8234A"/>
    <w:rsid w:val="00C83326"/>
    <w:rsid w:val="00C833D6"/>
    <w:rsid w:val="00C836F7"/>
    <w:rsid w:val="00C83853"/>
    <w:rsid w:val="00C84F88"/>
    <w:rsid w:val="00C86BF0"/>
    <w:rsid w:val="00C86C4A"/>
    <w:rsid w:val="00C87784"/>
    <w:rsid w:val="00C87F3C"/>
    <w:rsid w:val="00C9054F"/>
    <w:rsid w:val="00C9104C"/>
    <w:rsid w:val="00C9187A"/>
    <w:rsid w:val="00C93B88"/>
    <w:rsid w:val="00C947EC"/>
    <w:rsid w:val="00C94891"/>
    <w:rsid w:val="00C953D1"/>
    <w:rsid w:val="00C95D28"/>
    <w:rsid w:val="00C96468"/>
    <w:rsid w:val="00C964A2"/>
    <w:rsid w:val="00C966A0"/>
    <w:rsid w:val="00C9675E"/>
    <w:rsid w:val="00C96787"/>
    <w:rsid w:val="00C9687C"/>
    <w:rsid w:val="00C96AE3"/>
    <w:rsid w:val="00C96FD6"/>
    <w:rsid w:val="00C9764A"/>
    <w:rsid w:val="00C977BB"/>
    <w:rsid w:val="00C97AB6"/>
    <w:rsid w:val="00CA0184"/>
    <w:rsid w:val="00CA033C"/>
    <w:rsid w:val="00CA069B"/>
    <w:rsid w:val="00CA1277"/>
    <w:rsid w:val="00CA18BE"/>
    <w:rsid w:val="00CA2D69"/>
    <w:rsid w:val="00CA31E1"/>
    <w:rsid w:val="00CA3B05"/>
    <w:rsid w:val="00CA3C6A"/>
    <w:rsid w:val="00CA423A"/>
    <w:rsid w:val="00CA43EC"/>
    <w:rsid w:val="00CA4CED"/>
    <w:rsid w:val="00CA4EC1"/>
    <w:rsid w:val="00CA4F2D"/>
    <w:rsid w:val="00CA5985"/>
    <w:rsid w:val="00CA5A11"/>
    <w:rsid w:val="00CA5C16"/>
    <w:rsid w:val="00CA6088"/>
    <w:rsid w:val="00CA641E"/>
    <w:rsid w:val="00CA6819"/>
    <w:rsid w:val="00CA68FC"/>
    <w:rsid w:val="00CA7EAF"/>
    <w:rsid w:val="00CA7F89"/>
    <w:rsid w:val="00CB0AB5"/>
    <w:rsid w:val="00CB1400"/>
    <w:rsid w:val="00CB1D1E"/>
    <w:rsid w:val="00CB1DDF"/>
    <w:rsid w:val="00CB2B9D"/>
    <w:rsid w:val="00CB2C72"/>
    <w:rsid w:val="00CB2EFB"/>
    <w:rsid w:val="00CB3C9F"/>
    <w:rsid w:val="00CB3F21"/>
    <w:rsid w:val="00CB44FA"/>
    <w:rsid w:val="00CB4F07"/>
    <w:rsid w:val="00CB52B4"/>
    <w:rsid w:val="00CB53FA"/>
    <w:rsid w:val="00CB60B3"/>
    <w:rsid w:val="00CB6758"/>
    <w:rsid w:val="00CB67B3"/>
    <w:rsid w:val="00CB7051"/>
    <w:rsid w:val="00CB79A1"/>
    <w:rsid w:val="00CB7C15"/>
    <w:rsid w:val="00CC00D3"/>
    <w:rsid w:val="00CC0F0C"/>
    <w:rsid w:val="00CC0F22"/>
    <w:rsid w:val="00CC16FB"/>
    <w:rsid w:val="00CC1D53"/>
    <w:rsid w:val="00CC23D7"/>
    <w:rsid w:val="00CC2855"/>
    <w:rsid w:val="00CC2933"/>
    <w:rsid w:val="00CC4598"/>
    <w:rsid w:val="00CC4C3B"/>
    <w:rsid w:val="00CC5BD3"/>
    <w:rsid w:val="00CC5D2F"/>
    <w:rsid w:val="00CC6F5C"/>
    <w:rsid w:val="00CC7314"/>
    <w:rsid w:val="00CC7514"/>
    <w:rsid w:val="00CD017A"/>
    <w:rsid w:val="00CD0240"/>
    <w:rsid w:val="00CD0660"/>
    <w:rsid w:val="00CD0A7E"/>
    <w:rsid w:val="00CD0BC8"/>
    <w:rsid w:val="00CD16E3"/>
    <w:rsid w:val="00CD1FB2"/>
    <w:rsid w:val="00CD2623"/>
    <w:rsid w:val="00CD27EF"/>
    <w:rsid w:val="00CD2A76"/>
    <w:rsid w:val="00CD2B3C"/>
    <w:rsid w:val="00CD2B9C"/>
    <w:rsid w:val="00CD3022"/>
    <w:rsid w:val="00CD31A5"/>
    <w:rsid w:val="00CD3751"/>
    <w:rsid w:val="00CD4D6C"/>
    <w:rsid w:val="00CD6098"/>
    <w:rsid w:val="00CD6134"/>
    <w:rsid w:val="00CD6239"/>
    <w:rsid w:val="00CD6C7C"/>
    <w:rsid w:val="00CD7800"/>
    <w:rsid w:val="00CE0828"/>
    <w:rsid w:val="00CE09CF"/>
    <w:rsid w:val="00CE0D9A"/>
    <w:rsid w:val="00CE0E1E"/>
    <w:rsid w:val="00CE0E4C"/>
    <w:rsid w:val="00CE0EE9"/>
    <w:rsid w:val="00CE10C1"/>
    <w:rsid w:val="00CE20B0"/>
    <w:rsid w:val="00CE2471"/>
    <w:rsid w:val="00CE2E28"/>
    <w:rsid w:val="00CE38A6"/>
    <w:rsid w:val="00CE5319"/>
    <w:rsid w:val="00CE55CE"/>
    <w:rsid w:val="00CE56B7"/>
    <w:rsid w:val="00CE5BA7"/>
    <w:rsid w:val="00CE62A7"/>
    <w:rsid w:val="00CE667B"/>
    <w:rsid w:val="00CE7B51"/>
    <w:rsid w:val="00CE7D48"/>
    <w:rsid w:val="00CE7E38"/>
    <w:rsid w:val="00CF0531"/>
    <w:rsid w:val="00CF0613"/>
    <w:rsid w:val="00CF109E"/>
    <w:rsid w:val="00CF2B79"/>
    <w:rsid w:val="00CF2C1A"/>
    <w:rsid w:val="00CF3265"/>
    <w:rsid w:val="00CF391D"/>
    <w:rsid w:val="00CF439E"/>
    <w:rsid w:val="00CF45FE"/>
    <w:rsid w:val="00CF4B5B"/>
    <w:rsid w:val="00CF5035"/>
    <w:rsid w:val="00CF5249"/>
    <w:rsid w:val="00CF635F"/>
    <w:rsid w:val="00CF68B9"/>
    <w:rsid w:val="00CF6B7A"/>
    <w:rsid w:val="00CF70F7"/>
    <w:rsid w:val="00CF7214"/>
    <w:rsid w:val="00CF7356"/>
    <w:rsid w:val="00CF759A"/>
    <w:rsid w:val="00CF79DE"/>
    <w:rsid w:val="00D0074D"/>
    <w:rsid w:val="00D01175"/>
    <w:rsid w:val="00D01266"/>
    <w:rsid w:val="00D014EE"/>
    <w:rsid w:val="00D01618"/>
    <w:rsid w:val="00D017A8"/>
    <w:rsid w:val="00D0190B"/>
    <w:rsid w:val="00D020EC"/>
    <w:rsid w:val="00D02453"/>
    <w:rsid w:val="00D02728"/>
    <w:rsid w:val="00D02C85"/>
    <w:rsid w:val="00D03918"/>
    <w:rsid w:val="00D03EEC"/>
    <w:rsid w:val="00D04718"/>
    <w:rsid w:val="00D04875"/>
    <w:rsid w:val="00D04D30"/>
    <w:rsid w:val="00D053EA"/>
    <w:rsid w:val="00D05513"/>
    <w:rsid w:val="00D05B67"/>
    <w:rsid w:val="00D05CDD"/>
    <w:rsid w:val="00D05DD3"/>
    <w:rsid w:val="00D067E0"/>
    <w:rsid w:val="00D06B88"/>
    <w:rsid w:val="00D06D1B"/>
    <w:rsid w:val="00D07068"/>
    <w:rsid w:val="00D073D1"/>
    <w:rsid w:val="00D07E84"/>
    <w:rsid w:val="00D10731"/>
    <w:rsid w:val="00D117DA"/>
    <w:rsid w:val="00D12E6C"/>
    <w:rsid w:val="00D133CB"/>
    <w:rsid w:val="00D133D5"/>
    <w:rsid w:val="00D1344D"/>
    <w:rsid w:val="00D13997"/>
    <w:rsid w:val="00D14066"/>
    <w:rsid w:val="00D1409D"/>
    <w:rsid w:val="00D14A56"/>
    <w:rsid w:val="00D14D91"/>
    <w:rsid w:val="00D15959"/>
    <w:rsid w:val="00D15B14"/>
    <w:rsid w:val="00D165E6"/>
    <w:rsid w:val="00D16AD4"/>
    <w:rsid w:val="00D179EF"/>
    <w:rsid w:val="00D17A99"/>
    <w:rsid w:val="00D20805"/>
    <w:rsid w:val="00D20C1B"/>
    <w:rsid w:val="00D20D2B"/>
    <w:rsid w:val="00D20E82"/>
    <w:rsid w:val="00D21332"/>
    <w:rsid w:val="00D21B83"/>
    <w:rsid w:val="00D21F2B"/>
    <w:rsid w:val="00D22641"/>
    <w:rsid w:val="00D22F56"/>
    <w:rsid w:val="00D23322"/>
    <w:rsid w:val="00D23433"/>
    <w:rsid w:val="00D23DE2"/>
    <w:rsid w:val="00D24FFF"/>
    <w:rsid w:val="00D257E9"/>
    <w:rsid w:val="00D25ACF"/>
    <w:rsid w:val="00D25E31"/>
    <w:rsid w:val="00D25FA9"/>
    <w:rsid w:val="00D2601A"/>
    <w:rsid w:val="00D26840"/>
    <w:rsid w:val="00D269A3"/>
    <w:rsid w:val="00D27872"/>
    <w:rsid w:val="00D27E6D"/>
    <w:rsid w:val="00D30536"/>
    <w:rsid w:val="00D309B7"/>
    <w:rsid w:val="00D309BE"/>
    <w:rsid w:val="00D31167"/>
    <w:rsid w:val="00D313FC"/>
    <w:rsid w:val="00D31A2F"/>
    <w:rsid w:val="00D3214D"/>
    <w:rsid w:val="00D325E8"/>
    <w:rsid w:val="00D330B7"/>
    <w:rsid w:val="00D330CC"/>
    <w:rsid w:val="00D340D8"/>
    <w:rsid w:val="00D3474A"/>
    <w:rsid w:val="00D34D4D"/>
    <w:rsid w:val="00D3583B"/>
    <w:rsid w:val="00D35CFB"/>
    <w:rsid w:val="00D364D8"/>
    <w:rsid w:val="00D3734B"/>
    <w:rsid w:val="00D377B5"/>
    <w:rsid w:val="00D402F2"/>
    <w:rsid w:val="00D403E4"/>
    <w:rsid w:val="00D4053A"/>
    <w:rsid w:val="00D406AF"/>
    <w:rsid w:val="00D4072E"/>
    <w:rsid w:val="00D409CF"/>
    <w:rsid w:val="00D412EE"/>
    <w:rsid w:val="00D41361"/>
    <w:rsid w:val="00D415CD"/>
    <w:rsid w:val="00D41D06"/>
    <w:rsid w:val="00D432B4"/>
    <w:rsid w:val="00D43B38"/>
    <w:rsid w:val="00D4463F"/>
    <w:rsid w:val="00D44D89"/>
    <w:rsid w:val="00D45210"/>
    <w:rsid w:val="00D452BA"/>
    <w:rsid w:val="00D455AD"/>
    <w:rsid w:val="00D4660B"/>
    <w:rsid w:val="00D46FBC"/>
    <w:rsid w:val="00D470E4"/>
    <w:rsid w:val="00D47CAB"/>
    <w:rsid w:val="00D50B30"/>
    <w:rsid w:val="00D50C61"/>
    <w:rsid w:val="00D50EC3"/>
    <w:rsid w:val="00D50FE0"/>
    <w:rsid w:val="00D51B00"/>
    <w:rsid w:val="00D5351B"/>
    <w:rsid w:val="00D536B1"/>
    <w:rsid w:val="00D53DEF"/>
    <w:rsid w:val="00D54B77"/>
    <w:rsid w:val="00D552E7"/>
    <w:rsid w:val="00D553B5"/>
    <w:rsid w:val="00D55414"/>
    <w:rsid w:val="00D55AE9"/>
    <w:rsid w:val="00D55CCC"/>
    <w:rsid w:val="00D5686B"/>
    <w:rsid w:val="00D56ECC"/>
    <w:rsid w:val="00D57619"/>
    <w:rsid w:val="00D57C99"/>
    <w:rsid w:val="00D57FF3"/>
    <w:rsid w:val="00D606CB"/>
    <w:rsid w:val="00D6088E"/>
    <w:rsid w:val="00D61195"/>
    <w:rsid w:val="00D61BB3"/>
    <w:rsid w:val="00D61F89"/>
    <w:rsid w:val="00D620BD"/>
    <w:rsid w:val="00D62234"/>
    <w:rsid w:val="00D6231C"/>
    <w:rsid w:val="00D627EE"/>
    <w:rsid w:val="00D62DF6"/>
    <w:rsid w:val="00D6302E"/>
    <w:rsid w:val="00D630B0"/>
    <w:rsid w:val="00D63A9C"/>
    <w:rsid w:val="00D65400"/>
    <w:rsid w:val="00D6560A"/>
    <w:rsid w:val="00D65EC1"/>
    <w:rsid w:val="00D6619A"/>
    <w:rsid w:val="00D66491"/>
    <w:rsid w:val="00D6721C"/>
    <w:rsid w:val="00D67F67"/>
    <w:rsid w:val="00D70001"/>
    <w:rsid w:val="00D705FF"/>
    <w:rsid w:val="00D70616"/>
    <w:rsid w:val="00D70B04"/>
    <w:rsid w:val="00D717AD"/>
    <w:rsid w:val="00D71EEF"/>
    <w:rsid w:val="00D73359"/>
    <w:rsid w:val="00D736CA"/>
    <w:rsid w:val="00D7408F"/>
    <w:rsid w:val="00D742F5"/>
    <w:rsid w:val="00D74A77"/>
    <w:rsid w:val="00D74E89"/>
    <w:rsid w:val="00D74F7C"/>
    <w:rsid w:val="00D753CC"/>
    <w:rsid w:val="00D761B1"/>
    <w:rsid w:val="00D7621F"/>
    <w:rsid w:val="00D76874"/>
    <w:rsid w:val="00D76C7F"/>
    <w:rsid w:val="00D7717E"/>
    <w:rsid w:val="00D778D7"/>
    <w:rsid w:val="00D8009B"/>
    <w:rsid w:val="00D804E8"/>
    <w:rsid w:val="00D80753"/>
    <w:rsid w:val="00D80BA8"/>
    <w:rsid w:val="00D8110B"/>
    <w:rsid w:val="00D819A6"/>
    <w:rsid w:val="00D819CA"/>
    <w:rsid w:val="00D822C6"/>
    <w:rsid w:val="00D824F1"/>
    <w:rsid w:val="00D828E7"/>
    <w:rsid w:val="00D82DA1"/>
    <w:rsid w:val="00D8325F"/>
    <w:rsid w:val="00D83BB6"/>
    <w:rsid w:val="00D83E4F"/>
    <w:rsid w:val="00D84EB0"/>
    <w:rsid w:val="00D85229"/>
    <w:rsid w:val="00D86606"/>
    <w:rsid w:val="00D86751"/>
    <w:rsid w:val="00D86765"/>
    <w:rsid w:val="00D86D8B"/>
    <w:rsid w:val="00D871DC"/>
    <w:rsid w:val="00D87243"/>
    <w:rsid w:val="00D875A7"/>
    <w:rsid w:val="00D8790A"/>
    <w:rsid w:val="00D87AB8"/>
    <w:rsid w:val="00D90630"/>
    <w:rsid w:val="00D911B0"/>
    <w:rsid w:val="00D91869"/>
    <w:rsid w:val="00D924AB"/>
    <w:rsid w:val="00D92F0C"/>
    <w:rsid w:val="00D93CD3"/>
    <w:rsid w:val="00D94B36"/>
    <w:rsid w:val="00D969E1"/>
    <w:rsid w:val="00D96BBC"/>
    <w:rsid w:val="00D96E60"/>
    <w:rsid w:val="00D96E78"/>
    <w:rsid w:val="00D9762D"/>
    <w:rsid w:val="00DA09BC"/>
    <w:rsid w:val="00DA15B3"/>
    <w:rsid w:val="00DA15F5"/>
    <w:rsid w:val="00DA2423"/>
    <w:rsid w:val="00DA33F3"/>
    <w:rsid w:val="00DA397D"/>
    <w:rsid w:val="00DA40B2"/>
    <w:rsid w:val="00DA5303"/>
    <w:rsid w:val="00DA599C"/>
    <w:rsid w:val="00DA5A60"/>
    <w:rsid w:val="00DA61ED"/>
    <w:rsid w:val="00DA6710"/>
    <w:rsid w:val="00DA6E50"/>
    <w:rsid w:val="00DB0B3B"/>
    <w:rsid w:val="00DB441C"/>
    <w:rsid w:val="00DB61A8"/>
    <w:rsid w:val="00DB6939"/>
    <w:rsid w:val="00DB7CC3"/>
    <w:rsid w:val="00DC03F4"/>
    <w:rsid w:val="00DC0E5F"/>
    <w:rsid w:val="00DC14FB"/>
    <w:rsid w:val="00DC18EF"/>
    <w:rsid w:val="00DC23F4"/>
    <w:rsid w:val="00DC250A"/>
    <w:rsid w:val="00DC27C6"/>
    <w:rsid w:val="00DC28CE"/>
    <w:rsid w:val="00DC28E7"/>
    <w:rsid w:val="00DC2D1F"/>
    <w:rsid w:val="00DC2FAF"/>
    <w:rsid w:val="00DC3259"/>
    <w:rsid w:val="00DC371A"/>
    <w:rsid w:val="00DC39E1"/>
    <w:rsid w:val="00DC4E06"/>
    <w:rsid w:val="00DC4E32"/>
    <w:rsid w:val="00DC5080"/>
    <w:rsid w:val="00DC5C41"/>
    <w:rsid w:val="00DC6ABA"/>
    <w:rsid w:val="00DC6DBB"/>
    <w:rsid w:val="00DC77C0"/>
    <w:rsid w:val="00DD0951"/>
    <w:rsid w:val="00DD18B4"/>
    <w:rsid w:val="00DD1D3E"/>
    <w:rsid w:val="00DD2BD4"/>
    <w:rsid w:val="00DD2EC8"/>
    <w:rsid w:val="00DD3465"/>
    <w:rsid w:val="00DD3875"/>
    <w:rsid w:val="00DD5262"/>
    <w:rsid w:val="00DD5325"/>
    <w:rsid w:val="00DD55EA"/>
    <w:rsid w:val="00DD561F"/>
    <w:rsid w:val="00DD56D9"/>
    <w:rsid w:val="00DD5EEA"/>
    <w:rsid w:val="00DD6552"/>
    <w:rsid w:val="00DD6B58"/>
    <w:rsid w:val="00DD6F77"/>
    <w:rsid w:val="00DD7146"/>
    <w:rsid w:val="00DD7458"/>
    <w:rsid w:val="00DD75EA"/>
    <w:rsid w:val="00DD7C9B"/>
    <w:rsid w:val="00DD7CD4"/>
    <w:rsid w:val="00DD7CE8"/>
    <w:rsid w:val="00DE0544"/>
    <w:rsid w:val="00DE195B"/>
    <w:rsid w:val="00DE19CE"/>
    <w:rsid w:val="00DE1D54"/>
    <w:rsid w:val="00DE1E20"/>
    <w:rsid w:val="00DE2D4D"/>
    <w:rsid w:val="00DE4274"/>
    <w:rsid w:val="00DE53AC"/>
    <w:rsid w:val="00DE64A2"/>
    <w:rsid w:val="00DE6609"/>
    <w:rsid w:val="00DE666D"/>
    <w:rsid w:val="00DE6C1F"/>
    <w:rsid w:val="00DE7668"/>
    <w:rsid w:val="00DF060D"/>
    <w:rsid w:val="00DF278B"/>
    <w:rsid w:val="00DF2B1A"/>
    <w:rsid w:val="00DF3281"/>
    <w:rsid w:val="00DF3ACF"/>
    <w:rsid w:val="00DF3E76"/>
    <w:rsid w:val="00DF51A7"/>
    <w:rsid w:val="00DF5A50"/>
    <w:rsid w:val="00DF646F"/>
    <w:rsid w:val="00DF649D"/>
    <w:rsid w:val="00DF6623"/>
    <w:rsid w:val="00DF6E6F"/>
    <w:rsid w:val="00DF79BA"/>
    <w:rsid w:val="00DF7C60"/>
    <w:rsid w:val="00E00244"/>
    <w:rsid w:val="00E002EE"/>
    <w:rsid w:val="00E005C8"/>
    <w:rsid w:val="00E01218"/>
    <w:rsid w:val="00E01402"/>
    <w:rsid w:val="00E016ED"/>
    <w:rsid w:val="00E01A5B"/>
    <w:rsid w:val="00E01F62"/>
    <w:rsid w:val="00E021B8"/>
    <w:rsid w:val="00E02310"/>
    <w:rsid w:val="00E03CC2"/>
    <w:rsid w:val="00E044B9"/>
    <w:rsid w:val="00E0497E"/>
    <w:rsid w:val="00E04C16"/>
    <w:rsid w:val="00E051CF"/>
    <w:rsid w:val="00E05399"/>
    <w:rsid w:val="00E05778"/>
    <w:rsid w:val="00E0617C"/>
    <w:rsid w:val="00E06B7E"/>
    <w:rsid w:val="00E06D9A"/>
    <w:rsid w:val="00E071CC"/>
    <w:rsid w:val="00E07483"/>
    <w:rsid w:val="00E075E8"/>
    <w:rsid w:val="00E07ABA"/>
    <w:rsid w:val="00E10188"/>
    <w:rsid w:val="00E102A2"/>
    <w:rsid w:val="00E10F2B"/>
    <w:rsid w:val="00E12926"/>
    <w:rsid w:val="00E12BF7"/>
    <w:rsid w:val="00E12F0C"/>
    <w:rsid w:val="00E13038"/>
    <w:rsid w:val="00E130BE"/>
    <w:rsid w:val="00E132C7"/>
    <w:rsid w:val="00E135AD"/>
    <w:rsid w:val="00E140AD"/>
    <w:rsid w:val="00E14175"/>
    <w:rsid w:val="00E14551"/>
    <w:rsid w:val="00E145F1"/>
    <w:rsid w:val="00E15020"/>
    <w:rsid w:val="00E151D1"/>
    <w:rsid w:val="00E159BB"/>
    <w:rsid w:val="00E15D0D"/>
    <w:rsid w:val="00E16624"/>
    <w:rsid w:val="00E16707"/>
    <w:rsid w:val="00E16A0C"/>
    <w:rsid w:val="00E1791F"/>
    <w:rsid w:val="00E209F5"/>
    <w:rsid w:val="00E210D2"/>
    <w:rsid w:val="00E217F9"/>
    <w:rsid w:val="00E224E6"/>
    <w:rsid w:val="00E22A6C"/>
    <w:rsid w:val="00E23340"/>
    <w:rsid w:val="00E235E4"/>
    <w:rsid w:val="00E23C9C"/>
    <w:rsid w:val="00E23CDD"/>
    <w:rsid w:val="00E24577"/>
    <w:rsid w:val="00E2463D"/>
    <w:rsid w:val="00E24D66"/>
    <w:rsid w:val="00E25B44"/>
    <w:rsid w:val="00E263AD"/>
    <w:rsid w:val="00E263D6"/>
    <w:rsid w:val="00E276E1"/>
    <w:rsid w:val="00E277C8"/>
    <w:rsid w:val="00E27C9A"/>
    <w:rsid w:val="00E30376"/>
    <w:rsid w:val="00E3114E"/>
    <w:rsid w:val="00E31418"/>
    <w:rsid w:val="00E31845"/>
    <w:rsid w:val="00E31E8D"/>
    <w:rsid w:val="00E324CE"/>
    <w:rsid w:val="00E33B9A"/>
    <w:rsid w:val="00E33DAE"/>
    <w:rsid w:val="00E34A59"/>
    <w:rsid w:val="00E36126"/>
    <w:rsid w:val="00E36484"/>
    <w:rsid w:val="00E36571"/>
    <w:rsid w:val="00E366D3"/>
    <w:rsid w:val="00E36928"/>
    <w:rsid w:val="00E36C87"/>
    <w:rsid w:val="00E40865"/>
    <w:rsid w:val="00E40BD8"/>
    <w:rsid w:val="00E41EA6"/>
    <w:rsid w:val="00E42685"/>
    <w:rsid w:val="00E42F74"/>
    <w:rsid w:val="00E431BB"/>
    <w:rsid w:val="00E4354C"/>
    <w:rsid w:val="00E43D0F"/>
    <w:rsid w:val="00E4452C"/>
    <w:rsid w:val="00E44817"/>
    <w:rsid w:val="00E45140"/>
    <w:rsid w:val="00E453CA"/>
    <w:rsid w:val="00E45A89"/>
    <w:rsid w:val="00E45B89"/>
    <w:rsid w:val="00E46260"/>
    <w:rsid w:val="00E46FFF"/>
    <w:rsid w:val="00E47094"/>
    <w:rsid w:val="00E470F1"/>
    <w:rsid w:val="00E4743A"/>
    <w:rsid w:val="00E476BC"/>
    <w:rsid w:val="00E47727"/>
    <w:rsid w:val="00E4781A"/>
    <w:rsid w:val="00E47C9C"/>
    <w:rsid w:val="00E50EEF"/>
    <w:rsid w:val="00E51271"/>
    <w:rsid w:val="00E51989"/>
    <w:rsid w:val="00E51F02"/>
    <w:rsid w:val="00E5208B"/>
    <w:rsid w:val="00E5287C"/>
    <w:rsid w:val="00E52A2B"/>
    <w:rsid w:val="00E52B01"/>
    <w:rsid w:val="00E52BC1"/>
    <w:rsid w:val="00E531D1"/>
    <w:rsid w:val="00E53283"/>
    <w:rsid w:val="00E53467"/>
    <w:rsid w:val="00E53931"/>
    <w:rsid w:val="00E5482D"/>
    <w:rsid w:val="00E54E51"/>
    <w:rsid w:val="00E55190"/>
    <w:rsid w:val="00E55473"/>
    <w:rsid w:val="00E558C9"/>
    <w:rsid w:val="00E55C4A"/>
    <w:rsid w:val="00E5621C"/>
    <w:rsid w:val="00E56CC4"/>
    <w:rsid w:val="00E57883"/>
    <w:rsid w:val="00E578C3"/>
    <w:rsid w:val="00E6036C"/>
    <w:rsid w:val="00E6127A"/>
    <w:rsid w:val="00E614E4"/>
    <w:rsid w:val="00E621FD"/>
    <w:rsid w:val="00E625EE"/>
    <w:rsid w:val="00E62ADC"/>
    <w:rsid w:val="00E62C1B"/>
    <w:rsid w:val="00E63337"/>
    <w:rsid w:val="00E63AF2"/>
    <w:rsid w:val="00E641E9"/>
    <w:rsid w:val="00E64889"/>
    <w:rsid w:val="00E64B89"/>
    <w:rsid w:val="00E64CA3"/>
    <w:rsid w:val="00E6590D"/>
    <w:rsid w:val="00E65C32"/>
    <w:rsid w:val="00E665C2"/>
    <w:rsid w:val="00E66791"/>
    <w:rsid w:val="00E6746F"/>
    <w:rsid w:val="00E67AD7"/>
    <w:rsid w:val="00E7095B"/>
    <w:rsid w:val="00E71491"/>
    <w:rsid w:val="00E73E2B"/>
    <w:rsid w:val="00E749FB"/>
    <w:rsid w:val="00E752EE"/>
    <w:rsid w:val="00E7554F"/>
    <w:rsid w:val="00E75D44"/>
    <w:rsid w:val="00E75F1A"/>
    <w:rsid w:val="00E76529"/>
    <w:rsid w:val="00E76A0F"/>
    <w:rsid w:val="00E76BA3"/>
    <w:rsid w:val="00E770E5"/>
    <w:rsid w:val="00E771D6"/>
    <w:rsid w:val="00E779E2"/>
    <w:rsid w:val="00E77F32"/>
    <w:rsid w:val="00E80602"/>
    <w:rsid w:val="00E811DF"/>
    <w:rsid w:val="00E812E1"/>
    <w:rsid w:val="00E817CB"/>
    <w:rsid w:val="00E817ED"/>
    <w:rsid w:val="00E81839"/>
    <w:rsid w:val="00E81E0F"/>
    <w:rsid w:val="00E8219D"/>
    <w:rsid w:val="00E82584"/>
    <w:rsid w:val="00E82644"/>
    <w:rsid w:val="00E82D1A"/>
    <w:rsid w:val="00E82FC3"/>
    <w:rsid w:val="00E83225"/>
    <w:rsid w:val="00E8380C"/>
    <w:rsid w:val="00E8392F"/>
    <w:rsid w:val="00E8394D"/>
    <w:rsid w:val="00E841C9"/>
    <w:rsid w:val="00E85524"/>
    <w:rsid w:val="00E858F8"/>
    <w:rsid w:val="00E85D96"/>
    <w:rsid w:val="00E861BD"/>
    <w:rsid w:val="00E8641D"/>
    <w:rsid w:val="00E86FE9"/>
    <w:rsid w:val="00E8770E"/>
    <w:rsid w:val="00E90562"/>
    <w:rsid w:val="00E90DE6"/>
    <w:rsid w:val="00E913A6"/>
    <w:rsid w:val="00E91871"/>
    <w:rsid w:val="00E91A82"/>
    <w:rsid w:val="00E91E8B"/>
    <w:rsid w:val="00E92162"/>
    <w:rsid w:val="00E9251D"/>
    <w:rsid w:val="00E9306A"/>
    <w:rsid w:val="00E938BC"/>
    <w:rsid w:val="00E93D19"/>
    <w:rsid w:val="00E947F5"/>
    <w:rsid w:val="00E94B25"/>
    <w:rsid w:val="00E9550E"/>
    <w:rsid w:val="00E9573C"/>
    <w:rsid w:val="00E95A72"/>
    <w:rsid w:val="00E961BE"/>
    <w:rsid w:val="00E96855"/>
    <w:rsid w:val="00E9736A"/>
    <w:rsid w:val="00E97C7D"/>
    <w:rsid w:val="00EA0949"/>
    <w:rsid w:val="00EA0A7B"/>
    <w:rsid w:val="00EA0CCC"/>
    <w:rsid w:val="00EA10C6"/>
    <w:rsid w:val="00EA1653"/>
    <w:rsid w:val="00EA1694"/>
    <w:rsid w:val="00EA2657"/>
    <w:rsid w:val="00EA2BC8"/>
    <w:rsid w:val="00EA35E3"/>
    <w:rsid w:val="00EA3C74"/>
    <w:rsid w:val="00EA40A0"/>
    <w:rsid w:val="00EA5380"/>
    <w:rsid w:val="00EA542B"/>
    <w:rsid w:val="00EA5EA0"/>
    <w:rsid w:val="00EA6852"/>
    <w:rsid w:val="00EB0693"/>
    <w:rsid w:val="00EB09D6"/>
    <w:rsid w:val="00EB0C3F"/>
    <w:rsid w:val="00EB0E6A"/>
    <w:rsid w:val="00EB160A"/>
    <w:rsid w:val="00EB1B7A"/>
    <w:rsid w:val="00EB2620"/>
    <w:rsid w:val="00EB2BEF"/>
    <w:rsid w:val="00EB30C9"/>
    <w:rsid w:val="00EB36D2"/>
    <w:rsid w:val="00EB4A08"/>
    <w:rsid w:val="00EB4DFD"/>
    <w:rsid w:val="00EB5856"/>
    <w:rsid w:val="00EB5EE3"/>
    <w:rsid w:val="00EC0366"/>
    <w:rsid w:val="00EC069A"/>
    <w:rsid w:val="00EC0922"/>
    <w:rsid w:val="00EC0FDD"/>
    <w:rsid w:val="00EC210E"/>
    <w:rsid w:val="00EC27F6"/>
    <w:rsid w:val="00EC33BF"/>
    <w:rsid w:val="00EC3AFF"/>
    <w:rsid w:val="00EC3EBF"/>
    <w:rsid w:val="00EC4C6C"/>
    <w:rsid w:val="00EC51D7"/>
    <w:rsid w:val="00EC59FD"/>
    <w:rsid w:val="00EC6095"/>
    <w:rsid w:val="00EC60E4"/>
    <w:rsid w:val="00EC6555"/>
    <w:rsid w:val="00EC6609"/>
    <w:rsid w:val="00EC6A22"/>
    <w:rsid w:val="00EC6B7C"/>
    <w:rsid w:val="00EC6E63"/>
    <w:rsid w:val="00EC72E7"/>
    <w:rsid w:val="00EC7588"/>
    <w:rsid w:val="00EC7D07"/>
    <w:rsid w:val="00ED00A4"/>
    <w:rsid w:val="00ED0C4D"/>
    <w:rsid w:val="00ED14D1"/>
    <w:rsid w:val="00ED1A00"/>
    <w:rsid w:val="00ED1B81"/>
    <w:rsid w:val="00ED1D00"/>
    <w:rsid w:val="00ED1DD8"/>
    <w:rsid w:val="00ED1ECE"/>
    <w:rsid w:val="00ED252F"/>
    <w:rsid w:val="00ED2CE8"/>
    <w:rsid w:val="00ED2F50"/>
    <w:rsid w:val="00ED3242"/>
    <w:rsid w:val="00ED41EB"/>
    <w:rsid w:val="00ED4609"/>
    <w:rsid w:val="00ED49EE"/>
    <w:rsid w:val="00ED4B5A"/>
    <w:rsid w:val="00ED4ED4"/>
    <w:rsid w:val="00ED4F1C"/>
    <w:rsid w:val="00ED573B"/>
    <w:rsid w:val="00ED5A22"/>
    <w:rsid w:val="00ED6FDE"/>
    <w:rsid w:val="00ED7292"/>
    <w:rsid w:val="00ED7A10"/>
    <w:rsid w:val="00ED7CBC"/>
    <w:rsid w:val="00ED7E48"/>
    <w:rsid w:val="00EE0767"/>
    <w:rsid w:val="00EE0C05"/>
    <w:rsid w:val="00EE237B"/>
    <w:rsid w:val="00EE2A75"/>
    <w:rsid w:val="00EE2C55"/>
    <w:rsid w:val="00EE2E28"/>
    <w:rsid w:val="00EE3807"/>
    <w:rsid w:val="00EE3DA8"/>
    <w:rsid w:val="00EE4151"/>
    <w:rsid w:val="00EE46E9"/>
    <w:rsid w:val="00EE4CC0"/>
    <w:rsid w:val="00EE4E3F"/>
    <w:rsid w:val="00EE52A8"/>
    <w:rsid w:val="00EE5444"/>
    <w:rsid w:val="00EE5D72"/>
    <w:rsid w:val="00EE5D9B"/>
    <w:rsid w:val="00EE60A4"/>
    <w:rsid w:val="00EE6F06"/>
    <w:rsid w:val="00EE70CC"/>
    <w:rsid w:val="00EE7959"/>
    <w:rsid w:val="00EE7A6A"/>
    <w:rsid w:val="00EF0198"/>
    <w:rsid w:val="00EF0860"/>
    <w:rsid w:val="00EF0BBA"/>
    <w:rsid w:val="00EF121B"/>
    <w:rsid w:val="00EF1CB5"/>
    <w:rsid w:val="00EF2684"/>
    <w:rsid w:val="00EF3327"/>
    <w:rsid w:val="00EF3405"/>
    <w:rsid w:val="00EF383A"/>
    <w:rsid w:val="00EF3929"/>
    <w:rsid w:val="00EF3932"/>
    <w:rsid w:val="00EF3D23"/>
    <w:rsid w:val="00EF3EE7"/>
    <w:rsid w:val="00EF409C"/>
    <w:rsid w:val="00EF4370"/>
    <w:rsid w:val="00EF53B5"/>
    <w:rsid w:val="00EF5440"/>
    <w:rsid w:val="00EF548C"/>
    <w:rsid w:val="00EF5CD9"/>
    <w:rsid w:val="00EF7264"/>
    <w:rsid w:val="00EF75AE"/>
    <w:rsid w:val="00EF7653"/>
    <w:rsid w:val="00EF7AFA"/>
    <w:rsid w:val="00F003CE"/>
    <w:rsid w:val="00F00CBF"/>
    <w:rsid w:val="00F01352"/>
    <w:rsid w:val="00F01384"/>
    <w:rsid w:val="00F01655"/>
    <w:rsid w:val="00F018A3"/>
    <w:rsid w:val="00F02939"/>
    <w:rsid w:val="00F032AB"/>
    <w:rsid w:val="00F03535"/>
    <w:rsid w:val="00F04383"/>
    <w:rsid w:val="00F057CA"/>
    <w:rsid w:val="00F058EF"/>
    <w:rsid w:val="00F06A80"/>
    <w:rsid w:val="00F06AD4"/>
    <w:rsid w:val="00F072DE"/>
    <w:rsid w:val="00F0749C"/>
    <w:rsid w:val="00F0780E"/>
    <w:rsid w:val="00F07B00"/>
    <w:rsid w:val="00F07DDA"/>
    <w:rsid w:val="00F104AE"/>
    <w:rsid w:val="00F10A75"/>
    <w:rsid w:val="00F112BD"/>
    <w:rsid w:val="00F1191D"/>
    <w:rsid w:val="00F11E2A"/>
    <w:rsid w:val="00F11ECA"/>
    <w:rsid w:val="00F11F05"/>
    <w:rsid w:val="00F12051"/>
    <w:rsid w:val="00F1215D"/>
    <w:rsid w:val="00F134BA"/>
    <w:rsid w:val="00F13E8A"/>
    <w:rsid w:val="00F142A6"/>
    <w:rsid w:val="00F146AF"/>
    <w:rsid w:val="00F1606F"/>
    <w:rsid w:val="00F16617"/>
    <w:rsid w:val="00F17505"/>
    <w:rsid w:val="00F17A39"/>
    <w:rsid w:val="00F17AF3"/>
    <w:rsid w:val="00F20849"/>
    <w:rsid w:val="00F2099A"/>
    <w:rsid w:val="00F21EE7"/>
    <w:rsid w:val="00F2294F"/>
    <w:rsid w:val="00F23055"/>
    <w:rsid w:val="00F23497"/>
    <w:rsid w:val="00F24DFE"/>
    <w:rsid w:val="00F25B45"/>
    <w:rsid w:val="00F26717"/>
    <w:rsid w:val="00F26A29"/>
    <w:rsid w:val="00F27A62"/>
    <w:rsid w:val="00F28C48"/>
    <w:rsid w:val="00F304D9"/>
    <w:rsid w:val="00F30985"/>
    <w:rsid w:val="00F311B2"/>
    <w:rsid w:val="00F32060"/>
    <w:rsid w:val="00F3236B"/>
    <w:rsid w:val="00F32DE8"/>
    <w:rsid w:val="00F3308A"/>
    <w:rsid w:val="00F34757"/>
    <w:rsid w:val="00F34AA0"/>
    <w:rsid w:val="00F34EE9"/>
    <w:rsid w:val="00F360BC"/>
    <w:rsid w:val="00F36A38"/>
    <w:rsid w:val="00F36EA1"/>
    <w:rsid w:val="00F37083"/>
    <w:rsid w:val="00F37756"/>
    <w:rsid w:val="00F37A6F"/>
    <w:rsid w:val="00F37D74"/>
    <w:rsid w:val="00F37F74"/>
    <w:rsid w:val="00F40082"/>
    <w:rsid w:val="00F400CC"/>
    <w:rsid w:val="00F400D0"/>
    <w:rsid w:val="00F402B8"/>
    <w:rsid w:val="00F40670"/>
    <w:rsid w:val="00F411A9"/>
    <w:rsid w:val="00F412D8"/>
    <w:rsid w:val="00F416FF"/>
    <w:rsid w:val="00F41F20"/>
    <w:rsid w:val="00F422D9"/>
    <w:rsid w:val="00F42390"/>
    <w:rsid w:val="00F428B7"/>
    <w:rsid w:val="00F42EA9"/>
    <w:rsid w:val="00F43191"/>
    <w:rsid w:val="00F43A16"/>
    <w:rsid w:val="00F43B70"/>
    <w:rsid w:val="00F43D21"/>
    <w:rsid w:val="00F45069"/>
    <w:rsid w:val="00F45076"/>
    <w:rsid w:val="00F4577F"/>
    <w:rsid w:val="00F45933"/>
    <w:rsid w:val="00F45D02"/>
    <w:rsid w:val="00F45FDB"/>
    <w:rsid w:val="00F46137"/>
    <w:rsid w:val="00F47ABE"/>
    <w:rsid w:val="00F50130"/>
    <w:rsid w:val="00F50430"/>
    <w:rsid w:val="00F512B7"/>
    <w:rsid w:val="00F51A80"/>
    <w:rsid w:val="00F51AFB"/>
    <w:rsid w:val="00F52006"/>
    <w:rsid w:val="00F523A9"/>
    <w:rsid w:val="00F524CA"/>
    <w:rsid w:val="00F52791"/>
    <w:rsid w:val="00F5331E"/>
    <w:rsid w:val="00F53427"/>
    <w:rsid w:val="00F53C5B"/>
    <w:rsid w:val="00F53E9D"/>
    <w:rsid w:val="00F54628"/>
    <w:rsid w:val="00F546F5"/>
    <w:rsid w:val="00F551AB"/>
    <w:rsid w:val="00F55262"/>
    <w:rsid w:val="00F5596F"/>
    <w:rsid w:val="00F55FD4"/>
    <w:rsid w:val="00F5620E"/>
    <w:rsid w:val="00F56271"/>
    <w:rsid w:val="00F56425"/>
    <w:rsid w:val="00F56EE1"/>
    <w:rsid w:val="00F57964"/>
    <w:rsid w:val="00F57B94"/>
    <w:rsid w:val="00F57CD0"/>
    <w:rsid w:val="00F6028A"/>
    <w:rsid w:val="00F603F9"/>
    <w:rsid w:val="00F60901"/>
    <w:rsid w:val="00F613B7"/>
    <w:rsid w:val="00F62009"/>
    <w:rsid w:val="00F62B61"/>
    <w:rsid w:val="00F63491"/>
    <w:rsid w:val="00F637B0"/>
    <w:rsid w:val="00F6390A"/>
    <w:rsid w:val="00F63A5F"/>
    <w:rsid w:val="00F63BB2"/>
    <w:rsid w:val="00F63F56"/>
    <w:rsid w:val="00F64130"/>
    <w:rsid w:val="00F6454D"/>
    <w:rsid w:val="00F64CCD"/>
    <w:rsid w:val="00F6664E"/>
    <w:rsid w:val="00F67827"/>
    <w:rsid w:val="00F70BA5"/>
    <w:rsid w:val="00F71143"/>
    <w:rsid w:val="00F713E9"/>
    <w:rsid w:val="00F71586"/>
    <w:rsid w:val="00F71795"/>
    <w:rsid w:val="00F71EAF"/>
    <w:rsid w:val="00F71FC3"/>
    <w:rsid w:val="00F72189"/>
    <w:rsid w:val="00F721BE"/>
    <w:rsid w:val="00F7238C"/>
    <w:rsid w:val="00F743D1"/>
    <w:rsid w:val="00F746F7"/>
    <w:rsid w:val="00F747B3"/>
    <w:rsid w:val="00F75640"/>
    <w:rsid w:val="00F77EA0"/>
    <w:rsid w:val="00F77F7A"/>
    <w:rsid w:val="00F80042"/>
    <w:rsid w:val="00F810F3"/>
    <w:rsid w:val="00F8121F"/>
    <w:rsid w:val="00F819A7"/>
    <w:rsid w:val="00F82998"/>
    <w:rsid w:val="00F829AF"/>
    <w:rsid w:val="00F82B05"/>
    <w:rsid w:val="00F83510"/>
    <w:rsid w:val="00F839AD"/>
    <w:rsid w:val="00F83F7C"/>
    <w:rsid w:val="00F845DA"/>
    <w:rsid w:val="00F851C8"/>
    <w:rsid w:val="00F86F50"/>
    <w:rsid w:val="00F87241"/>
    <w:rsid w:val="00F8752C"/>
    <w:rsid w:val="00F87749"/>
    <w:rsid w:val="00F87D54"/>
    <w:rsid w:val="00F90C7E"/>
    <w:rsid w:val="00F9114D"/>
    <w:rsid w:val="00F91908"/>
    <w:rsid w:val="00F922D0"/>
    <w:rsid w:val="00F925F8"/>
    <w:rsid w:val="00F9333A"/>
    <w:rsid w:val="00F935EC"/>
    <w:rsid w:val="00F93608"/>
    <w:rsid w:val="00F94402"/>
    <w:rsid w:val="00F955C7"/>
    <w:rsid w:val="00F95A6C"/>
    <w:rsid w:val="00F95B23"/>
    <w:rsid w:val="00F95E6F"/>
    <w:rsid w:val="00F961E4"/>
    <w:rsid w:val="00F96770"/>
    <w:rsid w:val="00F96900"/>
    <w:rsid w:val="00F96EDB"/>
    <w:rsid w:val="00F976DD"/>
    <w:rsid w:val="00FA00B0"/>
    <w:rsid w:val="00FA1298"/>
    <w:rsid w:val="00FA172F"/>
    <w:rsid w:val="00FA1ABC"/>
    <w:rsid w:val="00FA1BE8"/>
    <w:rsid w:val="00FA1CF6"/>
    <w:rsid w:val="00FA3AFE"/>
    <w:rsid w:val="00FA3BDF"/>
    <w:rsid w:val="00FA4308"/>
    <w:rsid w:val="00FA49B2"/>
    <w:rsid w:val="00FA4A99"/>
    <w:rsid w:val="00FA5822"/>
    <w:rsid w:val="00FA58B7"/>
    <w:rsid w:val="00FA5C19"/>
    <w:rsid w:val="00FA6017"/>
    <w:rsid w:val="00FA64E8"/>
    <w:rsid w:val="00FA6583"/>
    <w:rsid w:val="00FA7BE8"/>
    <w:rsid w:val="00FB036C"/>
    <w:rsid w:val="00FB18B7"/>
    <w:rsid w:val="00FB1B00"/>
    <w:rsid w:val="00FB1FD0"/>
    <w:rsid w:val="00FB311F"/>
    <w:rsid w:val="00FB5676"/>
    <w:rsid w:val="00FB6101"/>
    <w:rsid w:val="00FB62BE"/>
    <w:rsid w:val="00FB6B5F"/>
    <w:rsid w:val="00FC00A1"/>
    <w:rsid w:val="00FC0BF1"/>
    <w:rsid w:val="00FC0F5D"/>
    <w:rsid w:val="00FC1348"/>
    <w:rsid w:val="00FC1795"/>
    <w:rsid w:val="00FC1B6A"/>
    <w:rsid w:val="00FC1C5A"/>
    <w:rsid w:val="00FC2000"/>
    <w:rsid w:val="00FC24B0"/>
    <w:rsid w:val="00FC2BFD"/>
    <w:rsid w:val="00FC3AF8"/>
    <w:rsid w:val="00FC3D3B"/>
    <w:rsid w:val="00FC5002"/>
    <w:rsid w:val="00FC517C"/>
    <w:rsid w:val="00FC5FDF"/>
    <w:rsid w:val="00FC654E"/>
    <w:rsid w:val="00FC66F1"/>
    <w:rsid w:val="00FC6C72"/>
    <w:rsid w:val="00FC7177"/>
    <w:rsid w:val="00FC7274"/>
    <w:rsid w:val="00FC7E00"/>
    <w:rsid w:val="00FD0C06"/>
    <w:rsid w:val="00FD0E56"/>
    <w:rsid w:val="00FD1102"/>
    <w:rsid w:val="00FD145C"/>
    <w:rsid w:val="00FD16A3"/>
    <w:rsid w:val="00FD18C1"/>
    <w:rsid w:val="00FD196C"/>
    <w:rsid w:val="00FD211B"/>
    <w:rsid w:val="00FD2AA0"/>
    <w:rsid w:val="00FD433B"/>
    <w:rsid w:val="00FD4EBC"/>
    <w:rsid w:val="00FD6112"/>
    <w:rsid w:val="00FD6A96"/>
    <w:rsid w:val="00FD6F70"/>
    <w:rsid w:val="00FD757D"/>
    <w:rsid w:val="00FE01D8"/>
    <w:rsid w:val="00FE030F"/>
    <w:rsid w:val="00FE037B"/>
    <w:rsid w:val="00FE088F"/>
    <w:rsid w:val="00FE0A4B"/>
    <w:rsid w:val="00FE2173"/>
    <w:rsid w:val="00FE30B5"/>
    <w:rsid w:val="00FE30F2"/>
    <w:rsid w:val="00FE3561"/>
    <w:rsid w:val="00FE3C6A"/>
    <w:rsid w:val="00FE44F7"/>
    <w:rsid w:val="00FE4586"/>
    <w:rsid w:val="00FE499E"/>
    <w:rsid w:val="00FE4B90"/>
    <w:rsid w:val="00FE501D"/>
    <w:rsid w:val="00FE568B"/>
    <w:rsid w:val="00FE606A"/>
    <w:rsid w:val="00FE61B7"/>
    <w:rsid w:val="00FE7A19"/>
    <w:rsid w:val="00FE7CB9"/>
    <w:rsid w:val="00FE7CFE"/>
    <w:rsid w:val="00FF08E1"/>
    <w:rsid w:val="00FF1B50"/>
    <w:rsid w:val="00FF1F19"/>
    <w:rsid w:val="00FF2165"/>
    <w:rsid w:val="00FF3224"/>
    <w:rsid w:val="00FF3553"/>
    <w:rsid w:val="00FF4C5F"/>
    <w:rsid w:val="00FF50B4"/>
    <w:rsid w:val="00FF5977"/>
    <w:rsid w:val="00FF59B1"/>
    <w:rsid w:val="00FF622F"/>
    <w:rsid w:val="00FF693B"/>
    <w:rsid w:val="00FF6C14"/>
    <w:rsid w:val="00FF7200"/>
    <w:rsid w:val="00FF7447"/>
    <w:rsid w:val="00FF7C0D"/>
    <w:rsid w:val="010C4030"/>
    <w:rsid w:val="012E1D70"/>
    <w:rsid w:val="013BD2F1"/>
    <w:rsid w:val="01430D32"/>
    <w:rsid w:val="0150AB94"/>
    <w:rsid w:val="0160293F"/>
    <w:rsid w:val="0160F8A7"/>
    <w:rsid w:val="018E7359"/>
    <w:rsid w:val="01AC7643"/>
    <w:rsid w:val="01B567FB"/>
    <w:rsid w:val="01D69EA0"/>
    <w:rsid w:val="01E8B65E"/>
    <w:rsid w:val="01EE5C2F"/>
    <w:rsid w:val="0201AABE"/>
    <w:rsid w:val="02086E9D"/>
    <w:rsid w:val="0236BB09"/>
    <w:rsid w:val="02442FC9"/>
    <w:rsid w:val="0253A950"/>
    <w:rsid w:val="026548CE"/>
    <w:rsid w:val="0277338D"/>
    <w:rsid w:val="02835682"/>
    <w:rsid w:val="028A9DA9"/>
    <w:rsid w:val="028AA1C6"/>
    <w:rsid w:val="028BE50C"/>
    <w:rsid w:val="02990C5A"/>
    <w:rsid w:val="02C6DDC4"/>
    <w:rsid w:val="02DA4266"/>
    <w:rsid w:val="02EE4B0E"/>
    <w:rsid w:val="0320A5F7"/>
    <w:rsid w:val="03559344"/>
    <w:rsid w:val="03835988"/>
    <w:rsid w:val="03A7D666"/>
    <w:rsid w:val="03B123B7"/>
    <w:rsid w:val="03B40A3F"/>
    <w:rsid w:val="03C666B6"/>
    <w:rsid w:val="03CB4416"/>
    <w:rsid w:val="03DCB218"/>
    <w:rsid w:val="03E8CC2E"/>
    <w:rsid w:val="03EAFC55"/>
    <w:rsid w:val="03F697D6"/>
    <w:rsid w:val="04128D39"/>
    <w:rsid w:val="041A5DD6"/>
    <w:rsid w:val="0444D9EA"/>
    <w:rsid w:val="045B2449"/>
    <w:rsid w:val="0472E8A7"/>
    <w:rsid w:val="047D5E86"/>
    <w:rsid w:val="0497FDD4"/>
    <w:rsid w:val="04BD815E"/>
    <w:rsid w:val="04C76722"/>
    <w:rsid w:val="04C9705F"/>
    <w:rsid w:val="04CE837D"/>
    <w:rsid w:val="04DFF647"/>
    <w:rsid w:val="0510C195"/>
    <w:rsid w:val="05136707"/>
    <w:rsid w:val="0528CD64"/>
    <w:rsid w:val="053D4CD8"/>
    <w:rsid w:val="0563D7D5"/>
    <w:rsid w:val="0565B2B6"/>
    <w:rsid w:val="057CB421"/>
    <w:rsid w:val="05959353"/>
    <w:rsid w:val="05A85758"/>
    <w:rsid w:val="05ADD5EB"/>
    <w:rsid w:val="05B13A82"/>
    <w:rsid w:val="05EC4BAD"/>
    <w:rsid w:val="05F62C59"/>
    <w:rsid w:val="05F9A543"/>
    <w:rsid w:val="060476F0"/>
    <w:rsid w:val="061FC209"/>
    <w:rsid w:val="06206C6C"/>
    <w:rsid w:val="063C8FA6"/>
    <w:rsid w:val="066C681A"/>
    <w:rsid w:val="066E31BD"/>
    <w:rsid w:val="06B49F9D"/>
    <w:rsid w:val="06CCB289"/>
    <w:rsid w:val="06EB552A"/>
    <w:rsid w:val="06F3EB92"/>
    <w:rsid w:val="070294E1"/>
    <w:rsid w:val="070AF5A8"/>
    <w:rsid w:val="0714B6B7"/>
    <w:rsid w:val="07194ECB"/>
    <w:rsid w:val="071D0E78"/>
    <w:rsid w:val="07479B37"/>
    <w:rsid w:val="07550FF7"/>
    <w:rsid w:val="075C1AAB"/>
    <w:rsid w:val="0770C2DC"/>
    <w:rsid w:val="077312E1"/>
    <w:rsid w:val="077B0E53"/>
    <w:rsid w:val="077F4044"/>
    <w:rsid w:val="0793DCA1"/>
    <w:rsid w:val="07BE99B2"/>
    <w:rsid w:val="07DAD312"/>
    <w:rsid w:val="07F23E5A"/>
    <w:rsid w:val="07F8B7B1"/>
    <w:rsid w:val="080AFA53"/>
    <w:rsid w:val="0814FA2C"/>
    <w:rsid w:val="081DB100"/>
    <w:rsid w:val="08318A42"/>
    <w:rsid w:val="0842100F"/>
    <w:rsid w:val="08524FE5"/>
    <w:rsid w:val="085286E9"/>
    <w:rsid w:val="0870AB41"/>
    <w:rsid w:val="087614ED"/>
    <w:rsid w:val="088077E3"/>
    <w:rsid w:val="08AB027A"/>
    <w:rsid w:val="08AD758D"/>
    <w:rsid w:val="08B14A5B"/>
    <w:rsid w:val="08EAD0BD"/>
    <w:rsid w:val="08F1D36E"/>
    <w:rsid w:val="08F6894B"/>
    <w:rsid w:val="08F6FBCD"/>
    <w:rsid w:val="090CCFAB"/>
    <w:rsid w:val="090FAD8B"/>
    <w:rsid w:val="09247ECF"/>
    <w:rsid w:val="0932F1A8"/>
    <w:rsid w:val="093B0CD3"/>
    <w:rsid w:val="0964D124"/>
    <w:rsid w:val="097328B1"/>
    <w:rsid w:val="097A2804"/>
    <w:rsid w:val="098FB9C2"/>
    <w:rsid w:val="09969CFC"/>
    <w:rsid w:val="09DD6785"/>
    <w:rsid w:val="09EACD8B"/>
    <w:rsid w:val="09FD3CBF"/>
    <w:rsid w:val="0A02C39C"/>
    <w:rsid w:val="0A0C72A7"/>
    <w:rsid w:val="0A194A99"/>
    <w:rsid w:val="0A1BC93C"/>
    <w:rsid w:val="0A274395"/>
    <w:rsid w:val="0A276E30"/>
    <w:rsid w:val="0A47DDE1"/>
    <w:rsid w:val="0A5165EA"/>
    <w:rsid w:val="0A5CB565"/>
    <w:rsid w:val="0A61063E"/>
    <w:rsid w:val="0A6F06CA"/>
    <w:rsid w:val="0A77DF70"/>
    <w:rsid w:val="0A8D9032"/>
    <w:rsid w:val="0A964706"/>
    <w:rsid w:val="0AA5A31E"/>
    <w:rsid w:val="0AAB8BD8"/>
    <w:rsid w:val="0ABBD1D4"/>
    <w:rsid w:val="0AC09EA7"/>
    <w:rsid w:val="0AC6AE80"/>
    <w:rsid w:val="0ACCE56D"/>
    <w:rsid w:val="0AD8FF03"/>
    <w:rsid w:val="0AF626FE"/>
    <w:rsid w:val="0B04127E"/>
    <w:rsid w:val="0B070C87"/>
    <w:rsid w:val="0B1ACA08"/>
    <w:rsid w:val="0B1ADCE7"/>
    <w:rsid w:val="0B7F11EB"/>
    <w:rsid w:val="0B7F2D6C"/>
    <w:rsid w:val="0B8088DC"/>
    <w:rsid w:val="0B8F8374"/>
    <w:rsid w:val="0B960B55"/>
    <w:rsid w:val="0BDF186A"/>
    <w:rsid w:val="0BEDF976"/>
    <w:rsid w:val="0C1805D4"/>
    <w:rsid w:val="0C2D3FFC"/>
    <w:rsid w:val="0C30E441"/>
    <w:rsid w:val="0C46F792"/>
    <w:rsid w:val="0C5069C8"/>
    <w:rsid w:val="0C676B33"/>
    <w:rsid w:val="0C6CFAD9"/>
    <w:rsid w:val="0C7AC169"/>
    <w:rsid w:val="0C81CC1D"/>
    <w:rsid w:val="0C9A800A"/>
    <w:rsid w:val="0CC073E7"/>
    <w:rsid w:val="0CCF79E0"/>
    <w:rsid w:val="0CE1E79A"/>
    <w:rsid w:val="0CEF2E02"/>
    <w:rsid w:val="0D0C8ABF"/>
    <w:rsid w:val="0D1FF4C2"/>
    <w:rsid w:val="0D25DE77"/>
    <w:rsid w:val="0D3179F8"/>
    <w:rsid w:val="0D58D09B"/>
    <w:rsid w:val="0D6B4CAF"/>
    <w:rsid w:val="0D8BD974"/>
    <w:rsid w:val="0DAB49E1"/>
    <w:rsid w:val="0DB2B102"/>
    <w:rsid w:val="0DB42D0B"/>
    <w:rsid w:val="0DBE7A70"/>
    <w:rsid w:val="0DC00A12"/>
    <w:rsid w:val="0DC5FF09"/>
    <w:rsid w:val="0DCD9851"/>
    <w:rsid w:val="0DF1D7BB"/>
    <w:rsid w:val="0E0A95B8"/>
    <w:rsid w:val="0E0A9823"/>
    <w:rsid w:val="0E0C6596"/>
    <w:rsid w:val="0E12D80B"/>
    <w:rsid w:val="0E175C13"/>
    <w:rsid w:val="0E217F27"/>
    <w:rsid w:val="0E218DF5"/>
    <w:rsid w:val="0E461143"/>
    <w:rsid w:val="0E498016"/>
    <w:rsid w:val="0E5187AF"/>
    <w:rsid w:val="0E54984D"/>
    <w:rsid w:val="0E678286"/>
    <w:rsid w:val="0E712446"/>
    <w:rsid w:val="0E892163"/>
    <w:rsid w:val="0E998F3C"/>
    <w:rsid w:val="0E9B238E"/>
    <w:rsid w:val="0ED8E17C"/>
    <w:rsid w:val="0EDDC86E"/>
    <w:rsid w:val="0EE5E6B8"/>
    <w:rsid w:val="0EFBE4B4"/>
    <w:rsid w:val="0F08BC9C"/>
    <w:rsid w:val="0F189B37"/>
    <w:rsid w:val="0F1A188A"/>
    <w:rsid w:val="0F1DACE4"/>
    <w:rsid w:val="0F464F19"/>
    <w:rsid w:val="0F5047CB"/>
    <w:rsid w:val="0F597D8E"/>
    <w:rsid w:val="0F5A916B"/>
    <w:rsid w:val="0F67C408"/>
    <w:rsid w:val="0F6D4E96"/>
    <w:rsid w:val="0F792EF6"/>
    <w:rsid w:val="0F92178C"/>
    <w:rsid w:val="0F924962"/>
    <w:rsid w:val="0F96CF2A"/>
    <w:rsid w:val="0FAAAE29"/>
    <w:rsid w:val="0FC18C3B"/>
    <w:rsid w:val="0FD88989"/>
    <w:rsid w:val="0FDDC59B"/>
    <w:rsid w:val="0FEF81BF"/>
    <w:rsid w:val="1000EF67"/>
    <w:rsid w:val="10040D33"/>
    <w:rsid w:val="1020A389"/>
    <w:rsid w:val="1023288E"/>
    <w:rsid w:val="102BC1DA"/>
    <w:rsid w:val="10401929"/>
    <w:rsid w:val="105DA82A"/>
    <w:rsid w:val="109D5C3C"/>
    <w:rsid w:val="10A4C35D"/>
    <w:rsid w:val="10A63F66"/>
    <w:rsid w:val="10DD7885"/>
    <w:rsid w:val="10EB313D"/>
    <w:rsid w:val="10F3E811"/>
    <w:rsid w:val="10F53AB4"/>
    <w:rsid w:val="110BE8DB"/>
    <w:rsid w:val="110E3791"/>
    <w:rsid w:val="1123CF58"/>
    <w:rsid w:val="11277158"/>
    <w:rsid w:val="1138239E"/>
    <w:rsid w:val="11761342"/>
    <w:rsid w:val="1181F0E9"/>
    <w:rsid w:val="11D20F77"/>
    <w:rsid w:val="120598BE"/>
    <w:rsid w:val="121806A2"/>
    <w:rsid w:val="121CF002"/>
    <w:rsid w:val="12315F82"/>
    <w:rsid w:val="12425A26"/>
    <w:rsid w:val="124B6C76"/>
    <w:rsid w:val="1254E6F8"/>
    <w:rsid w:val="126738F5"/>
    <w:rsid w:val="127F1513"/>
    <w:rsid w:val="1287CBE7"/>
    <w:rsid w:val="1291ADAB"/>
    <w:rsid w:val="12A895A7"/>
    <w:rsid w:val="12B61C70"/>
    <w:rsid w:val="12CFD7F6"/>
    <w:rsid w:val="12F89168"/>
    <w:rsid w:val="1309FF10"/>
    <w:rsid w:val="130CFD9E"/>
    <w:rsid w:val="1312B5E4"/>
    <w:rsid w:val="13172132"/>
    <w:rsid w:val="1326557F"/>
    <w:rsid w:val="133456B1"/>
    <w:rsid w:val="1356F171"/>
    <w:rsid w:val="138796FE"/>
    <w:rsid w:val="1391C5FC"/>
    <w:rsid w:val="13B0B9A4"/>
    <w:rsid w:val="13C2AD05"/>
    <w:rsid w:val="13C98CE4"/>
    <w:rsid w:val="13E33E8F"/>
    <w:rsid w:val="13E8C450"/>
    <w:rsid w:val="140070A4"/>
    <w:rsid w:val="142AF673"/>
    <w:rsid w:val="145E17AC"/>
    <w:rsid w:val="147095E9"/>
    <w:rsid w:val="1484BEA6"/>
    <w:rsid w:val="148B4A6B"/>
    <w:rsid w:val="149A61B6"/>
    <w:rsid w:val="149FFE2C"/>
    <w:rsid w:val="14A70C4D"/>
    <w:rsid w:val="14AA9FDE"/>
    <w:rsid w:val="14B41D8B"/>
    <w:rsid w:val="14EC90E5"/>
    <w:rsid w:val="14F3067F"/>
    <w:rsid w:val="14F7AB19"/>
    <w:rsid w:val="15096FA9"/>
    <w:rsid w:val="15175F3B"/>
    <w:rsid w:val="15278BE5"/>
    <w:rsid w:val="1546744D"/>
    <w:rsid w:val="154BE8BE"/>
    <w:rsid w:val="1571276E"/>
    <w:rsid w:val="1579DE42"/>
    <w:rsid w:val="157AF3E0"/>
    <w:rsid w:val="15BDE5DE"/>
    <w:rsid w:val="15C98860"/>
    <w:rsid w:val="15D71BB0"/>
    <w:rsid w:val="15FC116B"/>
    <w:rsid w:val="16142457"/>
    <w:rsid w:val="161BC58D"/>
    <w:rsid w:val="1629CF97"/>
    <w:rsid w:val="162F1FE0"/>
    <w:rsid w:val="16325288"/>
    <w:rsid w:val="164903CC"/>
    <w:rsid w:val="164FD021"/>
    <w:rsid w:val="16578AD6"/>
    <w:rsid w:val="165833A9"/>
    <w:rsid w:val="165E958A"/>
    <w:rsid w:val="1670803A"/>
    <w:rsid w:val="16A6CDCB"/>
    <w:rsid w:val="16B43456"/>
    <w:rsid w:val="16E52969"/>
    <w:rsid w:val="16F22030"/>
    <w:rsid w:val="16F9DF0E"/>
    <w:rsid w:val="1716B9A9"/>
    <w:rsid w:val="171C9FDE"/>
    <w:rsid w:val="171D6522"/>
    <w:rsid w:val="1754E3EA"/>
    <w:rsid w:val="176522CE"/>
    <w:rsid w:val="176AB691"/>
    <w:rsid w:val="179BC135"/>
    <w:rsid w:val="17A1B9D1"/>
    <w:rsid w:val="17C6FC9E"/>
    <w:rsid w:val="17E942A2"/>
    <w:rsid w:val="180975B3"/>
    <w:rsid w:val="18112B96"/>
    <w:rsid w:val="18122C87"/>
    <w:rsid w:val="181EE7D0"/>
    <w:rsid w:val="1828DF04"/>
    <w:rsid w:val="182FB082"/>
    <w:rsid w:val="184536DF"/>
    <w:rsid w:val="184DEDB3"/>
    <w:rsid w:val="186BA506"/>
    <w:rsid w:val="186E3AFE"/>
    <w:rsid w:val="18731261"/>
    <w:rsid w:val="1874FE59"/>
    <w:rsid w:val="187B0BF8"/>
    <w:rsid w:val="187D2F2E"/>
    <w:rsid w:val="1882EDEB"/>
    <w:rsid w:val="188CBA5D"/>
    <w:rsid w:val="18942D30"/>
    <w:rsid w:val="18B4FC0B"/>
    <w:rsid w:val="18CF24BD"/>
    <w:rsid w:val="18D74836"/>
    <w:rsid w:val="18DD7DE2"/>
    <w:rsid w:val="18E14DF4"/>
    <w:rsid w:val="18E6161F"/>
    <w:rsid w:val="18EE23C6"/>
    <w:rsid w:val="18FBC5C8"/>
    <w:rsid w:val="18FD6B77"/>
    <w:rsid w:val="190636B2"/>
    <w:rsid w:val="190D8FE7"/>
    <w:rsid w:val="190E05EA"/>
    <w:rsid w:val="1922AE44"/>
    <w:rsid w:val="1930CF85"/>
    <w:rsid w:val="1941E27C"/>
    <w:rsid w:val="199CD14F"/>
    <w:rsid w:val="19A39835"/>
    <w:rsid w:val="19B3392B"/>
    <w:rsid w:val="19CC4B2C"/>
    <w:rsid w:val="19F4BA3F"/>
    <w:rsid w:val="19FF59A1"/>
    <w:rsid w:val="1A623710"/>
    <w:rsid w:val="1A697EFF"/>
    <w:rsid w:val="1A80A05B"/>
    <w:rsid w:val="1A8DD390"/>
    <w:rsid w:val="1AADD9C6"/>
    <w:rsid w:val="1AB8C883"/>
    <w:rsid w:val="1AB90EF9"/>
    <w:rsid w:val="1AC7FEC7"/>
    <w:rsid w:val="1ACA5AB1"/>
    <w:rsid w:val="1AFB83F1"/>
    <w:rsid w:val="1AFC1733"/>
    <w:rsid w:val="1B043AC5"/>
    <w:rsid w:val="1B055063"/>
    <w:rsid w:val="1B0B4F0A"/>
    <w:rsid w:val="1B250485"/>
    <w:rsid w:val="1B2AB3DF"/>
    <w:rsid w:val="1B2C847F"/>
    <w:rsid w:val="1B37493A"/>
    <w:rsid w:val="1B4FC196"/>
    <w:rsid w:val="1B5AE75D"/>
    <w:rsid w:val="1B9C2768"/>
    <w:rsid w:val="1BA17C51"/>
    <w:rsid w:val="1BA9EF00"/>
    <w:rsid w:val="1BAEDD01"/>
    <w:rsid w:val="1BB83911"/>
    <w:rsid w:val="1BCA0103"/>
    <w:rsid w:val="1BD69E5A"/>
    <w:rsid w:val="1BD8C9AA"/>
    <w:rsid w:val="1BD8E947"/>
    <w:rsid w:val="1BDEC8A4"/>
    <w:rsid w:val="1BE13FF0"/>
    <w:rsid w:val="1BE4957F"/>
    <w:rsid w:val="1BEF9135"/>
    <w:rsid w:val="1BF66082"/>
    <w:rsid w:val="1BFE7352"/>
    <w:rsid w:val="1BFFEA43"/>
    <w:rsid w:val="1C1408D6"/>
    <w:rsid w:val="1C36FC24"/>
    <w:rsid w:val="1C3B1D4F"/>
    <w:rsid w:val="1C4B1380"/>
    <w:rsid w:val="1C4CDCA4"/>
    <w:rsid w:val="1C54E282"/>
    <w:rsid w:val="1C6D9039"/>
    <w:rsid w:val="1C822189"/>
    <w:rsid w:val="1C8E3CF4"/>
    <w:rsid w:val="1C906E31"/>
    <w:rsid w:val="1C98B772"/>
    <w:rsid w:val="1CA1162C"/>
    <w:rsid w:val="1CB34353"/>
    <w:rsid w:val="1CBB3E40"/>
    <w:rsid w:val="1CD644E6"/>
    <w:rsid w:val="1CDBE69A"/>
    <w:rsid w:val="1CDD96D7"/>
    <w:rsid w:val="1CE6C87D"/>
    <w:rsid w:val="1CF4C24A"/>
    <w:rsid w:val="1CFAC8DC"/>
    <w:rsid w:val="1D12121D"/>
    <w:rsid w:val="1D261DB8"/>
    <w:rsid w:val="1D3C0CD9"/>
    <w:rsid w:val="1D4090B0"/>
    <w:rsid w:val="1D494784"/>
    <w:rsid w:val="1D601088"/>
    <w:rsid w:val="1D69603D"/>
    <w:rsid w:val="1D72B2B6"/>
    <w:rsid w:val="1D773FC0"/>
    <w:rsid w:val="1D7B8634"/>
    <w:rsid w:val="1D7E4078"/>
    <w:rsid w:val="1D8687DB"/>
    <w:rsid w:val="1D9A5DFB"/>
    <w:rsid w:val="1D9D9A8B"/>
    <w:rsid w:val="1DA592A9"/>
    <w:rsid w:val="1DC8579C"/>
    <w:rsid w:val="1DCB34F4"/>
    <w:rsid w:val="1DD27A00"/>
    <w:rsid w:val="1DED964C"/>
    <w:rsid w:val="1DF64D20"/>
    <w:rsid w:val="1DF762BE"/>
    <w:rsid w:val="1E05031A"/>
    <w:rsid w:val="1E2DC4C9"/>
    <w:rsid w:val="1E2DDC32"/>
    <w:rsid w:val="1E321269"/>
    <w:rsid w:val="1E577581"/>
    <w:rsid w:val="1E612874"/>
    <w:rsid w:val="1E6F4EA3"/>
    <w:rsid w:val="1E768B6B"/>
    <w:rsid w:val="1EA0EB3F"/>
    <w:rsid w:val="1EA40B1E"/>
    <w:rsid w:val="1EB04757"/>
    <w:rsid w:val="1EB71A0E"/>
    <w:rsid w:val="1EBFCE46"/>
    <w:rsid w:val="1ECB42E0"/>
    <w:rsid w:val="1ED2ECC3"/>
    <w:rsid w:val="1EFBD2E0"/>
    <w:rsid w:val="1F06D2FA"/>
    <w:rsid w:val="1F2DC1E7"/>
    <w:rsid w:val="1F2E3CB9"/>
    <w:rsid w:val="1F6F517B"/>
    <w:rsid w:val="1F838BDF"/>
    <w:rsid w:val="1FFAECAE"/>
    <w:rsid w:val="2000679F"/>
    <w:rsid w:val="200BE94D"/>
    <w:rsid w:val="20492587"/>
    <w:rsid w:val="204BEDA7"/>
    <w:rsid w:val="205EC193"/>
    <w:rsid w:val="2060A1C4"/>
    <w:rsid w:val="2076185B"/>
    <w:rsid w:val="2085E074"/>
    <w:rsid w:val="208AF548"/>
    <w:rsid w:val="208E700A"/>
    <w:rsid w:val="20975239"/>
    <w:rsid w:val="20A004F0"/>
    <w:rsid w:val="20D38E37"/>
    <w:rsid w:val="20DA1E19"/>
    <w:rsid w:val="20E219AE"/>
    <w:rsid w:val="2102F785"/>
    <w:rsid w:val="2105ECAB"/>
    <w:rsid w:val="2109293B"/>
    <w:rsid w:val="2117B6A7"/>
    <w:rsid w:val="214D0A8C"/>
    <w:rsid w:val="2158B129"/>
    <w:rsid w:val="21734978"/>
    <w:rsid w:val="2179DA55"/>
    <w:rsid w:val="2180661A"/>
    <w:rsid w:val="218A46C6"/>
    <w:rsid w:val="2192FD9A"/>
    <w:rsid w:val="21B2C071"/>
    <w:rsid w:val="21B78505"/>
    <w:rsid w:val="21E63B03"/>
    <w:rsid w:val="21FE4A33"/>
    <w:rsid w:val="220129C6"/>
    <w:rsid w:val="22049A10"/>
    <w:rsid w:val="220984CC"/>
    <w:rsid w:val="220C2529"/>
    <w:rsid w:val="221A9457"/>
    <w:rsid w:val="2231C1D4"/>
    <w:rsid w:val="223E9BF5"/>
    <w:rsid w:val="224D1EDD"/>
    <w:rsid w:val="22604A9A"/>
    <w:rsid w:val="229667CD"/>
    <w:rsid w:val="2296BEB5"/>
    <w:rsid w:val="22CAED33"/>
    <w:rsid w:val="23072D4E"/>
    <w:rsid w:val="2326E170"/>
    <w:rsid w:val="233B35EC"/>
    <w:rsid w:val="2349FD4B"/>
    <w:rsid w:val="234EC28B"/>
    <w:rsid w:val="23600439"/>
    <w:rsid w:val="2370B0EF"/>
    <w:rsid w:val="237284E7"/>
    <w:rsid w:val="2377F2CF"/>
    <w:rsid w:val="238A3A18"/>
    <w:rsid w:val="239A28E8"/>
    <w:rsid w:val="23B8288A"/>
    <w:rsid w:val="23EC013C"/>
    <w:rsid w:val="24141717"/>
    <w:rsid w:val="241CA280"/>
    <w:rsid w:val="242B47C2"/>
    <w:rsid w:val="24335338"/>
    <w:rsid w:val="245E5637"/>
    <w:rsid w:val="246429A8"/>
    <w:rsid w:val="246560EB"/>
    <w:rsid w:val="249A9652"/>
    <w:rsid w:val="24B32294"/>
    <w:rsid w:val="24D3A8C4"/>
    <w:rsid w:val="24DA266E"/>
    <w:rsid w:val="2505DE22"/>
    <w:rsid w:val="253E454F"/>
    <w:rsid w:val="2551CDD0"/>
    <w:rsid w:val="255932BC"/>
    <w:rsid w:val="2588D110"/>
    <w:rsid w:val="25A5456C"/>
    <w:rsid w:val="25A679DA"/>
    <w:rsid w:val="25C5B662"/>
    <w:rsid w:val="25DCB7CD"/>
    <w:rsid w:val="25E895CF"/>
    <w:rsid w:val="25EE503B"/>
    <w:rsid w:val="25EF2194"/>
    <w:rsid w:val="26024D65"/>
    <w:rsid w:val="262081B9"/>
    <w:rsid w:val="263CE06A"/>
    <w:rsid w:val="263F32B7"/>
    <w:rsid w:val="2644C25D"/>
    <w:rsid w:val="26647A9C"/>
    <w:rsid w:val="2672BBFE"/>
    <w:rsid w:val="2677740D"/>
    <w:rsid w:val="2682F173"/>
    <w:rsid w:val="2686BA2B"/>
    <w:rsid w:val="26885916"/>
    <w:rsid w:val="26BDFACE"/>
    <w:rsid w:val="26CCDB97"/>
    <w:rsid w:val="26D7FBCF"/>
    <w:rsid w:val="26DEE7DF"/>
    <w:rsid w:val="26E79C82"/>
    <w:rsid w:val="26F28034"/>
    <w:rsid w:val="27011C8A"/>
    <w:rsid w:val="271D24C7"/>
    <w:rsid w:val="2750E364"/>
    <w:rsid w:val="2753B4A0"/>
    <w:rsid w:val="2765CBDF"/>
    <w:rsid w:val="27772250"/>
    <w:rsid w:val="27795277"/>
    <w:rsid w:val="278B24C6"/>
    <w:rsid w:val="2796D672"/>
    <w:rsid w:val="27FB85A0"/>
    <w:rsid w:val="27FFFABD"/>
    <w:rsid w:val="280F9765"/>
    <w:rsid w:val="281F42E9"/>
    <w:rsid w:val="28470759"/>
    <w:rsid w:val="28474895"/>
    <w:rsid w:val="28489DEB"/>
    <w:rsid w:val="285549B6"/>
    <w:rsid w:val="2880D4CC"/>
    <w:rsid w:val="288F62DF"/>
    <w:rsid w:val="28BF57FE"/>
    <w:rsid w:val="28E133EF"/>
    <w:rsid w:val="290B0626"/>
    <w:rsid w:val="291BF1F0"/>
    <w:rsid w:val="291F8C2E"/>
    <w:rsid w:val="292EF2C5"/>
    <w:rsid w:val="29389636"/>
    <w:rsid w:val="293E61B4"/>
    <w:rsid w:val="2940FB39"/>
    <w:rsid w:val="29568CF7"/>
    <w:rsid w:val="296AD677"/>
    <w:rsid w:val="296D6B13"/>
    <w:rsid w:val="297BCBA7"/>
    <w:rsid w:val="299164AF"/>
    <w:rsid w:val="29B00D29"/>
    <w:rsid w:val="29B4E8E3"/>
    <w:rsid w:val="29C8B636"/>
    <w:rsid w:val="29CFABE5"/>
    <w:rsid w:val="29D0AA8A"/>
    <w:rsid w:val="29D0E175"/>
    <w:rsid w:val="29EBA2E1"/>
    <w:rsid w:val="2A0B39DA"/>
    <w:rsid w:val="2A0F6C78"/>
    <w:rsid w:val="2A1EC890"/>
    <w:rsid w:val="2A2DF191"/>
    <w:rsid w:val="2A2F24B7"/>
    <w:rsid w:val="2A2F2F4F"/>
    <w:rsid w:val="2A3AC038"/>
    <w:rsid w:val="2A4448E0"/>
    <w:rsid w:val="2A501166"/>
    <w:rsid w:val="2A7D165E"/>
    <w:rsid w:val="2A91C4E8"/>
    <w:rsid w:val="2A92132F"/>
    <w:rsid w:val="2AAE30B2"/>
    <w:rsid w:val="2AAFEDE5"/>
    <w:rsid w:val="2ACD8C86"/>
    <w:rsid w:val="2AD31B83"/>
    <w:rsid w:val="2AED97FB"/>
    <w:rsid w:val="2AF7728D"/>
    <w:rsid w:val="2B01A9C0"/>
    <w:rsid w:val="2B0BAEA6"/>
    <w:rsid w:val="2B205DF4"/>
    <w:rsid w:val="2B24B7E1"/>
    <w:rsid w:val="2B341565"/>
    <w:rsid w:val="2B387060"/>
    <w:rsid w:val="2B397B0D"/>
    <w:rsid w:val="2B5FC90C"/>
    <w:rsid w:val="2B671033"/>
    <w:rsid w:val="2B755ACA"/>
    <w:rsid w:val="2BA1295C"/>
    <w:rsid w:val="2BA2D57C"/>
    <w:rsid w:val="2BA3504E"/>
    <w:rsid w:val="2BA70A3B"/>
    <w:rsid w:val="2BC17E5A"/>
    <w:rsid w:val="2BD3464A"/>
    <w:rsid w:val="2BDA48C4"/>
    <w:rsid w:val="2BE30A30"/>
    <w:rsid w:val="2C489F52"/>
    <w:rsid w:val="2C48BBF8"/>
    <w:rsid w:val="2C4D8B03"/>
    <w:rsid w:val="2C61C392"/>
    <w:rsid w:val="2C685374"/>
    <w:rsid w:val="2C6A1189"/>
    <w:rsid w:val="2C71996D"/>
    <w:rsid w:val="2C764CD5"/>
    <w:rsid w:val="2CA8E15A"/>
    <w:rsid w:val="2CAC1C43"/>
    <w:rsid w:val="2CB763B5"/>
    <w:rsid w:val="2CE85B8E"/>
    <w:rsid w:val="2CF8C7FF"/>
    <w:rsid w:val="2D017ED3"/>
    <w:rsid w:val="2D1416E2"/>
    <w:rsid w:val="2D2141AA"/>
    <w:rsid w:val="2D2A5D57"/>
    <w:rsid w:val="2D2F7D8C"/>
    <w:rsid w:val="2D4BB6EC"/>
    <w:rsid w:val="2D4D9DBD"/>
    <w:rsid w:val="2D52A758"/>
    <w:rsid w:val="2D54BC3C"/>
    <w:rsid w:val="2D64F145"/>
    <w:rsid w:val="2D9909A5"/>
    <w:rsid w:val="2D9BCA54"/>
    <w:rsid w:val="2DA0430D"/>
    <w:rsid w:val="2DA7C50A"/>
    <w:rsid w:val="2DAD1D2E"/>
    <w:rsid w:val="2DDFFD21"/>
    <w:rsid w:val="2DE85D0D"/>
    <w:rsid w:val="2DFF5BBE"/>
    <w:rsid w:val="2E0B4D8D"/>
    <w:rsid w:val="2E0BDCB2"/>
    <w:rsid w:val="2E19CB68"/>
    <w:rsid w:val="2E396E6C"/>
    <w:rsid w:val="2E422540"/>
    <w:rsid w:val="2E5E7DA1"/>
    <w:rsid w:val="2E7074DA"/>
    <w:rsid w:val="2E8C581D"/>
    <w:rsid w:val="2E94E7D7"/>
    <w:rsid w:val="2EC8BE37"/>
    <w:rsid w:val="2EDAB4DC"/>
    <w:rsid w:val="2EDAF772"/>
    <w:rsid w:val="2EE0D014"/>
    <w:rsid w:val="2EFCDEF6"/>
    <w:rsid w:val="2F167897"/>
    <w:rsid w:val="2F310565"/>
    <w:rsid w:val="2F3D2F87"/>
    <w:rsid w:val="2F4AA447"/>
    <w:rsid w:val="2F53D5ED"/>
    <w:rsid w:val="2F71B199"/>
    <w:rsid w:val="2F94ABD7"/>
    <w:rsid w:val="2FA27FCF"/>
    <w:rsid w:val="2FB04B77"/>
    <w:rsid w:val="2FD60D33"/>
    <w:rsid w:val="2FD635A2"/>
    <w:rsid w:val="2FEEE841"/>
    <w:rsid w:val="2FF88E74"/>
    <w:rsid w:val="3002ED46"/>
    <w:rsid w:val="3009178B"/>
    <w:rsid w:val="30174888"/>
    <w:rsid w:val="3019B9E4"/>
    <w:rsid w:val="301C6FB2"/>
    <w:rsid w:val="3025904B"/>
    <w:rsid w:val="303DC947"/>
    <w:rsid w:val="3075E0E3"/>
    <w:rsid w:val="30B35BA8"/>
    <w:rsid w:val="30C905DD"/>
    <w:rsid w:val="30DA6F68"/>
    <w:rsid w:val="30DFFF0E"/>
    <w:rsid w:val="30E0032B"/>
    <w:rsid w:val="30F99274"/>
    <w:rsid w:val="30FD5FE8"/>
    <w:rsid w:val="30FFB74D"/>
    <w:rsid w:val="3143EDC2"/>
    <w:rsid w:val="314F7C39"/>
    <w:rsid w:val="3169721A"/>
    <w:rsid w:val="3169761D"/>
    <w:rsid w:val="31A080A4"/>
    <w:rsid w:val="31B7DB6C"/>
    <w:rsid w:val="31BD6A17"/>
    <w:rsid w:val="31C0C416"/>
    <w:rsid w:val="31C504D2"/>
    <w:rsid w:val="31EC2015"/>
    <w:rsid w:val="3229FA29"/>
    <w:rsid w:val="323157C1"/>
    <w:rsid w:val="32405DBA"/>
    <w:rsid w:val="324C0D5E"/>
    <w:rsid w:val="32638786"/>
    <w:rsid w:val="32686DA6"/>
    <w:rsid w:val="328BDB56"/>
    <w:rsid w:val="329412CF"/>
    <w:rsid w:val="329551C2"/>
    <w:rsid w:val="32AB9395"/>
    <w:rsid w:val="32E7D3B0"/>
    <w:rsid w:val="32F0DD4F"/>
    <w:rsid w:val="3304A553"/>
    <w:rsid w:val="330E129C"/>
    <w:rsid w:val="330E820D"/>
    <w:rsid w:val="331C2DBB"/>
    <w:rsid w:val="331FBD32"/>
    <w:rsid w:val="3323FBCB"/>
    <w:rsid w:val="332FDBA2"/>
    <w:rsid w:val="3338E0F2"/>
    <w:rsid w:val="333E9CEE"/>
    <w:rsid w:val="33562F8B"/>
    <w:rsid w:val="3362BB95"/>
    <w:rsid w:val="336A02BC"/>
    <w:rsid w:val="3372B990"/>
    <w:rsid w:val="3374B186"/>
    <w:rsid w:val="337D5D0F"/>
    <w:rsid w:val="3386268E"/>
    <w:rsid w:val="339D8C03"/>
    <w:rsid w:val="33DD2556"/>
    <w:rsid w:val="33E7B06D"/>
    <w:rsid w:val="340526B8"/>
    <w:rsid w:val="343D4409"/>
    <w:rsid w:val="344587CD"/>
    <w:rsid w:val="34459D50"/>
    <w:rsid w:val="344DB8CD"/>
    <w:rsid w:val="3465B657"/>
    <w:rsid w:val="346A6349"/>
    <w:rsid w:val="3471D1C2"/>
    <w:rsid w:val="3475E55F"/>
    <w:rsid w:val="3479875F"/>
    <w:rsid w:val="3499E4AE"/>
    <w:rsid w:val="34A9EDC7"/>
    <w:rsid w:val="34AD73D4"/>
    <w:rsid w:val="34B8F3C0"/>
    <w:rsid w:val="34C83141"/>
    <w:rsid w:val="34D28A93"/>
    <w:rsid w:val="34D5FCE9"/>
    <w:rsid w:val="34E103AC"/>
    <w:rsid w:val="34FF48F7"/>
    <w:rsid w:val="3509B286"/>
    <w:rsid w:val="3524257E"/>
    <w:rsid w:val="354913FF"/>
    <w:rsid w:val="357DEDB1"/>
    <w:rsid w:val="357DF2C9"/>
    <w:rsid w:val="3594702D"/>
    <w:rsid w:val="3595F2B1"/>
    <w:rsid w:val="359C8E10"/>
    <w:rsid w:val="35A55C88"/>
    <w:rsid w:val="35D12B1A"/>
    <w:rsid w:val="35D63FEE"/>
    <w:rsid w:val="35EE4ACD"/>
    <w:rsid w:val="35FE5DB2"/>
    <w:rsid w:val="36264EB3"/>
    <w:rsid w:val="362F8B23"/>
    <w:rsid w:val="3631ABFC"/>
    <w:rsid w:val="3652E371"/>
    <w:rsid w:val="36866CB8"/>
    <w:rsid w:val="369B6A52"/>
    <w:rsid w:val="36B079E1"/>
    <w:rsid w:val="36C32F02"/>
    <w:rsid w:val="36C423C4"/>
    <w:rsid w:val="36F02C84"/>
    <w:rsid w:val="36FBD2ED"/>
    <w:rsid w:val="371156B5"/>
    <w:rsid w:val="3714A2C3"/>
    <w:rsid w:val="37168487"/>
    <w:rsid w:val="373FE360"/>
    <w:rsid w:val="3789F7A4"/>
    <w:rsid w:val="378B116C"/>
    <w:rsid w:val="379404B0"/>
    <w:rsid w:val="37BEE85B"/>
    <w:rsid w:val="37F68D71"/>
    <w:rsid w:val="37FA7C5F"/>
    <w:rsid w:val="3809AD16"/>
    <w:rsid w:val="3827004A"/>
    <w:rsid w:val="382C3896"/>
    <w:rsid w:val="383052F6"/>
    <w:rsid w:val="383EA6EC"/>
    <w:rsid w:val="38443692"/>
    <w:rsid w:val="384859DF"/>
    <w:rsid w:val="38489748"/>
    <w:rsid w:val="3849C120"/>
    <w:rsid w:val="3853AD1C"/>
    <w:rsid w:val="3856DCC7"/>
    <w:rsid w:val="385D688C"/>
    <w:rsid w:val="3870EE1B"/>
    <w:rsid w:val="38722C16"/>
    <w:rsid w:val="387341B4"/>
    <w:rsid w:val="387FB633"/>
    <w:rsid w:val="388811CD"/>
    <w:rsid w:val="388EF8CC"/>
    <w:rsid w:val="389DFEC5"/>
    <w:rsid w:val="38A53A8B"/>
    <w:rsid w:val="38B2E63B"/>
    <w:rsid w:val="38CBF449"/>
    <w:rsid w:val="38DBFC13"/>
    <w:rsid w:val="38DD61F1"/>
    <w:rsid w:val="38ECBE09"/>
    <w:rsid w:val="38EF0982"/>
    <w:rsid w:val="3908423F"/>
    <w:rsid w:val="39177B1A"/>
    <w:rsid w:val="3919A20C"/>
    <w:rsid w:val="39219D7E"/>
    <w:rsid w:val="394E2B8F"/>
    <w:rsid w:val="3956DE46"/>
    <w:rsid w:val="396D9671"/>
    <w:rsid w:val="3970AFCC"/>
    <w:rsid w:val="39769268"/>
    <w:rsid w:val="3979AD7B"/>
    <w:rsid w:val="397F4D59"/>
    <w:rsid w:val="3984FAED"/>
    <w:rsid w:val="39937549"/>
    <w:rsid w:val="399B19D3"/>
    <w:rsid w:val="39A9A0DD"/>
    <w:rsid w:val="39C05CA0"/>
    <w:rsid w:val="39CA830A"/>
    <w:rsid w:val="39D86C38"/>
    <w:rsid w:val="3A039BE1"/>
    <w:rsid w:val="3A03E3E2"/>
    <w:rsid w:val="3A3FA92B"/>
    <w:rsid w:val="3A4131D1"/>
    <w:rsid w:val="3A53A83D"/>
    <w:rsid w:val="3A6B602F"/>
    <w:rsid w:val="3A6DA3C7"/>
    <w:rsid w:val="3A9CF33D"/>
    <w:rsid w:val="3AA79169"/>
    <w:rsid w:val="3AB558F0"/>
    <w:rsid w:val="3AB91969"/>
    <w:rsid w:val="3ABB2AA6"/>
    <w:rsid w:val="3AC25726"/>
    <w:rsid w:val="3AEAC21C"/>
    <w:rsid w:val="3AEC31C9"/>
    <w:rsid w:val="3AEEBBB7"/>
    <w:rsid w:val="3AF91990"/>
    <w:rsid w:val="3AFC77C5"/>
    <w:rsid w:val="3B078ED2"/>
    <w:rsid w:val="3B1912A5"/>
    <w:rsid w:val="3B3648ED"/>
    <w:rsid w:val="3B3BD37B"/>
    <w:rsid w:val="3B444035"/>
    <w:rsid w:val="3B5E5AD7"/>
    <w:rsid w:val="3B64428E"/>
    <w:rsid w:val="3B6540E1"/>
    <w:rsid w:val="3B9CF51E"/>
    <w:rsid w:val="3BA695FC"/>
    <w:rsid w:val="3BA8E5EE"/>
    <w:rsid w:val="3BAAEB4A"/>
    <w:rsid w:val="3BBF7651"/>
    <w:rsid w:val="3BDAA34A"/>
    <w:rsid w:val="3BE675B7"/>
    <w:rsid w:val="3BED40B5"/>
    <w:rsid w:val="3BF9B476"/>
    <w:rsid w:val="3C0C0B4F"/>
    <w:rsid w:val="3C13AFD9"/>
    <w:rsid w:val="3C295A63"/>
    <w:rsid w:val="3C2F03EE"/>
    <w:rsid w:val="3C4090B5"/>
    <w:rsid w:val="3C4A58C4"/>
    <w:rsid w:val="3C6B6F6E"/>
    <w:rsid w:val="3CBB3BFA"/>
    <w:rsid w:val="3CD7F353"/>
    <w:rsid w:val="3CDA12D1"/>
    <w:rsid w:val="3D03AA57"/>
    <w:rsid w:val="3D0763E5"/>
    <w:rsid w:val="3D265CA5"/>
    <w:rsid w:val="3D33860B"/>
    <w:rsid w:val="3D364892"/>
    <w:rsid w:val="3D5293F6"/>
    <w:rsid w:val="3D5D728A"/>
    <w:rsid w:val="3D802D17"/>
    <w:rsid w:val="3D9FD8FA"/>
    <w:rsid w:val="3DA94B30"/>
    <w:rsid w:val="3DB40298"/>
    <w:rsid w:val="3DBBA964"/>
    <w:rsid w:val="3DC4081D"/>
    <w:rsid w:val="3DEBEFD2"/>
    <w:rsid w:val="3E0B2500"/>
    <w:rsid w:val="3E1DD050"/>
    <w:rsid w:val="3E285B48"/>
    <w:rsid w:val="3E4398D7"/>
    <w:rsid w:val="3E5134B4"/>
    <w:rsid w:val="3E5650CC"/>
    <w:rsid w:val="3E57666A"/>
    <w:rsid w:val="3E5F5E88"/>
    <w:rsid w:val="3E771A8C"/>
    <w:rsid w:val="3E77C8D3"/>
    <w:rsid w:val="3E782BC7"/>
    <w:rsid w:val="3E7D0346"/>
    <w:rsid w:val="3E895F41"/>
    <w:rsid w:val="3E9290E7"/>
    <w:rsid w:val="3EABAAD9"/>
    <w:rsid w:val="3EABFA01"/>
    <w:rsid w:val="3ECF524F"/>
    <w:rsid w:val="3EDB020A"/>
    <w:rsid w:val="3F00F308"/>
    <w:rsid w:val="3F09A9DC"/>
    <w:rsid w:val="3F481F9E"/>
    <w:rsid w:val="3F4B0094"/>
    <w:rsid w:val="3F5AB71E"/>
    <w:rsid w:val="3F63E249"/>
    <w:rsid w:val="3F66C2D4"/>
    <w:rsid w:val="3FB6AB5B"/>
    <w:rsid w:val="3FCA05AE"/>
    <w:rsid w:val="3FDCEA47"/>
    <w:rsid w:val="3FE25D2F"/>
    <w:rsid w:val="40186F00"/>
    <w:rsid w:val="40192A62"/>
    <w:rsid w:val="402774F9"/>
    <w:rsid w:val="40285AED"/>
    <w:rsid w:val="4038E2A1"/>
    <w:rsid w:val="404892A4"/>
    <w:rsid w:val="404DC05C"/>
    <w:rsid w:val="40589409"/>
    <w:rsid w:val="4086D448"/>
    <w:rsid w:val="408878F2"/>
    <w:rsid w:val="409BD119"/>
    <w:rsid w:val="40A0F14E"/>
    <w:rsid w:val="40A92933"/>
    <w:rsid w:val="40BE6BAA"/>
    <w:rsid w:val="40C0A570"/>
    <w:rsid w:val="40DED90B"/>
    <w:rsid w:val="40DF787F"/>
    <w:rsid w:val="40FAC33F"/>
    <w:rsid w:val="412A603D"/>
    <w:rsid w:val="4144C127"/>
    <w:rsid w:val="41486327"/>
    <w:rsid w:val="415170E3"/>
    <w:rsid w:val="416F572C"/>
    <w:rsid w:val="41772068"/>
    <w:rsid w:val="4179882A"/>
    <w:rsid w:val="417CC14F"/>
    <w:rsid w:val="41AAAF52"/>
    <w:rsid w:val="41B82B33"/>
    <w:rsid w:val="41BDC07E"/>
    <w:rsid w:val="41CA9315"/>
    <w:rsid w:val="41CA9650"/>
    <w:rsid w:val="41D34D24"/>
    <w:rsid w:val="41EDBE07"/>
    <w:rsid w:val="41F31E91"/>
    <w:rsid w:val="41FA4B65"/>
    <w:rsid w:val="41FE6A33"/>
    <w:rsid w:val="41FF20CE"/>
    <w:rsid w:val="42025D5E"/>
    <w:rsid w:val="4211F181"/>
    <w:rsid w:val="421788B1"/>
    <w:rsid w:val="426B817C"/>
    <w:rsid w:val="427207D0"/>
    <w:rsid w:val="427FCD40"/>
    <w:rsid w:val="427FD7EE"/>
    <w:rsid w:val="429DD79D"/>
    <w:rsid w:val="42A1768F"/>
    <w:rsid w:val="42D5FBF5"/>
    <w:rsid w:val="430A815B"/>
    <w:rsid w:val="430B41D5"/>
    <w:rsid w:val="4329F4C0"/>
    <w:rsid w:val="435574D6"/>
    <w:rsid w:val="4365614F"/>
    <w:rsid w:val="43666FCF"/>
    <w:rsid w:val="43703EB6"/>
    <w:rsid w:val="4389B658"/>
    <w:rsid w:val="43A5D310"/>
    <w:rsid w:val="43B2B7CB"/>
    <w:rsid w:val="43BCDA2F"/>
    <w:rsid w:val="43BFE9C0"/>
    <w:rsid w:val="43C26A2B"/>
    <w:rsid w:val="43D266D5"/>
    <w:rsid w:val="43E0AD4F"/>
    <w:rsid w:val="43F92E6F"/>
    <w:rsid w:val="4400D404"/>
    <w:rsid w:val="4401525B"/>
    <w:rsid w:val="44128DB6"/>
    <w:rsid w:val="4417A5C5"/>
    <w:rsid w:val="441F0FA9"/>
    <w:rsid w:val="445B3F42"/>
    <w:rsid w:val="44901EB7"/>
    <w:rsid w:val="44A82310"/>
    <w:rsid w:val="44AFD2D9"/>
    <w:rsid w:val="44C36B73"/>
    <w:rsid w:val="44C566DC"/>
    <w:rsid w:val="44DC5CCD"/>
    <w:rsid w:val="44E6712C"/>
    <w:rsid w:val="44E9CF5F"/>
    <w:rsid w:val="44F13329"/>
    <w:rsid w:val="44FB961D"/>
    <w:rsid w:val="4502F7BC"/>
    <w:rsid w:val="45099B0C"/>
    <w:rsid w:val="45106761"/>
    <w:rsid w:val="45182216"/>
    <w:rsid w:val="4522C5C2"/>
    <w:rsid w:val="4527A7F7"/>
    <w:rsid w:val="4543103F"/>
    <w:rsid w:val="454FE3F2"/>
    <w:rsid w:val="455E8FF6"/>
    <w:rsid w:val="457B18B4"/>
    <w:rsid w:val="457D88B6"/>
    <w:rsid w:val="4590B1FC"/>
    <w:rsid w:val="45AC3DB9"/>
    <w:rsid w:val="45B027BA"/>
    <w:rsid w:val="45C33F24"/>
    <w:rsid w:val="45C7ED6E"/>
    <w:rsid w:val="45FBB13F"/>
    <w:rsid w:val="46135047"/>
    <w:rsid w:val="4625B971"/>
    <w:rsid w:val="4647E279"/>
    <w:rsid w:val="464B01F3"/>
    <w:rsid w:val="46594355"/>
    <w:rsid w:val="466AF8FE"/>
    <w:rsid w:val="46787CA5"/>
    <w:rsid w:val="468793DE"/>
    <w:rsid w:val="46B5DABF"/>
    <w:rsid w:val="46D2BFAA"/>
    <w:rsid w:val="46D3D548"/>
    <w:rsid w:val="46E804AD"/>
    <w:rsid w:val="47376ABB"/>
    <w:rsid w:val="473BA338"/>
    <w:rsid w:val="474D519D"/>
    <w:rsid w:val="477D61E6"/>
    <w:rsid w:val="47810AAD"/>
    <w:rsid w:val="47821F63"/>
    <w:rsid w:val="47895C6D"/>
    <w:rsid w:val="47903401"/>
    <w:rsid w:val="47A1E534"/>
    <w:rsid w:val="47CDE35D"/>
    <w:rsid w:val="47DFE0ED"/>
    <w:rsid w:val="480AF83F"/>
    <w:rsid w:val="4825BECB"/>
    <w:rsid w:val="486F9B11"/>
    <w:rsid w:val="48934E42"/>
    <w:rsid w:val="48B43D60"/>
    <w:rsid w:val="48CB508A"/>
    <w:rsid w:val="48DE0852"/>
    <w:rsid w:val="48FA9B39"/>
    <w:rsid w:val="490D080E"/>
    <w:rsid w:val="4921DC59"/>
    <w:rsid w:val="49271893"/>
    <w:rsid w:val="49278290"/>
    <w:rsid w:val="492B5F53"/>
    <w:rsid w:val="4941379B"/>
    <w:rsid w:val="49442A6B"/>
    <w:rsid w:val="494CC55D"/>
    <w:rsid w:val="4954636C"/>
    <w:rsid w:val="495D0B59"/>
    <w:rsid w:val="499E6E23"/>
    <w:rsid w:val="49A0FEE5"/>
    <w:rsid w:val="49D92A54"/>
    <w:rsid w:val="4A011220"/>
    <w:rsid w:val="4A04D4CA"/>
    <w:rsid w:val="4A1010D5"/>
    <w:rsid w:val="4A15A7C5"/>
    <w:rsid w:val="4A1966F1"/>
    <w:rsid w:val="4A1A7B3A"/>
    <w:rsid w:val="4A297377"/>
    <w:rsid w:val="4A3123E8"/>
    <w:rsid w:val="4A4FB0CE"/>
    <w:rsid w:val="4A7ECC3C"/>
    <w:rsid w:val="4A7F264B"/>
    <w:rsid w:val="4A8F2863"/>
    <w:rsid w:val="4AA27E99"/>
    <w:rsid w:val="4ABE6447"/>
    <w:rsid w:val="4AE86BB7"/>
    <w:rsid w:val="4AF1A76A"/>
    <w:rsid w:val="4B0E345E"/>
    <w:rsid w:val="4B302E18"/>
    <w:rsid w:val="4B4703B2"/>
    <w:rsid w:val="4B4D9BA7"/>
    <w:rsid w:val="4B5910E3"/>
    <w:rsid w:val="4B67FC91"/>
    <w:rsid w:val="4B74D6B7"/>
    <w:rsid w:val="4B8DDF85"/>
    <w:rsid w:val="4B95FFF0"/>
    <w:rsid w:val="4B98740C"/>
    <w:rsid w:val="4BA4069A"/>
    <w:rsid w:val="4BA75FBD"/>
    <w:rsid w:val="4BBC285D"/>
    <w:rsid w:val="4BC71542"/>
    <w:rsid w:val="4BCCA7A2"/>
    <w:rsid w:val="4BDFFDD8"/>
    <w:rsid w:val="4BE6E825"/>
    <w:rsid w:val="4C09DEC4"/>
    <w:rsid w:val="4C3349F6"/>
    <w:rsid w:val="4C4C8366"/>
    <w:rsid w:val="4C6629E9"/>
    <w:rsid w:val="4C785B47"/>
    <w:rsid w:val="4C8CC041"/>
    <w:rsid w:val="4C931140"/>
    <w:rsid w:val="4CB2C562"/>
    <w:rsid w:val="4CCDE1AE"/>
    <w:rsid w:val="4CD538B3"/>
    <w:rsid w:val="4CD7AE20"/>
    <w:rsid w:val="4CDEE679"/>
    <w:rsid w:val="4CE8062A"/>
    <w:rsid w:val="4CF3A513"/>
    <w:rsid w:val="4CFAEB7F"/>
    <w:rsid w:val="4D24D766"/>
    <w:rsid w:val="4D3C49FA"/>
    <w:rsid w:val="4D51404D"/>
    <w:rsid w:val="4D565AC9"/>
    <w:rsid w:val="4D74B1E7"/>
    <w:rsid w:val="4D7786C0"/>
    <w:rsid w:val="4D8BDA20"/>
    <w:rsid w:val="4DA8B332"/>
    <w:rsid w:val="4DB4BFE8"/>
    <w:rsid w:val="4DB5A9F9"/>
    <w:rsid w:val="4DF176A2"/>
    <w:rsid w:val="4E11D471"/>
    <w:rsid w:val="4E35C218"/>
    <w:rsid w:val="4E4000CD"/>
    <w:rsid w:val="4E41B9D0"/>
    <w:rsid w:val="4E53BFC7"/>
    <w:rsid w:val="4E5893DE"/>
    <w:rsid w:val="4E7688F5"/>
    <w:rsid w:val="4E84DFBF"/>
    <w:rsid w:val="4EECAF81"/>
    <w:rsid w:val="4EF4EB83"/>
    <w:rsid w:val="4F0AE393"/>
    <w:rsid w:val="4F1EDC1F"/>
    <w:rsid w:val="4F255C51"/>
    <w:rsid w:val="4F270C8E"/>
    <w:rsid w:val="4F2C5ECB"/>
    <w:rsid w:val="4F319B46"/>
    <w:rsid w:val="4F40ED26"/>
    <w:rsid w:val="4F441454"/>
    <w:rsid w:val="4F7911A4"/>
    <w:rsid w:val="4FAAA7F3"/>
    <w:rsid w:val="4FABA412"/>
    <w:rsid w:val="4FBA697B"/>
    <w:rsid w:val="500EB76A"/>
    <w:rsid w:val="5016AF88"/>
    <w:rsid w:val="501E5412"/>
    <w:rsid w:val="501F3D8C"/>
    <w:rsid w:val="5028B154"/>
    <w:rsid w:val="50677D6E"/>
    <w:rsid w:val="507357B1"/>
    <w:rsid w:val="507E907F"/>
    <w:rsid w:val="50941C45"/>
    <w:rsid w:val="50A24463"/>
    <w:rsid w:val="50AB624A"/>
    <w:rsid w:val="50C0F6BF"/>
    <w:rsid w:val="50EC09EF"/>
    <w:rsid w:val="50F79526"/>
    <w:rsid w:val="51063F0B"/>
    <w:rsid w:val="510A54C6"/>
    <w:rsid w:val="513A7314"/>
    <w:rsid w:val="515D6394"/>
    <w:rsid w:val="516BD569"/>
    <w:rsid w:val="517B3337"/>
    <w:rsid w:val="51A3F16E"/>
    <w:rsid w:val="51BDA679"/>
    <w:rsid w:val="51E778B0"/>
    <w:rsid w:val="51FFBAA2"/>
    <w:rsid w:val="5218E670"/>
    <w:rsid w:val="5232F126"/>
    <w:rsid w:val="526010FB"/>
    <w:rsid w:val="5299A44F"/>
    <w:rsid w:val="52A5EBF4"/>
    <w:rsid w:val="52B7DAFE"/>
    <w:rsid w:val="52E1B13D"/>
    <w:rsid w:val="52EE6FB1"/>
    <w:rsid w:val="52F18F6B"/>
    <w:rsid w:val="52F495D6"/>
    <w:rsid w:val="53281F1D"/>
    <w:rsid w:val="5328233A"/>
    <w:rsid w:val="532A0058"/>
    <w:rsid w:val="532DC4EE"/>
    <w:rsid w:val="53330FB5"/>
    <w:rsid w:val="533DB8FE"/>
    <w:rsid w:val="5347D75C"/>
    <w:rsid w:val="534E073A"/>
    <w:rsid w:val="535B2D92"/>
    <w:rsid w:val="53649FF5"/>
    <w:rsid w:val="53768346"/>
    <w:rsid w:val="538D1AEF"/>
    <w:rsid w:val="5398E49E"/>
    <w:rsid w:val="53AE8358"/>
    <w:rsid w:val="53C2BF41"/>
    <w:rsid w:val="53C301C8"/>
    <w:rsid w:val="53E46B6F"/>
    <w:rsid w:val="53EFC626"/>
    <w:rsid w:val="544382BD"/>
    <w:rsid w:val="545757E2"/>
    <w:rsid w:val="547F4806"/>
    <w:rsid w:val="54855990"/>
    <w:rsid w:val="54C8F244"/>
    <w:rsid w:val="54EB1857"/>
    <w:rsid w:val="551F52A5"/>
    <w:rsid w:val="552834ED"/>
    <w:rsid w:val="55360095"/>
    <w:rsid w:val="55574C6B"/>
    <w:rsid w:val="55709490"/>
    <w:rsid w:val="559309F6"/>
    <w:rsid w:val="55B3FA6B"/>
    <w:rsid w:val="55B7B271"/>
    <w:rsid w:val="55BCC745"/>
    <w:rsid w:val="55CBA515"/>
    <w:rsid w:val="55E6A831"/>
    <w:rsid w:val="55E83679"/>
    <w:rsid w:val="560BF016"/>
    <w:rsid w:val="5611B568"/>
    <w:rsid w:val="566028A3"/>
    <w:rsid w:val="56609814"/>
    <w:rsid w:val="56683623"/>
    <w:rsid w:val="568AF6F9"/>
    <w:rsid w:val="568DDD88"/>
    <w:rsid w:val="5693ADCD"/>
    <w:rsid w:val="56B2E71D"/>
    <w:rsid w:val="56B4D19C"/>
    <w:rsid w:val="56BC1CE0"/>
    <w:rsid w:val="56FEA0BF"/>
    <w:rsid w:val="57242770"/>
    <w:rsid w:val="572E62E2"/>
    <w:rsid w:val="57359518"/>
    <w:rsid w:val="57370FE6"/>
    <w:rsid w:val="5743F901"/>
    <w:rsid w:val="574E7F11"/>
    <w:rsid w:val="5771D533"/>
    <w:rsid w:val="579E39C4"/>
    <w:rsid w:val="57A9F863"/>
    <w:rsid w:val="57AD9A7C"/>
    <w:rsid w:val="57C07F15"/>
    <w:rsid w:val="57CB9D66"/>
    <w:rsid w:val="57E1AC9B"/>
    <w:rsid w:val="57E51957"/>
    <w:rsid w:val="57EC922D"/>
    <w:rsid w:val="57F4085C"/>
    <w:rsid w:val="583239D1"/>
    <w:rsid w:val="5850E6AA"/>
    <w:rsid w:val="5864ED97"/>
    <w:rsid w:val="586FBF3B"/>
    <w:rsid w:val="58763B85"/>
    <w:rsid w:val="58A1ED03"/>
    <w:rsid w:val="58A26AEC"/>
    <w:rsid w:val="58A296DE"/>
    <w:rsid w:val="58A9C4CC"/>
    <w:rsid w:val="58AED9A0"/>
    <w:rsid w:val="58AFD609"/>
    <w:rsid w:val="58D003B8"/>
    <w:rsid w:val="58DDB0BB"/>
    <w:rsid w:val="58F3AEDA"/>
    <w:rsid w:val="59111297"/>
    <w:rsid w:val="5919B6C1"/>
    <w:rsid w:val="591BE5C2"/>
    <w:rsid w:val="59234121"/>
    <w:rsid w:val="592855F5"/>
    <w:rsid w:val="59514014"/>
    <w:rsid w:val="5957846A"/>
    <w:rsid w:val="596A29FD"/>
    <w:rsid w:val="596F98B6"/>
    <w:rsid w:val="597864BA"/>
    <w:rsid w:val="597E0238"/>
    <w:rsid w:val="599D3F18"/>
    <w:rsid w:val="59E54F21"/>
    <w:rsid w:val="59E67B1B"/>
    <w:rsid w:val="5A1DAB6C"/>
    <w:rsid w:val="5A242200"/>
    <w:rsid w:val="5A3CD101"/>
    <w:rsid w:val="5A4935CB"/>
    <w:rsid w:val="5A501686"/>
    <w:rsid w:val="5A636CBC"/>
    <w:rsid w:val="5A66B8CA"/>
    <w:rsid w:val="5A8FB620"/>
    <w:rsid w:val="5A9845B6"/>
    <w:rsid w:val="5AA439E3"/>
    <w:rsid w:val="5AB302BC"/>
    <w:rsid w:val="5AB4F8D5"/>
    <w:rsid w:val="5AC7273F"/>
    <w:rsid w:val="5AC908BC"/>
    <w:rsid w:val="5AE9E90D"/>
    <w:rsid w:val="5AF0A6A8"/>
    <w:rsid w:val="5B055407"/>
    <w:rsid w:val="5B0AEF3E"/>
    <w:rsid w:val="5B2481AB"/>
    <w:rsid w:val="5B36E415"/>
    <w:rsid w:val="5B4AC9E5"/>
    <w:rsid w:val="5B564285"/>
    <w:rsid w:val="5B67927E"/>
    <w:rsid w:val="5B684DE0"/>
    <w:rsid w:val="5B7BBCE5"/>
    <w:rsid w:val="5B7F66AF"/>
    <w:rsid w:val="5B964C99"/>
    <w:rsid w:val="5BAF7E93"/>
    <w:rsid w:val="5BBDF739"/>
    <w:rsid w:val="5BC04668"/>
    <w:rsid w:val="5BD8988F"/>
    <w:rsid w:val="5BE10ED3"/>
    <w:rsid w:val="5BEAF497"/>
    <w:rsid w:val="5C000766"/>
    <w:rsid w:val="5C0C4E2C"/>
    <w:rsid w:val="5C15537C"/>
    <w:rsid w:val="5C2FBFF9"/>
    <w:rsid w:val="5C35079E"/>
    <w:rsid w:val="5C36F15F"/>
    <w:rsid w:val="5C3F2E1F"/>
    <w:rsid w:val="5C3F58AA"/>
    <w:rsid w:val="5C467546"/>
    <w:rsid w:val="5C54BFDD"/>
    <w:rsid w:val="5C58E32A"/>
    <w:rsid w:val="5C58E846"/>
    <w:rsid w:val="5CA09461"/>
    <w:rsid w:val="5CBD735F"/>
    <w:rsid w:val="5CBFF19B"/>
    <w:rsid w:val="5CD3C6C0"/>
    <w:rsid w:val="5CE2C575"/>
    <w:rsid w:val="5CED2FDA"/>
    <w:rsid w:val="5CF2568A"/>
    <w:rsid w:val="5CFBB6E4"/>
    <w:rsid w:val="5D0EC2D2"/>
    <w:rsid w:val="5D1272A7"/>
    <w:rsid w:val="5D1D45E9"/>
    <w:rsid w:val="5D1DDE52"/>
    <w:rsid w:val="5D4D4315"/>
    <w:rsid w:val="5D557F17"/>
    <w:rsid w:val="5D55B1E8"/>
    <w:rsid w:val="5D600DC5"/>
    <w:rsid w:val="5D866051"/>
    <w:rsid w:val="5DB26F73"/>
    <w:rsid w:val="5DBAA4FA"/>
    <w:rsid w:val="5DC134DC"/>
    <w:rsid w:val="5DC7AFD5"/>
    <w:rsid w:val="5DF5A257"/>
    <w:rsid w:val="5E01BD9E"/>
    <w:rsid w:val="5E146D2D"/>
    <w:rsid w:val="5E3CD823"/>
    <w:rsid w:val="5E5F5D81"/>
    <w:rsid w:val="5E6691D1"/>
    <w:rsid w:val="5E70E2B7"/>
    <w:rsid w:val="5E964DA7"/>
    <w:rsid w:val="5EA45A13"/>
    <w:rsid w:val="5EA5D820"/>
    <w:rsid w:val="5EB3DF7D"/>
    <w:rsid w:val="5EB65478"/>
    <w:rsid w:val="5EB76A16"/>
    <w:rsid w:val="5EBF6234"/>
    <w:rsid w:val="5EDD06F2"/>
    <w:rsid w:val="5EF219C1"/>
    <w:rsid w:val="5EFC1C12"/>
    <w:rsid w:val="5F0D0110"/>
    <w:rsid w:val="5F18685D"/>
    <w:rsid w:val="5F2E9F6D"/>
    <w:rsid w:val="5F2F4B4D"/>
    <w:rsid w:val="5F3887A1"/>
    <w:rsid w:val="5F3DA762"/>
    <w:rsid w:val="5F433782"/>
    <w:rsid w:val="5F46EEDE"/>
    <w:rsid w:val="5F5B7E3C"/>
    <w:rsid w:val="5F62C9BB"/>
    <w:rsid w:val="5F65C5E0"/>
    <w:rsid w:val="5F6BFC6E"/>
    <w:rsid w:val="5F74C7BC"/>
    <w:rsid w:val="5F857A02"/>
    <w:rsid w:val="5F92A6BC"/>
    <w:rsid w:val="5F94B9B7"/>
    <w:rsid w:val="5F9B06A8"/>
    <w:rsid w:val="5FA13FBE"/>
    <w:rsid w:val="5FB08D05"/>
    <w:rsid w:val="5FB943D9"/>
    <w:rsid w:val="5FDF690C"/>
    <w:rsid w:val="5FFEF657"/>
    <w:rsid w:val="6004D660"/>
    <w:rsid w:val="601C9146"/>
    <w:rsid w:val="6021C310"/>
    <w:rsid w:val="60243924"/>
    <w:rsid w:val="602FE917"/>
    <w:rsid w:val="6036DEBA"/>
    <w:rsid w:val="603AF823"/>
    <w:rsid w:val="605D5DB0"/>
    <w:rsid w:val="60619005"/>
    <w:rsid w:val="607872AC"/>
    <w:rsid w:val="60815B56"/>
    <w:rsid w:val="6082E2AF"/>
    <w:rsid w:val="6087702A"/>
    <w:rsid w:val="60885E99"/>
    <w:rsid w:val="60A9B4AB"/>
    <w:rsid w:val="60ACB755"/>
    <w:rsid w:val="60AD6D7E"/>
    <w:rsid w:val="60CFCB29"/>
    <w:rsid w:val="60DD2762"/>
    <w:rsid w:val="60E95166"/>
    <w:rsid w:val="60F1EF01"/>
    <w:rsid w:val="60FCAF12"/>
    <w:rsid w:val="6100F4FA"/>
    <w:rsid w:val="6103117B"/>
    <w:rsid w:val="611714EC"/>
    <w:rsid w:val="611B11D9"/>
    <w:rsid w:val="611E12D5"/>
    <w:rsid w:val="612EEA7E"/>
    <w:rsid w:val="6136A533"/>
    <w:rsid w:val="6145E7CC"/>
    <w:rsid w:val="61483A2B"/>
    <w:rsid w:val="6171BA7B"/>
    <w:rsid w:val="619FAFFF"/>
    <w:rsid w:val="619FB41C"/>
    <w:rsid w:val="61A866D3"/>
    <w:rsid w:val="61A8DE45"/>
    <w:rsid w:val="61C9D5B1"/>
    <w:rsid w:val="61CF194D"/>
    <w:rsid w:val="61DCC4FB"/>
    <w:rsid w:val="61E42C1C"/>
    <w:rsid w:val="61E62AC5"/>
    <w:rsid w:val="61E998A1"/>
    <w:rsid w:val="61E9BBC2"/>
    <w:rsid w:val="6207D4D7"/>
    <w:rsid w:val="6226176E"/>
    <w:rsid w:val="622A99FC"/>
    <w:rsid w:val="622C6354"/>
    <w:rsid w:val="62337B9F"/>
    <w:rsid w:val="6243BFB2"/>
    <w:rsid w:val="6247F8FA"/>
    <w:rsid w:val="625BBFE3"/>
    <w:rsid w:val="6297F861"/>
    <w:rsid w:val="62B27D8E"/>
    <w:rsid w:val="62BBDB74"/>
    <w:rsid w:val="62BFBD50"/>
    <w:rsid w:val="62DFDB9A"/>
    <w:rsid w:val="631C1BB5"/>
    <w:rsid w:val="632DC66D"/>
    <w:rsid w:val="6331B635"/>
    <w:rsid w:val="6339B87F"/>
    <w:rsid w:val="633DE4A2"/>
    <w:rsid w:val="6348FEE9"/>
    <w:rsid w:val="63576F61"/>
    <w:rsid w:val="636A8507"/>
    <w:rsid w:val="639AA8AB"/>
    <w:rsid w:val="63C734A6"/>
    <w:rsid w:val="63D6635C"/>
    <w:rsid w:val="63D8EA4F"/>
    <w:rsid w:val="63D90B12"/>
    <w:rsid w:val="63E6FA6F"/>
    <w:rsid w:val="63F79AF3"/>
    <w:rsid w:val="642D2E4A"/>
    <w:rsid w:val="6439A214"/>
    <w:rsid w:val="6441C699"/>
    <w:rsid w:val="645689F1"/>
    <w:rsid w:val="645A00D7"/>
    <w:rsid w:val="6467B64E"/>
    <w:rsid w:val="646916A2"/>
    <w:rsid w:val="647C7644"/>
    <w:rsid w:val="64AA81DA"/>
    <w:rsid w:val="64C76AF6"/>
    <w:rsid w:val="64D7BA80"/>
    <w:rsid w:val="64E9E225"/>
    <w:rsid w:val="64F02263"/>
    <w:rsid w:val="65156530"/>
    <w:rsid w:val="651C764B"/>
    <w:rsid w:val="6526AB8C"/>
    <w:rsid w:val="65383DE2"/>
    <w:rsid w:val="653AE988"/>
    <w:rsid w:val="655136D5"/>
    <w:rsid w:val="65645DCF"/>
    <w:rsid w:val="6568C24D"/>
    <w:rsid w:val="659628AC"/>
    <w:rsid w:val="65A7842B"/>
    <w:rsid w:val="65B88A7B"/>
    <w:rsid w:val="65BD9783"/>
    <w:rsid w:val="65CC4871"/>
    <w:rsid w:val="65CE5ECA"/>
    <w:rsid w:val="65F8C971"/>
    <w:rsid w:val="660916A6"/>
    <w:rsid w:val="660E2E10"/>
    <w:rsid w:val="6612BB1C"/>
    <w:rsid w:val="661913E9"/>
    <w:rsid w:val="662112A9"/>
    <w:rsid w:val="6627DC4C"/>
    <w:rsid w:val="666656A7"/>
    <w:rsid w:val="6674A985"/>
    <w:rsid w:val="6679730A"/>
    <w:rsid w:val="66827196"/>
    <w:rsid w:val="6685342E"/>
    <w:rsid w:val="66B94B1E"/>
    <w:rsid w:val="66BA5C9F"/>
    <w:rsid w:val="66BC5C21"/>
    <w:rsid w:val="66E5C5CE"/>
    <w:rsid w:val="66E7978A"/>
    <w:rsid w:val="66FC16FE"/>
    <w:rsid w:val="6708F11F"/>
    <w:rsid w:val="67092E88"/>
    <w:rsid w:val="670F6D34"/>
    <w:rsid w:val="6727B199"/>
    <w:rsid w:val="673B7A2A"/>
    <w:rsid w:val="6741D11B"/>
    <w:rsid w:val="67538D16"/>
    <w:rsid w:val="6765D1CB"/>
    <w:rsid w:val="676E889F"/>
    <w:rsid w:val="6770BBD0"/>
    <w:rsid w:val="6779EF05"/>
    <w:rsid w:val="677E0226"/>
    <w:rsid w:val="6781BC6D"/>
    <w:rsid w:val="678F38E0"/>
    <w:rsid w:val="679482A7"/>
    <w:rsid w:val="67A72393"/>
    <w:rsid w:val="67B4C235"/>
    <w:rsid w:val="67B4F67F"/>
    <w:rsid w:val="67D02C4A"/>
    <w:rsid w:val="67D629A0"/>
    <w:rsid w:val="6801E8E0"/>
    <w:rsid w:val="68177586"/>
    <w:rsid w:val="683729A8"/>
    <w:rsid w:val="68434930"/>
    <w:rsid w:val="685F98BB"/>
    <w:rsid w:val="6874A700"/>
    <w:rsid w:val="68A426BA"/>
    <w:rsid w:val="68AB9F01"/>
    <w:rsid w:val="68B2D23E"/>
    <w:rsid w:val="68CAF6B7"/>
    <w:rsid w:val="68CF9EBD"/>
    <w:rsid w:val="68D07933"/>
    <w:rsid w:val="68DB29F4"/>
    <w:rsid w:val="68FE53C0"/>
    <w:rsid w:val="69016090"/>
    <w:rsid w:val="69070EB1"/>
    <w:rsid w:val="69106104"/>
    <w:rsid w:val="6912111A"/>
    <w:rsid w:val="69808B06"/>
    <w:rsid w:val="69999D38"/>
    <w:rsid w:val="69AB595C"/>
    <w:rsid w:val="69B3A50E"/>
    <w:rsid w:val="69BD0F05"/>
    <w:rsid w:val="69C256AA"/>
    <w:rsid w:val="69C2D0AA"/>
    <w:rsid w:val="69C7E7AE"/>
    <w:rsid w:val="69CA92AC"/>
    <w:rsid w:val="69CC231C"/>
    <w:rsid w:val="69D5DAB8"/>
    <w:rsid w:val="6A0D6D41"/>
    <w:rsid w:val="6A25EB4F"/>
    <w:rsid w:val="6A2D8C85"/>
    <w:rsid w:val="6A4D40A7"/>
    <w:rsid w:val="6A6397C3"/>
    <w:rsid w:val="6A8980C2"/>
    <w:rsid w:val="6A9F0F79"/>
    <w:rsid w:val="6AA708DA"/>
    <w:rsid w:val="6AC6422A"/>
    <w:rsid w:val="6AE300F4"/>
    <w:rsid w:val="6AFA5CCA"/>
    <w:rsid w:val="6AFDA483"/>
    <w:rsid w:val="6B028245"/>
    <w:rsid w:val="6B163F63"/>
    <w:rsid w:val="6B1F0E3E"/>
    <w:rsid w:val="6B20852F"/>
    <w:rsid w:val="6B216014"/>
    <w:rsid w:val="6B293C03"/>
    <w:rsid w:val="6B3EC260"/>
    <w:rsid w:val="6B6D7790"/>
    <w:rsid w:val="6B988A93"/>
    <w:rsid w:val="6BC0F589"/>
    <w:rsid w:val="6BC1334C"/>
    <w:rsid w:val="6BC44197"/>
    <w:rsid w:val="6BD0440F"/>
    <w:rsid w:val="6BD3DE3F"/>
    <w:rsid w:val="6BDFA541"/>
    <w:rsid w:val="6BE6F3E5"/>
    <w:rsid w:val="6BE7AF47"/>
    <w:rsid w:val="6BF75FB8"/>
    <w:rsid w:val="6C1B388E"/>
    <w:rsid w:val="6C4C886A"/>
    <w:rsid w:val="6C4F0C5C"/>
    <w:rsid w:val="6C641717"/>
    <w:rsid w:val="6C687D74"/>
    <w:rsid w:val="6C6A7B18"/>
    <w:rsid w:val="6C845135"/>
    <w:rsid w:val="6C8F2A55"/>
    <w:rsid w:val="6C9A501C"/>
    <w:rsid w:val="6C9D6BB7"/>
    <w:rsid w:val="6C9EDB64"/>
    <w:rsid w:val="6CA34403"/>
    <w:rsid w:val="6CB6EAFC"/>
    <w:rsid w:val="6CBFF115"/>
    <w:rsid w:val="6CC87E5C"/>
    <w:rsid w:val="6CDA71E5"/>
    <w:rsid w:val="6CE8F288"/>
    <w:rsid w:val="6CF314EC"/>
    <w:rsid w:val="6D05A3DC"/>
    <w:rsid w:val="6D0BC9BB"/>
    <w:rsid w:val="6D1063A4"/>
    <w:rsid w:val="6D288E4A"/>
    <w:rsid w:val="6D3A0A05"/>
    <w:rsid w:val="6D4B4634"/>
    <w:rsid w:val="6D54295E"/>
    <w:rsid w:val="6D5A48AF"/>
    <w:rsid w:val="6D983C82"/>
    <w:rsid w:val="6DA862E6"/>
    <w:rsid w:val="6DBD742D"/>
    <w:rsid w:val="6DCA411C"/>
    <w:rsid w:val="6DE13E6A"/>
    <w:rsid w:val="6DF2BE5E"/>
    <w:rsid w:val="6DF494A0"/>
    <w:rsid w:val="6E1CE139"/>
    <w:rsid w:val="6E3420E2"/>
    <w:rsid w:val="6E658677"/>
    <w:rsid w:val="6E6B1440"/>
    <w:rsid w:val="6E88B043"/>
    <w:rsid w:val="6ED4D3D0"/>
    <w:rsid w:val="6ED9C6BA"/>
    <w:rsid w:val="6EF87941"/>
    <w:rsid w:val="6EFD5CC7"/>
    <w:rsid w:val="6F11E2BF"/>
    <w:rsid w:val="6F478C4B"/>
    <w:rsid w:val="6F53430F"/>
    <w:rsid w:val="6F5A7B7D"/>
    <w:rsid w:val="6F734816"/>
    <w:rsid w:val="6F83BA8A"/>
    <w:rsid w:val="6F92A2A6"/>
    <w:rsid w:val="6F9E996D"/>
    <w:rsid w:val="6FC6D609"/>
    <w:rsid w:val="6FEB724F"/>
    <w:rsid w:val="6FEDA4BB"/>
    <w:rsid w:val="700AAB9F"/>
    <w:rsid w:val="701A6D27"/>
    <w:rsid w:val="7025476D"/>
    <w:rsid w:val="703882F2"/>
    <w:rsid w:val="703CA136"/>
    <w:rsid w:val="70445DC7"/>
    <w:rsid w:val="70467292"/>
    <w:rsid w:val="705EA39C"/>
    <w:rsid w:val="708830C6"/>
    <w:rsid w:val="70893194"/>
    <w:rsid w:val="708D6868"/>
    <w:rsid w:val="709A7541"/>
    <w:rsid w:val="70CAA313"/>
    <w:rsid w:val="70CE5C9E"/>
    <w:rsid w:val="7115E286"/>
    <w:rsid w:val="712BEDF5"/>
    <w:rsid w:val="712C18BC"/>
    <w:rsid w:val="715798D2"/>
    <w:rsid w:val="71805661"/>
    <w:rsid w:val="7191C409"/>
    <w:rsid w:val="7199CB62"/>
    <w:rsid w:val="71A7821B"/>
    <w:rsid w:val="71CBD915"/>
    <w:rsid w:val="71D575DD"/>
    <w:rsid w:val="71DFD835"/>
    <w:rsid w:val="71E81BF7"/>
    <w:rsid w:val="71EB881F"/>
    <w:rsid w:val="7209162C"/>
    <w:rsid w:val="721734FE"/>
    <w:rsid w:val="721986D8"/>
    <w:rsid w:val="7227C83A"/>
    <w:rsid w:val="72477C5C"/>
    <w:rsid w:val="725B7244"/>
    <w:rsid w:val="72777258"/>
    <w:rsid w:val="7289F992"/>
    <w:rsid w:val="72D26659"/>
    <w:rsid w:val="72D45304"/>
    <w:rsid w:val="72D4D083"/>
    <w:rsid w:val="72DD09D8"/>
    <w:rsid w:val="732987CC"/>
    <w:rsid w:val="7334B385"/>
    <w:rsid w:val="73631758"/>
    <w:rsid w:val="73706A19"/>
    <w:rsid w:val="73743DDB"/>
    <w:rsid w:val="738822C9"/>
    <w:rsid w:val="739B7D1C"/>
    <w:rsid w:val="73A2540F"/>
    <w:rsid w:val="73C95D5A"/>
    <w:rsid w:val="73D8B956"/>
    <w:rsid w:val="73F9B01F"/>
    <w:rsid w:val="73FA9037"/>
    <w:rsid w:val="73FB6724"/>
    <w:rsid w:val="742BFD99"/>
    <w:rsid w:val="742F2A54"/>
    <w:rsid w:val="744805BA"/>
    <w:rsid w:val="7449AB2D"/>
    <w:rsid w:val="745B6FC0"/>
    <w:rsid w:val="746CD4F9"/>
    <w:rsid w:val="749218C1"/>
    <w:rsid w:val="74B75B8E"/>
    <w:rsid w:val="74B79C4B"/>
    <w:rsid w:val="74C3F59F"/>
    <w:rsid w:val="74E90924"/>
    <w:rsid w:val="74F442B6"/>
    <w:rsid w:val="750B9933"/>
    <w:rsid w:val="753FD698"/>
    <w:rsid w:val="7567F952"/>
    <w:rsid w:val="7580382B"/>
    <w:rsid w:val="75841116"/>
    <w:rsid w:val="75883899"/>
    <w:rsid w:val="75883CB6"/>
    <w:rsid w:val="75A1D4A5"/>
    <w:rsid w:val="75A4C9AA"/>
    <w:rsid w:val="75C478B4"/>
    <w:rsid w:val="75D0983C"/>
    <w:rsid w:val="75E44F66"/>
    <w:rsid w:val="75F801FB"/>
    <w:rsid w:val="76155444"/>
    <w:rsid w:val="762D9CFF"/>
    <w:rsid w:val="7646ABDD"/>
    <w:rsid w:val="76484FB0"/>
    <w:rsid w:val="765F7E48"/>
    <w:rsid w:val="76627C74"/>
    <w:rsid w:val="76775DEF"/>
    <w:rsid w:val="767A3524"/>
    <w:rsid w:val="768525BC"/>
    <w:rsid w:val="76945DBD"/>
    <w:rsid w:val="7699ED63"/>
    <w:rsid w:val="769ACDC5"/>
    <w:rsid w:val="76A61C90"/>
    <w:rsid w:val="76A696F8"/>
    <w:rsid w:val="76C7E2E7"/>
    <w:rsid w:val="76C839CF"/>
    <w:rsid w:val="76F60F2D"/>
    <w:rsid w:val="771B0A47"/>
    <w:rsid w:val="771F945E"/>
    <w:rsid w:val="77368176"/>
    <w:rsid w:val="7749B566"/>
    <w:rsid w:val="7766F8F1"/>
    <w:rsid w:val="77700F40"/>
    <w:rsid w:val="77842F39"/>
    <w:rsid w:val="77891F14"/>
    <w:rsid w:val="77ADCC24"/>
    <w:rsid w:val="77BDD8B8"/>
    <w:rsid w:val="77C14FB2"/>
    <w:rsid w:val="77C18FE9"/>
    <w:rsid w:val="77C1FA98"/>
    <w:rsid w:val="77D115F3"/>
    <w:rsid w:val="77D518D4"/>
    <w:rsid w:val="77E53332"/>
    <w:rsid w:val="7819A10A"/>
    <w:rsid w:val="781D5A98"/>
    <w:rsid w:val="7822EA3E"/>
    <w:rsid w:val="782B2640"/>
    <w:rsid w:val="787A4AF4"/>
    <w:rsid w:val="78813316"/>
    <w:rsid w:val="7883B607"/>
    <w:rsid w:val="78848274"/>
    <w:rsid w:val="7888169C"/>
    <w:rsid w:val="788E5332"/>
    <w:rsid w:val="78904C23"/>
    <w:rsid w:val="789668A7"/>
    <w:rsid w:val="78A77593"/>
    <w:rsid w:val="78B060B6"/>
    <w:rsid w:val="78C29F24"/>
    <w:rsid w:val="79127F4C"/>
    <w:rsid w:val="792EFA32"/>
    <w:rsid w:val="79333DD7"/>
    <w:rsid w:val="7938BE38"/>
    <w:rsid w:val="793F637C"/>
    <w:rsid w:val="794F0024"/>
    <w:rsid w:val="795E061D"/>
    <w:rsid w:val="798348EA"/>
    <w:rsid w:val="7983D80F"/>
    <w:rsid w:val="798859A1"/>
    <w:rsid w:val="79967F71"/>
    <w:rsid w:val="79B23EAA"/>
    <w:rsid w:val="79C25EAA"/>
    <w:rsid w:val="79CECB9E"/>
    <w:rsid w:val="79D60577"/>
    <w:rsid w:val="79E640F7"/>
    <w:rsid w:val="79F56E54"/>
    <w:rsid w:val="79FF78F8"/>
    <w:rsid w:val="7A18BABB"/>
    <w:rsid w:val="7A21891D"/>
    <w:rsid w:val="7A252348"/>
    <w:rsid w:val="7A288FB4"/>
    <w:rsid w:val="7A321466"/>
    <w:rsid w:val="7A323908"/>
    <w:rsid w:val="7A3B2591"/>
    <w:rsid w:val="7A45E271"/>
    <w:rsid w:val="7A4A6EE5"/>
    <w:rsid w:val="7A50B6C6"/>
    <w:rsid w:val="7A590B4C"/>
    <w:rsid w:val="7A6B8DA5"/>
    <w:rsid w:val="7A9061F3"/>
    <w:rsid w:val="7A91EA35"/>
    <w:rsid w:val="7A986A08"/>
    <w:rsid w:val="7A9D305A"/>
    <w:rsid w:val="7ABD3D6B"/>
    <w:rsid w:val="7AD51834"/>
    <w:rsid w:val="7AEFBDE9"/>
    <w:rsid w:val="7AF30F95"/>
    <w:rsid w:val="7AF9E04D"/>
    <w:rsid w:val="7B19946F"/>
    <w:rsid w:val="7B1D389B"/>
    <w:rsid w:val="7B3E6B0B"/>
    <w:rsid w:val="7B414E55"/>
    <w:rsid w:val="7B461E63"/>
    <w:rsid w:val="7B4ED537"/>
    <w:rsid w:val="7B50CC70"/>
    <w:rsid w:val="7B521195"/>
    <w:rsid w:val="7B622F8A"/>
    <w:rsid w:val="7B6C5D4F"/>
    <w:rsid w:val="7B735CA2"/>
    <w:rsid w:val="7BA467F5"/>
    <w:rsid w:val="7BBAAADC"/>
    <w:rsid w:val="7BC1800E"/>
    <w:rsid w:val="7BC7556D"/>
    <w:rsid w:val="7BE042C9"/>
    <w:rsid w:val="7BFE26A5"/>
    <w:rsid w:val="7C08F67A"/>
    <w:rsid w:val="7C377B3F"/>
    <w:rsid w:val="7C529652"/>
    <w:rsid w:val="7C5D3DDD"/>
    <w:rsid w:val="7C686276"/>
    <w:rsid w:val="7C7E1219"/>
    <w:rsid w:val="7C832565"/>
    <w:rsid w:val="7C86C4D0"/>
    <w:rsid w:val="7CB9D345"/>
    <w:rsid w:val="7CC61A0B"/>
    <w:rsid w:val="7CF70F7F"/>
    <w:rsid w:val="7D00980D"/>
    <w:rsid w:val="7D0A7266"/>
    <w:rsid w:val="7D2272EF"/>
    <w:rsid w:val="7D33CA6C"/>
    <w:rsid w:val="7D3A5A4E"/>
    <w:rsid w:val="7D3C8140"/>
    <w:rsid w:val="7D3E33C5"/>
    <w:rsid w:val="7D761BAA"/>
    <w:rsid w:val="7D873868"/>
    <w:rsid w:val="7D8EB6A0"/>
    <w:rsid w:val="7D9F572F"/>
    <w:rsid w:val="7DA22C8D"/>
    <w:rsid w:val="7DAEE785"/>
    <w:rsid w:val="7DB8CED1"/>
    <w:rsid w:val="7DD720FE"/>
    <w:rsid w:val="7DEEBBBD"/>
    <w:rsid w:val="7E2E5012"/>
    <w:rsid w:val="7E3830BE"/>
    <w:rsid w:val="7E39C038"/>
    <w:rsid w:val="7E40E792"/>
    <w:rsid w:val="7E481661"/>
    <w:rsid w:val="7E576A0E"/>
    <w:rsid w:val="7E5FE052"/>
    <w:rsid w:val="7E6B3F33"/>
    <w:rsid w:val="7E6C3B52"/>
    <w:rsid w:val="7E81E36B"/>
    <w:rsid w:val="7E83C7C5"/>
    <w:rsid w:val="7E85231F"/>
    <w:rsid w:val="7E8E134E"/>
    <w:rsid w:val="7E9424FB"/>
    <w:rsid w:val="7EA02DB9"/>
    <w:rsid w:val="7EBA63E7"/>
    <w:rsid w:val="7EBC4B94"/>
    <w:rsid w:val="7ED38911"/>
    <w:rsid w:val="7ED856DF"/>
    <w:rsid w:val="7EDFABCC"/>
    <w:rsid w:val="7EE553E2"/>
    <w:rsid w:val="7EE94894"/>
    <w:rsid w:val="7EEC85ED"/>
    <w:rsid w:val="7EF2B0D3"/>
    <w:rsid w:val="7EF73FCF"/>
    <w:rsid w:val="7EFF5AD6"/>
    <w:rsid w:val="7F177F6C"/>
    <w:rsid w:val="7F271579"/>
    <w:rsid w:val="7F2E45D7"/>
    <w:rsid w:val="7F3324DA"/>
    <w:rsid w:val="7F37F8F1"/>
    <w:rsid w:val="7F6FA585"/>
    <w:rsid w:val="7F78D72B"/>
    <w:rsid w:val="7F818DFF"/>
    <w:rsid w:val="7F970D50"/>
    <w:rsid w:val="7F994FE2"/>
    <w:rsid w:val="7F9DFFC2"/>
    <w:rsid w:val="7FA3A99E"/>
    <w:rsid w:val="7FC007DE"/>
    <w:rsid w:val="7FC6CCEF"/>
    <w:rsid w:val="7FFF4E99"/>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4B5DEF"/>
  <w15:chartTrackingRefBased/>
  <w15:docId w15:val="{04F9657A-8ED5-4786-9D61-724328D54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napToGrid w:val="0"/>
        <w:color w:val="000000"/>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authorities" w:uiPriority="99"/>
    <w:lsdException w:name="toa heading"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13B4"/>
    <w:pPr>
      <w:jc w:val="both"/>
    </w:pPr>
    <w:rPr>
      <w:rFonts w:ascii="Arial" w:hAnsi="Arial"/>
      <w:sz w:val="22"/>
    </w:rPr>
  </w:style>
  <w:style w:type="paragraph" w:styleId="Heading1">
    <w:name w:val="heading 1"/>
    <w:aliases w:val="H1"/>
    <w:basedOn w:val="Normal"/>
    <w:next w:val="Normal"/>
    <w:qFormat/>
    <w:rsid w:val="005D7591"/>
    <w:pPr>
      <w:keepNext/>
      <w:keepLines/>
      <w:numPr>
        <w:numId w:val="2"/>
      </w:numPr>
      <w:tabs>
        <w:tab w:val="left" w:pos="1440"/>
        <w:tab w:val="left" w:pos="3420"/>
      </w:tabs>
      <w:spacing w:before="240" w:after="60"/>
      <w:outlineLvl w:val="0"/>
    </w:pPr>
    <w:rPr>
      <w:b/>
      <w:snapToGrid/>
      <w:kern w:val="28"/>
      <w:sz w:val="40"/>
    </w:rPr>
  </w:style>
  <w:style w:type="paragraph" w:styleId="Heading2">
    <w:name w:val="heading 2"/>
    <w:aliases w:val="2"/>
    <w:basedOn w:val="Normal"/>
    <w:next w:val="Normal"/>
    <w:link w:val="Heading2Char"/>
    <w:qFormat/>
    <w:rsid w:val="005D7591"/>
    <w:pPr>
      <w:keepNext/>
      <w:keepLines/>
      <w:numPr>
        <w:ilvl w:val="1"/>
        <w:numId w:val="2"/>
      </w:numPr>
      <w:spacing w:before="240" w:after="60"/>
      <w:outlineLvl w:val="1"/>
    </w:pPr>
    <w:rPr>
      <w:b/>
      <w:snapToGrid/>
      <w:sz w:val="36"/>
    </w:rPr>
  </w:style>
  <w:style w:type="paragraph" w:styleId="Heading3">
    <w:name w:val="heading 3"/>
    <w:aliases w:val="3"/>
    <w:basedOn w:val="Normal"/>
    <w:next w:val="Normal"/>
    <w:link w:val="Heading3Char"/>
    <w:qFormat/>
    <w:rsid w:val="005D7591"/>
    <w:pPr>
      <w:keepNext/>
      <w:keepLines/>
      <w:numPr>
        <w:ilvl w:val="2"/>
        <w:numId w:val="2"/>
      </w:numPr>
      <w:spacing w:before="240" w:after="120"/>
      <w:ind w:right="227"/>
      <w:outlineLvl w:val="2"/>
    </w:pPr>
    <w:rPr>
      <w:b/>
      <w:snapToGrid/>
      <w:sz w:val="32"/>
    </w:rPr>
  </w:style>
  <w:style w:type="paragraph" w:styleId="Heading4">
    <w:name w:val="heading 4"/>
    <w:basedOn w:val="Normal"/>
    <w:next w:val="Normal"/>
    <w:link w:val="Heading4Char"/>
    <w:qFormat/>
    <w:rsid w:val="00047D62"/>
    <w:pPr>
      <w:keepNext/>
      <w:keepLines/>
      <w:numPr>
        <w:ilvl w:val="3"/>
        <w:numId w:val="2"/>
      </w:numPr>
      <w:tabs>
        <w:tab w:val="left" w:pos="1440"/>
        <w:tab w:val="left" w:pos="1890"/>
        <w:tab w:val="left" w:pos="2340"/>
        <w:tab w:val="left" w:pos="3420"/>
      </w:tabs>
      <w:spacing w:before="240" w:after="60"/>
      <w:outlineLvl w:val="3"/>
    </w:pPr>
    <w:rPr>
      <w:b/>
      <w:snapToGrid/>
      <w:sz w:val="28"/>
    </w:rPr>
  </w:style>
  <w:style w:type="paragraph" w:styleId="Heading5">
    <w:name w:val="heading 5"/>
    <w:basedOn w:val="Normal"/>
    <w:next w:val="Normal"/>
    <w:qFormat/>
    <w:rsid w:val="005D7591"/>
    <w:pPr>
      <w:keepNext/>
      <w:keepLines/>
      <w:numPr>
        <w:ilvl w:val="4"/>
        <w:numId w:val="2"/>
      </w:numPr>
      <w:tabs>
        <w:tab w:val="left" w:pos="1440"/>
        <w:tab w:val="left" w:pos="1890"/>
        <w:tab w:val="left" w:pos="2340"/>
        <w:tab w:val="left" w:pos="3420"/>
      </w:tabs>
      <w:spacing w:before="240" w:after="60"/>
      <w:outlineLvl w:val="4"/>
    </w:pPr>
    <w:rPr>
      <w:b/>
      <w:snapToGrid/>
    </w:rPr>
  </w:style>
  <w:style w:type="paragraph" w:styleId="Heading6">
    <w:name w:val="heading 6"/>
    <w:basedOn w:val="Normal"/>
    <w:next w:val="Normal"/>
    <w:qFormat/>
    <w:rsid w:val="005D7591"/>
    <w:pPr>
      <w:keepNext/>
      <w:keepLines/>
      <w:numPr>
        <w:ilvl w:val="5"/>
        <w:numId w:val="2"/>
      </w:numPr>
      <w:tabs>
        <w:tab w:val="left" w:pos="1440"/>
        <w:tab w:val="left" w:pos="1890"/>
        <w:tab w:val="left" w:pos="2340"/>
        <w:tab w:val="left" w:pos="3420"/>
      </w:tabs>
      <w:spacing w:before="240" w:after="60"/>
      <w:outlineLvl w:val="5"/>
    </w:pPr>
    <w:rPr>
      <w:b/>
      <w:i/>
      <w:snapToGrid/>
    </w:rPr>
  </w:style>
  <w:style w:type="paragraph" w:styleId="Heading7">
    <w:name w:val="heading 7"/>
    <w:basedOn w:val="Normal"/>
    <w:next w:val="Normal"/>
    <w:qFormat/>
    <w:rsid w:val="005D7591"/>
    <w:pPr>
      <w:keepNext/>
      <w:keepLines/>
      <w:numPr>
        <w:ilvl w:val="6"/>
        <w:numId w:val="2"/>
      </w:numPr>
      <w:tabs>
        <w:tab w:val="left" w:pos="1440"/>
        <w:tab w:val="left" w:pos="1890"/>
        <w:tab w:val="left" w:pos="2340"/>
        <w:tab w:val="left" w:pos="3420"/>
      </w:tabs>
      <w:spacing w:before="240" w:after="60"/>
      <w:outlineLvl w:val="6"/>
    </w:pPr>
    <w:rPr>
      <w:snapToGrid/>
    </w:rPr>
  </w:style>
  <w:style w:type="paragraph" w:styleId="Heading8">
    <w:name w:val="heading 8"/>
    <w:basedOn w:val="Normal"/>
    <w:next w:val="Normal"/>
    <w:qFormat/>
    <w:rsid w:val="005D7591"/>
    <w:pPr>
      <w:keepNext/>
      <w:keepLines/>
      <w:numPr>
        <w:ilvl w:val="7"/>
        <w:numId w:val="2"/>
      </w:numPr>
      <w:tabs>
        <w:tab w:val="left" w:pos="1890"/>
        <w:tab w:val="left" w:pos="2340"/>
        <w:tab w:val="left" w:pos="3420"/>
      </w:tabs>
      <w:spacing w:before="240" w:after="60"/>
      <w:outlineLvl w:val="7"/>
    </w:pPr>
    <w:rPr>
      <w:i/>
      <w:snapToGrid/>
    </w:rPr>
  </w:style>
  <w:style w:type="paragraph" w:styleId="Heading9">
    <w:name w:val="heading 9"/>
    <w:basedOn w:val="Normal"/>
    <w:next w:val="Normal"/>
    <w:qFormat/>
    <w:rsid w:val="005D7591"/>
    <w:pPr>
      <w:keepNext/>
      <w:keepLines/>
      <w:numPr>
        <w:ilvl w:val="8"/>
        <w:numId w:val="2"/>
      </w:numPr>
      <w:tabs>
        <w:tab w:val="left" w:pos="1440"/>
        <w:tab w:val="left" w:pos="1890"/>
        <w:tab w:val="left" w:pos="2340"/>
        <w:tab w:val="left" w:pos="3420"/>
      </w:tabs>
      <w:spacing w:before="240" w:after="60"/>
      <w:outlineLvl w:val="8"/>
    </w:pPr>
    <w:rPr>
      <w:b/>
      <w:i/>
      <w:snapToGr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A3C74"/>
    <w:pPr>
      <w:tabs>
        <w:tab w:val="left" w:pos="400"/>
        <w:tab w:val="right" w:leader="dot" w:pos="9350"/>
      </w:tabs>
      <w:spacing w:before="120" w:after="120"/>
      <w:jc w:val="center"/>
    </w:pPr>
    <w:rPr>
      <w:rFonts w:asciiTheme="minorHAnsi" w:hAnsiTheme="minorHAnsi" w:cstheme="minorHAnsi"/>
      <w:b/>
      <w:bCs/>
      <w:caps/>
      <w:sz w:val="20"/>
      <w:szCs w:val="20"/>
    </w:rPr>
  </w:style>
  <w:style w:type="paragraph" w:customStyle="1" w:styleId="Body">
    <w:name w:val="Body"/>
    <w:aliases w:val="Italic"/>
    <w:basedOn w:val="Normal"/>
    <w:link w:val="BodyChar"/>
    <w:uiPriority w:val="99"/>
    <w:qFormat/>
    <w:rsid w:val="001F15E9"/>
    <w:pPr>
      <w:tabs>
        <w:tab w:val="left" w:pos="1440"/>
        <w:tab w:val="left" w:pos="3420"/>
      </w:tabs>
      <w:spacing w:after="60" w:line="220" w:lineRule="atLeast"/>
      <w:jc w:val="left"/>
    </w:pPr>
    <w:rPr>
      <w:rFonts w:ascii="Times New Roman" w:hAnsi="Times New Roman"/>
      <w:sz w:val="24"/>
      <w:lang w:val="en-IN" w:eastAsia="en-GB" w:bidi="te-IN"/>
    </w:rPr>
  </w:style>
  <w:style w:type="paragraph" w:styleId="TOC2">
    <w:name w:val="toc 2"/>
    <w:basedOn w:val="Normal"/>
    <w:next w:val="Normal"/>
    <w:autoRedefine/>
    <w:uiPriority w:val="39"/>
    <w:rsid w:val="0015341D"/>
    <w:pPr>
      <w:tabs>
        <w:tab w:val="left" w:pos="800"/>
        <w:tab w:val="right" w:leader="dot" w:pos="9350"/>
      </w:tabs>
      <w:ind w:left="220"/>
      <w:jc w:val="left"/>
    </w:pPr>
    <w:rPr>
      <w:rFonts w:asciiTheme="minorHAnsi" w:hAnsiTheme="minorHAnsi" w:cstheme="minorHAnsi"/>
      <w:smallCaps/>
      <w:sz w:val="20"/>
      <w:szCs w:val="20"/>
    </w:rPr>
  </w:style>
  <w:style w:type="paragraph" w:styleId="TOC3">
    <w:name w:val="toc 3"/>
    <w:basedOn w:val="Normal"/>
    <w:next w:val="Normal"/>
    <w:autoRedefine/>
    <w:uiPriority w:val="39"/>
    <w:rsid w:val="00AB2E9E"/>
    <w:pPr>
      <w:tabs>
        <w:tab w:val="left" w:pos="1100"/>
        <w:tab w:val="right" w:leader="dot" w:pos="9350"/>
      </w:tabs>
      <w:ind w:left="440"/>
      <w:jc w:val="left"/>
    </w:pPr>
    <w:rPr>
      <w:rFonts w:asciiTheme="minorHAnsi" w:hAnsiTheme="minorHAnsi" w:cstheme="minorHAnsi"/>
      <w:i/>
      <w:iCs/>
      <w:sz w:val="20"/>
      <w:szCs w:val="20"/>
    </w:rPr>
  </w:style>
  <w:style w:type="paragraph" w:styleId="Header">
    <w:name w:val="header"/>
    <w:basedOn w:val="Normal"/>
    <w:rsid w:val="00E56CC4"/>
    <w:pPr>
      <w:keepNext/>
      <w:keepLines/>
      <w:tabs>
        <w:tab w:val="left" w:pos="5760"/>
        <w:tab w:val="right" w:pos="9180"/>
      </w:tabs>
      <w:spacing w:before="120" w:after="60"/>
      <w:ind w:left="180"/>
    </w:pPr>
    <w:rPr>
      <w:snapToGrid/>
      <w:sz w:val="16"/>
    </w:rPr>
  </w:style>
  <w:style w:type="character" w:styleId="PageNumber">
    <w:name w:val="page number"/>
    <w:basedOn w:val="DefaultParagraphFont"/>
    <w:rsid w:val="00E56CC4"/>
  </w:style>
  <w:style w:type="paragraph" w:styleId="Footer">
    <w:name w:val="footer"/>
    <w:aliases w:val="Footer-Even"/>
    <w:basedOn w:val="Normal"/>
    <w:rsid w:val="00E56CC4"/>
    <w:pPr>
      <w:keepNext/>
      <w:keepLines/>
      <w:tabs>
        <w:tab w:val="left" w:pos="1440"/>
        <w:tab w:val="left" w:pos="1890"/>
        <w:tab w:val="left" w:pos="2340"/>
        <w:tab w:val="left" w:pos="3420"/>
        <w:tab w:val="center" w:pos="4320"/>
        <w:tab w:val="right" w:pos="8640"/>
      </w:tabs>
      <w:spacing w:before="60" w:after="60"/>
    </w:pPr>
    <w:rPr>
      <w:rFonts w:ascii="Times-Roman" w:hAnsi="Times-Roman"/>
      <w:snapToGrid/>
    </w:rPr>
  </w:style>
  <w:style w:type="character" w:customStyle="1" w:styleId="Definition">
    <w:name w:val="Definition"/>
    <w:rsid w:val="00E56CC4"/>
    <w:rPr>
      <w:i/>
    </w:rPr>
  </w:style>
  <w:style w:type="character" w:styleId="Hyperlink">
    <w:name w:val="Hyperlink"/>
    <w:uiPriority w:val="99"/>
    <w:rsid w:val="00E56CC4"/>
    <w:rPr>
      <w:rFonts w:ascii="Times New Roman" w:hAnsi="Times New Roman"/>
      <w:color w:val="0000FF"/>
      <w:sz w:val="24"/>
      <w:u w:val="single"/>
    </w:rPr>
  </w:style>
  <w:style w:type="character" w:styleId="FollowedHyperlink">
    <w:name w:val="FollowedHyperlink"/>
    <w:uiPriority w:val="99"/>
    <w:rsid w:val="00E56CC4"/>
    <w:rPr>
      <w:color w:val="800080"/>
      <w:u w:val="single"/>
    </w:rPr>
  </w:style>
  <w:style w:type="paragraph" w:styleId="FootnoteText">
    <w:name w:val="footnote text"/>
    <w:basedOn w:val="Normal"/>
    <w:semiHidden/>
    <w:rsid w:val="00E56CC4"/>
  </w:style>
  <w:style w:type="paragraph" w:customStyle="1" w:styleId="HTMLBody">
    <w:name w:val="HTML Body"/>
    <w:rsid w:val="00E56CC4"/>
    <w:pPr>
      <w:autoSpaceDE w:val="0"/>
      <w:autoSpaceDN w:val="0"/>
      <w:adjustRightInd w:val="0"/>
    </w:pPr>
  </w:style>
  <w:style w:type="character" w:customStyle="1" w:styleId="Bold">
    <w:name w:val="Bold"/>
    <w:rsid w:val="00E56CC4"/>
  </w:style>
  <w:style w:type="paragraph" w:customStyle="1" w:styleId="Comment">
    <w:name w:val="Comment"/>
    <w:basedOn w:val="Normal"/>
    <w:link w:val="CommentChar"/>
    <w:rsid w:val="00E56CC4"/>
    <w:pPr>
      <w:widowControl w:val="0"/>
      <w:tabs>
        <w:tab w:val="left" w:pos="360"/>
        <w:tab w:val="left" w:pos="1252"/>
      </w:tabs>
      <w:spacing w:after="60"/>
      <w:ind w:left="360" w:right="504"/>
      <w:jc w:val="center"/>
    </w:pPr>
    <w:rPr>
      <w:i/>
      <w:snapToGrid/>
      <w:color w:val="FF0000"/>
    </w:rPr>
  </w:style>
  <w:style w:type="character" w:styleId="Strong">
    <w:name w:val="Strong"/>
    <w:uiPriority w:val="22"/>
    <w:qFormat/>
    <w:rsid w:val="00ED4B5A"/>
    <w:rPr>
      <w:b/>
      <w:bCs/>
      <w:u w:val="single"/>
    </w:rPr>
  </w:style>
  <w:style w:type="paragraph" w:styleId="HTMLAddress">
    <w:name w:val="HTML Address"/>
    <w:basedOn w:val="Normal"/>
    <w:rsid w:val="00E56CC4"/>
    <w:pPr>
      <w:autoSpaceDE w:val="0"/>
      <w:autoSpaceDN w:val="0"/>
      <w:adjustRightInd w:val="0"/>
    </w:pPr>
    <w:rPr>
      <w:i/>
      <w:iCs/>
    </w:rPr>
  </w:style>
  <w:style w:type="paragraph" w:styleId="TOC4">
    <w:name w:val="toc 4"/>
    <w:basedOn w:val="Normal"/>
    <w:next w:val="Normal"/>
    <w:autoRedefine/>
    <w:uiPriority w:val="39"/>
    <w:rsid w:val="00AB2E9E"/>
    <w:pPr>
      <w:ind w:left="660"/>
      <w:jc w:val="left"/>
    </w:pPr>
    <w:rPr>
      <w:rFonts w:asciiTheme="minorHAnsi" w:hAnsiTheme="minorHAnsi" w:cstheme="minorHAnsi"/>
      <w:sz w:val="18"/>
      <w:szCs w:val="18"/>
    </w:rPr>
  </w:style>
  <w:style w:type="paragraph" w:customStyle="1" w:styleId="DocStatsTable">
    <w:name w:val="Doc Stats Table"/>
    <w:basedOn w:val="Normal"/>
    <w:rsid w:val="00E56CC4"/>
    <w:rPr>
      <w:rFonts w:ascii="Arial Narrow" w:hAnsi="Arial Narrow"/>
      <w:b/>
      <w:bCs/>
    </w:rPr>
  </w:style>
  <w:style w:type="paragraph" w:customStyle="1" w:styleId="ProjectName">
    <w:name w:val="Project Name"/>
    <w:basedOn w:val="Normal"/>
    <w:rsid w:val="00E56CC4"/>
    <w:pPr>
      <w:keepNext/>
      <w:keepLines/>
      <w:tabs>
        <w:tab w:val="left" w:pos="1440"/>
        <w:tab w:val="left" w:pos="1890"/>
        <w:tab w:val="left" w:pos="2340"/>
        <w:tab w:val="left" w:pos="3420"/>
      </w:tabs>
      <w:spacing w:before="320" w:after="160" w:line="480" w:lineRule="exact"/>
      <w:jc w:val="center"/>
      <w:outlineLvl w:val="0"/>
    </w:pPr>
    <w:rPr>
      <w:b/>
      <w:snapToGrid/>
      <w:kern w:val="28"/>
      <w:sz w:val="44"/>
    </w:rPr>
  </w:style>
  <w:style w:type="paragraph" w:customStyle="1" w:styleId="DocumentName">
    <w:name w:val="Document Name"/>
    <w:basedOn w:val="Normal"/>
    <w:rsid w:val="00E56CC4"/>
    <w:pPr>
      <w:keepNext/>
      <w:tabs>
        <w:tab w:val="left" w:pos="503"/>
      </w:tabs>
      <w:spacing w:before="280" w:after="100" w:line="280" w:lineRule="exact"/>
      <w:jc w:val="center"/>
    </w:pPr>
    <w:rPr>
      <w:b/>
      <w:sz w:val="44"/>
    </w:rPr>
  </w:style>
  <w:style w:type="paragraph" w:customStyle="1" w:styleId="ProjectHeadline">
    <w:name w:val="Project Headline"/>
    <w:basedOn w:val="Normal"/>
    <w:rsid w:val="00E56CC4"/>
    <w:pPr>
      <w:keepNext/>
      <w:tabs>
        <w:tab w:val="left" w:pos="503"/>
      </w:tabs>
      <w:spacing w:before="280" w:after="100" w:line="280" w:lineRule="exact"/>
      <w:jc w:val="center"/>
    </w:pPr>
    <w:rPr>
      <w:b/>
      <w:sz w:val="28"/>
    </w:rPr>
  </w:style>
  <w:style w:type="paragraph" w:customStyle="1" w:styleId="TableColumnHead">
    <w:name w:val="Table Column Head"/>
    <w:basedOn w:val="Normal"/>
    <w:rsid w:val="00E56CC4"/>
    <w:pPr>
      <w:widowControl w:val="0"/>
      <w:spacing w:line="280" w:lineRule="exact"/>
    </w:pPr>
    <w:rPr>
      <w:rFonts w:ascii="Arial Narrow" w:hAnsi="Arial Narrow"/>
      <w:b/>
      <w:bCs/>
      <w:iCs/>
    </w:rPr>
  </w:style>
  <w:style w:type="paragraph" w:customStyle="1" w:styleId="TableText">
    <w:name w:val="Table Text"/>
    <w:basedOn w:val="Normal"/>
    <w:rsid w:val="00E56CC4"/>
    <w:rPr>
      <w:rFonts w:ascii="Arial Narrow" w:hAnsi="Arial Narrow"/>
    </w:rPr>
  </w:style>
  <w:style w:type="paragraph" w:customStyle="1" w:styleId="Contents">
    <w:name w:val="Contents"/>
    <w:basedOn w:val="TOC1"/>
    <w:rsid w:val="00E56CC4"/>
    <w:rPr>
      <w:b w:val="0"/>
      <w:bCs w:val="0"/>
      <w:sz w:val="44"/>
    </w:rPr>
  </w:style>
  <w:style w:type="paragraph" w:customStyle="1" w:styleId="Bullet1">
    <w:name w:val="Bullet 1"/>
    <w:basedOn w:val="Normal"/>
    <w:rsid w:val="00E56CC4"/>
    <w:pPr>
      <w:numPr>
        <w:numId w:val="3"/>
      </w:numPr>
      <w:tabs>
        <w:tab w:val="left" w:pos="1440"/>
        <w:tab w:val="left" w:pos="3420"/>
      </w:tabs>
      <w:spacing w:after="60" w:line="220" w:lineRule="atLeast"/>
    </w:pPr>
    <w:rPr>
      <w:snapToGrid/>
    </w:rPr>
  </w:style>
  <w:style w:type="paragraph" w:customStyle="1" w:styleId="BlockLabel">
    <w:name w:val="Block Label"/>
    <w:basedOn w:val="Normal"/>
    <w:rsid w:val="00E56CC4"/>
    <w:rPr>
      <w:b/>
      <w:bCs/>
    </w:rPr>
  </w:style>
  <w:style w:type="paragraph" w:customStyle="1" w:styleId="L1-Body">
    <w:name w:val="L1-Body"/>
    <w:basedOn w:val="Normal"/>
    <w:rsid w:val="00E56CC4"/>
    <w:pPr>
      <w:widowControl w:val="0"/>
      <w:tabs>
        <w:tab w:val="left" w:pos="0"/>
      </w:tabs>
    </w:pPr>
    <w:rPr>
      <w:rFonts w:ascii="Times" w:hAnsi="Times"/>
      <w:snapToGrid/>
    </w:rPr>
  </w:style>
  <w:style w:type="paragraph" w:styleId="TOC5">
    <w:name w:val="toc 5"/>
    <w:basedOn w:val="Normal"/>
    <w:next w:val="Normal"/>
    <w:autoRedefine/>
    <w:uiPriority w:val="39"/>
    <w:rsid w:val="00E56CC4"/>
    <w:pPr>
      <w:ind w:left="880"/>
      <w:jc w:val="left"/>
    </w:pPr>
    <w:rPr>
      <w:rFonts w:asciiTheme="minorHAnsi" w:hAnsiTheme="minorHAnsi" w:cstheme="minorHAnsi"/>
      <w:sz w:val="18"/>
      <w:szCs w:val="18"/>
    </w:rPr>
  </w:style>
  <w:style w:type="paragraph" w:styleId="TOC6">
    <w:name w:val="toc 6"/>
    <w:basedOn w:val="Normal"/>
    <w:next w:val="Normal"/>
    <w:autoRedefine/>
    <w:uiPriority w:val="39"/>
    <w:rsid w:val="00E56CC4"/>
    <w:pPr>
      <w:ind w:left="1100"/>
      <w:jc w:val="left"/>
    </w:pPr>
    <w:rPr>
      <w:rFonts w:asciiTheme="minorHAnsi" w:hAnsiTheme="minorHAnsi" w:cstheme="minorHAnsi"/>
      <w:sz w:val="18"/>
      <w:szCs w:val="18"/>
    </w:rPr>
  </w:style>
  <w:style w:type="paragraph" w:styleId="TOC7">
    <w:name w:val="toc 7"/>
    <w:basedOn w:val="Normal"/>
    <w:next w:val="Normal"/>
    <w:autoRedefine/>
    <w:uiPriority w:val="39"/>
    <w:rsid w:val="00E56CC4"/>
    <w:pPr>
      <w:ind w:left="1320"/>
      <w:jc w:val="left"/>
    </w:pPr>
    <w:rPr>
      <w:rFonts w:asciiTheme="minorHAnsi" w:hAnsiTheme="minorHAnsi" w:cstheme="minorHAnsi"/>
      <w:sz w:val="18"/>
      <w:szCs w:val="18"/>
    </w:rPr>
  </w:style>
  <w:style w:type="paragraph" w:styleId="TOC8">
    <w:name w:val="toc 8"/>
    <w:basedOn w:val="Normal"/>
    <w:next w:val="Normal"/>
    <w:autoRedefine/>
    <w:uiPriority w:val="39"/>
    <w:rsid w:val="00E56CC4"/>
    <w:pPr>
      <w:ind w:left="1540"/>
      <w:jc w:val="left"/>
    </w:pPr>
    <w:rPr>
      <w:rFonts w:asciiTheme="minorHAnsi" w:hAnsiTheme="minorHAnsi" w:cstheme="minorHAnsi"/>
      <w:sz w:val="18"/>
      <w:szCs w:val="18"/>
    </w:rPr>
  </w:style>
  <w:style w:type="paragraph" w:styleId="TOC9">
    <w:name w:val="toc 9"/>
    <w:basedOn w:val="Normal"/>
    <w:next w:val="Normal"/>
    <w:autoRedefine/>
    <w:uiPriority w:val="39"/>
    <w:rsid w:val="00E56CC4"/>
    <w:pPr>
      <w:ind w:left="1760"/>
      <w:jc w:val="left"/>
    </w:pPr>
    <w:rPr>
      <w:rFonts w:asciiTheme="minorHAnsi" w:hAnsiTheme="minorHAnsi" w:cstheme="minorHAnsi"/>
      <w:sz w:val="18"/>
      <w:szCs w:val="18"/>
    </w:rPr>
  </w:style>
  <w:style w:type="paragraph" w:customStyle="1" w:styleId="Reviewers">
    <w:name w:val="Reviewers"/>
    <w:basedOn w:val="ProjectName"/>
    <w:rsid w:val="00E56CC4"/>
  </w:style>
  <w:style w:type="paragraph" w:customStyle="1" w:styleId="ModificationHistory">
    <w:name w:val="Modification History"/>
    <w:basedOn w:val="ProjectName"/>
    <w:rsid w:val="00E56CC4"/>
  </w:style>
  <w:style w:type="paragraph" w:customStyle="1" w:styleId="TablesTOC">
    <w:name w:val="Tables TOC"/>
    <w:basedOn w:val="ProjectName"/>
    <w:rsid w:val="00E56CC4"/>
  </w:style>
  <w:style w:type="paragraph" w:customStyle="1" w:styleId="FiguresTOC">
    <w:name w:val="Figures TOC"/>
    <w:basedOn w:val="ProjectName"/>
    <w:rsid w:val="00E56CC4"/>
  </w:style>
  <w:style w:type="paragraph" w:customStyle="1" w:styleId="Bullet2">
    <w:name w:val="Bullet 2"/>
    <w:basedOn w:val="Bullet1"/>
    <w:rsid w:val="00E56CC4"/>
    <w:pPr>
      <w:numPr>
        <w:numId w:val="4"/>
      </w:numPr>
      <w:tabs>
        <w:tab w:val="clear" w:pos="420"/>
        <w:tab w:val="num" w:pos="720"/>
      </w:tabs>
    </w:pPr>
  </w:style>
  <w:style w:type="paragraph" w:customStyle="1" w:styleId="EndofDocument">
    <w:name w:val="End of Document"/>
    <w:basedOn w:val="Comment"/>
    <w:rsid w:val="00E56CC4"/>
    <w:rPr>
      <w:b/>
      <w:bCs/>
      <w:i w:val="0"/>
      <w:iCs/>
      <w:color w:val="auto"/>
      <w:sz w:val="32"/>
    </w:rPr>
  </w:style>
  <w:style w:type="paragraph" w:styleId="TableofFigures">
    <w:name w:val="table of figures"/>
    <w:basedOn w:val="Normal"/>
    <w:next w:val="Normal"/>
    <w:semiHidden/>
    <w:rsid w:val="00E56CC4"/>
    <w:pPr>
      <w:ind w:left="400" w:hanging="400"/>
    </w:pPr>
  </w:style>
  <w:style w:type="paragraph" w:customStyle="1" w:styleId="FigureTitle">
    <w:name w:val="Figure Title"/>
    <w:basedOn w:val="Normal"/>
    <w:rsid w:val="00E56CC4"/>
    <w:pPr>
      <w:keepNext/>
      <w:keepLines/>
      <w:tabs>
        <w:tab w:val="left" w:pos="1440"/>
        <w:tab w:val="left" w:pos="3420"/>
      </w:tabs>
      <w:spacing w:after="60" w:line="220" w:lineRule="atLeast"/>
    </w:pPr>
    <w:rPr>
      <w:b/>
      <w:bCs/>
      <w:i/>
      <w:iCs/>
      <w:snapToGrid/>
    </w:rPr>
  </w:style>
  <w:style w:type="paragraph" w:customStyle="1" w:styleId="TableTitle">
    <w:name w:val="Table Title"/>
    <w:basedOn w:val="Normal"/>
    <w:rsid w:val="00E56CC4"/>
    <w:pPr>
      <w:keepNext/>
      <w:keepLines/>
      <w:tabs>
        <w:tab w:val="left" w:pos="1440"/>
        <w:tab w:val="left" w:pos="3420"/>
      </w:tabs>
      <w:spacing w:after="60" w:line="220" w:lineRule="atLeast"/>
    </w:pPr>
    <w:rPr>
      <w:b/>
      <w:bCs/>
      <w:i/>
      <w:iCs/>
      <w:snapToGrid/>
    </w:rPr>
  </w:style>
  <w:style w:type="paragraph" w:customStyle="1" w:styleId="L1-Heading">
    <w:name w:val="L1-Heading"/>
    <w:basedOn w:val="Normal"/>
    <w:rsid w:val="00E56CC4"/>
    <w:pPr>
      <w:widowControl w:val="0"/>
      <w:tabs>
        <w:tab w:val="left" w:pos="936"/>
      </w:tabs>
    </w:pPr>
    <w:rPr>
      <w:rFonts w:ascii="Times" w:hAnsi="Times"/>
      <w:snapToGrid/>
    </w:rPr>
  </w:style>
  <w:style w:type="paragraph" w:customStyle="1" w:styleId="L1-TableTitle">
    <w:name w:val="L1-TableTitle"/>
    <w:basedOn w:val="Normal"/>
    <w:rsid w:val="00B46D79"/>
    <w:pPr>
      <w:keepNext/>
      <w:tabs>
        <w:tab w:val="left" w:pos="504"/>
      </w:tabs>
      <w:spacing w:before="400" w:after="100"/>
      <w:jc w:val="center"/>
    </w:pPr>
    <w:rPr>
      <w:rFonts w:ascii="Times" w:hAnsi="Times"/>
      <w:b/>
      <w:noProof/>
      <w:u w:val="single"/>
    </w:rPr>
  </w:style>
  <w:style w:type="character" w:customStyle="1" w:styleId="CommentChar">
    <w:name w:val="Comment Char"/>
    <w:link w:val="Comment"/>
    <w:locked/>
    <w:rsid w:val="00B46D79"/>
    <w:rPr>
      <w:i/>
      <w:snapToGrid/>
      <w:color w:val="FF0000"/>
    </w:rPr>
  </w:style>
  <w:style w:type="paragraph" w:styleId="BalloonText">
    <w:name w:val="Balloon Text"/>
    <w:basedOn w:val="Normal"/>
    <w:semiHidden/>
    <w:rsid w:val="00B46D79"/>
    <w:rPr>
      <w:rFonts w:ascii="Tahoma" w:hAnsi="Tahoma" w:cs="Tahoma"/>
      <w:sz w:val="16"/>
      <w:szCs w:val="16"/>
    </w:rPr>
  </w:style>
  <w:style w:type="character" w:styleId="Emphasis">
    <w:name w:val="Emphasis"/>
    <w:qFormat/>
    <w:rsid w:val="00B348E5"/>
    <w:rPr>
      <w:i/>
      <w:iCs/>
    </w:rPr>
  </w:style>
  <w:style w:type="paragraph" w:customStyle="1" w:styleId="comment0">
    <w:name w:val="comment"/>
    <w:basedOn w:val="Normal"/>
    <w:link w:val="commentChar0"/>
    <w:rsid w:val="00CE0E1E"/>
    <w:pPr>
      <w:spacing w:before="100" w:beforeAutospacing="1" w:after="100" w:afterAutospacing="1"/>
    </w:pPr>
  </w:style>
  <w:style w:type="character" w:customStyle="1" w:styleId="apple-converted-space">
    <w:name w:val="apple-converted-space"/>
    <w:basedOn w:val="DefaultParagraphFont"/>
    <w:rsid w:val="00A067FE"/>
  </w:style>
  <w:style w:type="character" w:customStyle="1" w:styleId="commentChar0">
    <w:name w:val="comment Char"/>
    <w:link w:val="comment0"/>
    <w:rsid w:val="003060B9"/>
  </w:style>
  <w:style w:type="paragraph" w:styleId="ListParagraph">
    <w:name w:val="List Paragraph"/>
    <w:basedOn w:val="Normal"/>
    <w:uiPriority w:val="34"/>
    <w:qFormat/>
    <w:rsid w:val="009D64B8"/>
    <w:pPr>
      <w:numPr>
        <w:numId w:val="12"/>
      </w:numPr>
      <w:contextualSpacing/>
    </w:pPr>
  </w:style>
  <w:style w:type="character" w:customStyle="1" w:styleId="BodyChar">
    <w:name w:val="Body Char"/>
    <w:aliases w:val="Italic Char"/>
    <w:link w:val="Body"/>
    <w:uiPriority w:val="99"/>
    <w:rsid w:val="001F15E9"/>
    <w:rPr>
      <w:lang w:val="en-IN" w:eastAsia="en-GB" w:bidi="te-IN"/>
    </w:rPr>
  </w:style>
  <w:style w:type="paragraph" w:styleId="NormalWeb">
    <w:name w:val="Normal (Web)"/>
    <w:basedOn w:val="Normal"/>
    <w:uiPriority w:val="99"/>
    <w:unhideWhenUsed/>
    <w:rsid w:val="001B5A58"/>
    <w:pPr>
      <w:spacing w:before="100" w:beforeAutospacing="1" w:after="100" w:afterAutospacing="1"/>
    </w:pPr>
    <w:rPr>
      <w:lang w:val="en-CA" w:eastAsia="en-CA"/>
    </w:rPr>
  </w:style>
  <w:style w:type="character" w:styleId="UnresolvedMention">
    <w:name w:val="Unresolved Mention"/>
    <w:basedOn w:val="DefaultParagraphFont"/>
    <w:uiPriority w:val="99"/>
    <w:semiHidden/>
    <w:unhideWhenUsed/>
    <w:rsid w:val="008751A5"/>
    <w:rPr>
      <w:color w:val="605E5C"/>
      <w:shd w:val="clear" w:color="auto" w:fill="E1DFDD"/>
    </w:rPr>
  </w:style>
  <w:style w:type="character" w:styleId="CommentReference">
    <w:name w:val="annotation reference"/>
    <w:basedOn w:val="DefaultParagraphFont"/>
    <w:rsid w:val="005313B0"/>
    <w:rPr>
      <w:sz w:val="16"/>
      <w:szCs w:val="16"/>
    </w:rPr>
  </w:style>
  <w:style w:type="paragraph" w:styleId="CommentText">
    <w:name w:val="annotation text"/>
    <w:basedOn w:val="Normal"/>
    <w:link w:val="CommentTextChar"/>
    <w:rsid w:val="005313B0"/>
  </w:style>
  <w:style w:type="character" w:customStyle="1" w:styleId="CommentTextChar">
    <w:name w:val="Comment Text Char"/>
    <w:basedOn w:val="DefaultParagraphFont"/>
    <w:link w:val="CommentText"/>
    <w:rsid w:val="005313B0"/>
  </w:style>
  <w:style w:type="paragraph" w:styleId="CommentSubject">
    <w:name w:val="annotation subject"/>
    <w:basedOn w:val="CommentText"/>
    <w:next w:val="CommentText"/>
    <w:link w:val="CommentSubjectChar"/>
    <w:rsid w:val="005313B0"/>
    <w:rPr>
      <w:b/>
      <w:bCs/>
    </w:rPr>
  </w:style>
  <w:style w:type="character" w:customStyle="1" w:styleId="CommentSubjectChar">
    <w:name w:val="Comment Subject Char"/>
    <w:basedOn w:val="CommentTextChar"/>
    <w:link w:val="CommentSubject"/>
    <w:rsid w:val="005313B0"/>
    <w:rPr>
      <w:b/>
      <w:bCs/>
    </w:rPr>
  </w:style>
  <w:style w:type="paragraph" w:customStyle="1" w:styleId="paragraph">
    <w:name w:val="paragraph"/>
    <w:basedOn w:val="Normal"/>
    <w:rsid w:val="00F63F56"/>
    <w:pPr>
      <w:spacing w:before="100" w:beforeAutospacing="1" w:after="100" w:afterAutospacing="1"/>
    </w:pPr>
    <w:rPr>
      <w:lang w:val="en-IN" w:eastAsia="en-GB"/>
    </w:rPr>
  </w:style>
  <w:style w:type="character" w:customStyle="1" w:styleId="normaltextrun">
    <w:name w:val="normaltextrun"/>
    <w:basedOn w:val="DefaultParagraphFont"/>
    <w:rsid w:val="00F63F56"/>
  </w:style>
  <w:style w:type="character" w:customStyle="1" w:styleId="eop">
    <w:name w:val="eop"/>
    <w:basedOn w:val="DefaultParagraphFont"/>
    <w:rsid w:val="00F63F56"/>
  </w:style>
  <w:style w:type="character" w:customStyle="1" w:styleId="spellingerror">
    <w:name w:val="spellingerror"/>
    <w:basedOn w:val="DefaultParagraphFont"/>
    <w:rsid w:val="00F63F56"/>
  </w:style>
  <w:style w:type="paragraph" w:styleId="TableofAuthorities">
    <w:name w:val="table of authorities"/>
    <w:basedOn w:val="Normal"/>
    <w:next w:val="Normal"/>
    <w:uiPriority w:val="99"/>
    <w:rsid w:val="00181CCD"/>
    <w:pPr>
      <w:ind w:left="200" w:hanging="200"/>
    </w:pPr>
    <w:rPr>
      <w:rFonts w:asciiTheme="minorHAnsi" w:hAnsiTheme="minorHAnsi" w:cstheme="minorHAnsi"/>
    </w:rPr>
  </w:style>
  <w:style w:type="paragraph" w:styleId="TOAHeading">
    <w:name w:val="toa heading"/>
    <w:basedOn w:val="Normal"/>
    <w:next w:val="Normal"/>
    <w:uiPriority w:val="99"/>
    <w:rsid w:val="00181CCD"/>
    <w:pPr>
      <w:spacing w:before="120" w:after="120"/>
    </w:pPr>
    <w:rPr>
      <w:rFonts w:asciiTheme="minorHAnsi" w:hAnsiTheme="minorHAnsi" w:cstheme="minorHAnsi"/>
      <w:u w:val="single"/>
    </w:rPr>
  </w:style>
  <w:style w:type="paragraph" w:styleId="Caption">
    <w:name w:val="caption"/>
    <w:basedOn w:val="Normal"/>
    <w:next w:val="Normal"/>
    <w:unhideWhenUsed/>
    <w:qFormat/>
    <w:rsid w:val="007A34DD"/>
    <w:pPr>
      <w:spacing w:after="200"/>
    </w:pPr>
    <w:rPr>
      <w:i/>
      <w:iCs/>
      <w:color w:val="44546A" w:themeColor="text2"/>
      <w:sz w:val="18"/>
      <w:szCs w:val="18"/>
    </w:rPr>
  </w:style>
  <w:style w:type="paragraph" w:customStyle="1" w:styleId="msonormal0">
    <w:name w:val="msonormal"/>
    <w:basedOn w:val="Normal"/>
    <w:rsid w:val="00E771D6"/>
    <w:pPr>
      <w:spacing w:before="100" w:beforeAutospacing="1" w:after="100" w:afterAutospacing="1"/>
    </w:pPr>
    <w:rPr>
      <w:lang w:val="en-IN" w:bidi="te-IN"/>
    </w:rPr>
  </w:style>
  <w:style w:type="character" w:customStyle="1" w:styleId="textrun">
    <w:name w:val="textrun"/>
    <w:basedOn w:val="DefaultParagraphFont"/>
    <w:rsid w:val="00E913A6"/>
  </w:style>
  <w:style w:type="paragraph" w:customStyle="1" w:styleId="outlineelement">
    <w:name w:val="outlineelement"/>
    <w:basedOn w:val="Normal"/>
    <w:rsid w:val="00E771D6"/>
    <w:pPr>
      <w:spacing w:before="100" w:beforeAutospacing="1" w:after="100" w:afterAutospacing="1"/>
    </w:pPr>
    <w:rPr>
      <w:lang w:val="en-IN" w:bidi="te-IN"/>
    </w:rPr>
  </w:style>
  <w:style w:type="character" w:customStyle="1" w:styleId="tabrun">
    <w:name w:val="tabrun"/>
    <w:basedOn w:val="DefaultParagraphFont"/>
    <w:rsid w:val="00E913A6"/>
  </w:style>
  <w:style w:type="character" w:customStyle="1" w:styleId="tabchar">
    <w:name w:val="tabchar"/>
    <w:basedOn w:val="DefaultParagraphFont"/>
    <w:rsid w:val="00E913A6"/>
  </w:style>
  <w:style w:type="character" w:customStyle="1" w:styleId="entity-id">
    <w:name w:val="entity-id"/>
    <w:basedOn w:val="DefaultParagraphFont"/>
    <w:rsid w:val="00E913A6"/>
  </w:style>
  <w:style w:type="paragraph" w:customStyle="1" w:styleId="Code">
    <w:name w:val="Code"/>
    <w:basedOn w:val="Normal"/>
    <w:qFormat/>
    <w:rsid w:val="005F2648"/>
    <w:pPr>
      <w:suppressLineNumbers/>
      <w:tabs>
        <w:tab w:val="left" w:pos="1440"/>
        <w:tab w:val="left" w:pos="3420"/>
      </w:tabs>
      <w:spacing w:after="60" w:line="220" w:lineRule="atLeast"/>
      <w:jc w:val="left"/>
    </w:pPr>
    <w:rPr>
      <w:rFonts w:ascii="Courier New" w:hAnsi="Courier New"/>
      <w:snapToGrid/>
      <w:sz w:val="18"/>
      <w:szCs w:val="21"/>
      <w:lang w:val="en-GB" w:bidi="te-IN"/>
    </w:rPr>
  </w:style>
  <w:style w:type="numbering" w:customStyle="1" w:styleId="CurrentList1">
    <w:name w:val="Current List1"/>
    <w:uiPriority w:val="99"/>
    <w:rsid w:val="005D7591"/>
    <w:pPr>
      <w:numPr>
        <w:numId w:val="19"/>
      </w:numPr>
    </w:pPr>
  </w:style>
  <w:style w:type="numbering" w:customStyle="1" w:styleId="CurrentList2">
    <w:name w:val="Current List2"/>
    <w:uiPriority w:val="99"/>
    <w:rsid w:val="00336B4B"/>
    <w:pPr>
      <w:numPr>
        <w:numId w:val="36"/>
      </w:numPr>
    </w:pPr>
  </w:style>
  <w:style w:type="paragraph" w:styleId="Revision">
    <w:name w:val="Revision"/>
    <w:hidden/>
    <w:uiPriority w:val="99"/>
    <w:semiHidden/>
    <w:rsid w:val="00173464"/>
    <w:rPr>
      <w:rFonts w:ascii="Arial" w:hAnsi="Arial"/>
      <w:sz w:val="22"/>
    </w:rPr>
  </w:style>
  <w:style w:type="paragraph" w:styleId="BodyText">
    <w:name w:val="Body Text"/>
    <w:basedOn w:val="Normal"/>
    <w:link w:val="BodyTextChar"/>
    <w:rsid w:val="002022DF"/>
    <w:pPr>
      <w:spacing w:after="120"/>
    </w:pPr>
  </w:style>
  <w:style w:type="character" w:customStyle="1" w:styleId="BodyTextChar">
    <w:name w:val="Body Text Char"/>
    <w:basedOn w:val="DefaultParagraphFont"/>
    <w:link w:val="BodyText"/>
    <w:rsid w:val="002022DF"/>
    <w:rPr>
      <w:rFonts w:ascii="Arial" w:hAnsi="Arial"/>
      <w:sz w:val="22"/>
    </w:rPr>
  </w:style>
  <w:style w:type="paragraph" w:styleId="ListBullet">
    <w:name w:val="List Bullet"/>
    <w:basedOn w:val="Normal"/>
    <w:rsid w:val="004E1818"/>
    <w:pPr>
      <w:numPr>
        <w:numId w:val="33"/>
      </w:numPr>
      <w:contextualSpacing/>
    </w:pPr>
  </w:style>
  <w:style w:type="paragraph" w:styleId="ListBullet2">
    <w:name w:val="List Bullet 2"/>
    <w:basedOn w:val="Normal"/>
    <w:rsid w:val="00DD75EA"/>
    <w:pPr>
      <w:numPr>
        <w:numId w:val="32"/>
      </w:numPr>
      <w:ind w:left="792"/>
      <w:contextualSpacing/>
    </w:pPr>
  </w:style>
  <w:style w:type="paragraph" w:styleId="TOCHeading">
    <w:name w:val="TOC Heading"/>
    <w:basedOn w:val="Heading1"/>
    <w:next w:val="Normal"/>
    <w:uiPriority w:val="39"/>
    <w:unhideWhenUsed/>
    <w:qFormat/>
    <w:rsid w:val="00C06BF7"/>
    <w:pPr>
      <w:numPr>
        <w:numId w:val="0"/>
      </w:numPr>
      <w:tabs>
        <w:tab w:val="clear" w:pos="1440"/>
        <w:tab w:val="clear" w:pos="3420"/>
      </w:tabs>
      <w:spacing w:before="480" w:after="0" w:line="276" w:lineRule="auto"/>
      <w:jc w:val="left"/>
      <w:outlineLvl w:val="9"/>
    </w:pPr>
    <w:rPr>
      <w:rFonts w:asciiTheme="majorHAnsi" w:eastAsiaTheme="majorEastAsia" w:hAnsiTheme="majorHAnsi" w:cstheme="majorBidi"/>
      <w:bCs/>
      <w:color w:val="2F5496" w:themeColor="accent1" w:themeShade="BF"/>
      <w:kern w:val="0"/>
      <w:sz w:val="28"/>
      <w:szCs w:val="28"/>
    </w:rPr>
  </w:style>
  <w:style w:type="character" w:customStyle="1" w:styleId="Heading3Char">
    <w:name w:val="Heading 3 Char"/>
    <w:aliases w:val="3 Char"/>
    <w:basedOn w:val="DefaultParagraphFont"/>
    <w:link w:val="Heading3"/>
    <w:rsid w:val="00D6088E"/>
    <w:rPr>
      <w:rFonts w:ascii="Arial" w:hAnsi="Arial"/>
      <w:b/>
      <w:snapToGrid/>
      <w:sz w:val="32"/>
    </w:rPr>
  </w:style>
  <w:style w:type="character" w:customStyle="1" w:styleId="Heading4Char">
    <w:name w:val="Heading 4 Char"/>
    <w:basedOn w:val="DefaultParagraphFont"/>
    <w:link w:val="Heading4"/>
    <w:rsid w:val="00D6088E"/>
    <w:rPr>
      <w:rFonts w:ascii="Arial" w:hAnsi="Arial"/>
      <w:b/>
      <w:snapToGrid/>
      <w:sz w:val="28"/>
    </w:rPr>
  </w:style>
  <w:style w:type="paragraph" w:customStyle="1" w:styleId="md-end-block">
    <w:name w:val="md-end-block"/>
    <w:basedOn w:val="Normal"/>
    <w:rsid w:val="00D6088E"/>
    <w:pPr>
      <w:spacing w:before="100" w:beforeAutospacing="1" w:after="100" w:afterAutospacing="1"/>
      <w:jc w:val="left"/>
    </w:pPr>
    <w:rPr>
      <w:rFonts w:ascii="Times New Roman" w:hAnsi="Times New Roman"/>
      <w:snapToGrid/>
      <w:color w:val="auto"/>
      <w:sz w:val="24"/>
      <w:lang w:val="en-IN" w:eastAsia="en-IN"/>
    </w:rPr>
  </w:style>
  <w:style w:type="character" w:customStyle="1" w:styleId="md-plain">
    <w:name w:val="md-plain"/>
    <w:basedOn w:val="DefaultParagraphFont"/>
    <w:rsid w:val="00D6088E"/>
  </w:style>
  <w:style w:type="character" w:customStyle="1" w:styleId="md-image-before-src">
    <w:name w:val="md-image-before-src"/>
    <w:basedOn w:val="DefaultParagraphFont"/>
    <w:rsid w:val="00D6088E"/>
  </w:style>
  <w:style w:type="character" w:customStyle="1" w:styleId="opblock-summary-method">
    <w:name w:val="opblock-summary-method"/>
    <w:basedOn w:val="DefaultParagraphFont"/>
    <w:rsid w:val="00CA5A11"/>
  </w:style>
  <w:style w:type="character" w:customStyle="1" w:styleId="opblock-summary-path">
    <w:name w:val="opblock-summary-path"/>
    <w:basedOn w:val="DefaultParagraphFont"/>
    <w:rsid w:val="00CA5A11"/>
  </w:style>
  <w:style w:type="character" w:customStyle="1" w:styleId="Heading2Char">
    <w:name w:val="Heading 2 Char"/>
    <w:aliases w:val="2 Char"/>
    <w:basedOn w:val="DefaultParagraphFont"/>
    <w:link w:val="Heading2"/>
    <w:rsid w:val="003503F9"/>
    <w:rPr>
      <w:rFonts w:ascii="Arial" w:hAnsi="Arial"/>
      <w:b/>
      <w:snapToGrid/>
      <w:sz w:val="36"/>
    </w:rPr>
  </w:style>
  <w:style w:type="character" w:styleId="HTMLCode">
    <w:name w:val="HTML Code"/>
    <w:basedOn w:val="DefaultParagraphFont"/>
    <w:uiPriority w:val="99"/>
    <w:unhideWhenUsed/>
    <w:rsid w:val="00071C2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71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napToGrid/>
      <w:color w:val="auto"/>
      <w:sz w:val="20"/>
      <w:szCs w:val="20"/>
      <w:lang w:val="en-IN" w:eastAsia="en-GB"/>
    </w:rPr>
  </w:style>
  <w:style w:type="character" w:customStyle="1" w:styleId="HTMLPreformattedChar">
    <w:name w:val="HTML Preformatted Char"/>
    <w:basedOn w:val="DefaultParagraphFont"/>
    <w:link w:val="HTMLPreformatted"/>
    <w:uiPriority w:val="99"/>
    <w:rsid w:val="00071C23"/>
    <w:rPr>
      <w:rFonts w:ascii="Courier New" w:hAnsi="Courier New" w:cs="Courier New"/>
      <w:snapToGrid/>
      <w:color w:val="auto"/>
      <w:sz w:val="20"/>
      <w:szCs w:val="20"/>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0267">
      <w:bodyDiv w:val="1"/>
      <w:marLeft w:val="0"/>
      <w:marRight w:val="0"/>
      <w:marTop w:val="0"/>
      <w:marBottom w:val="0"/>
      <w:divBdr>
        <w:top w:val="none" w:sz="0" w:space="0" w:color="auto"/>
        <w:left w:val="none" w:sz="0" w:space="0" w:color="auto"/>
        <w:bottom w:val="none" w:sz="0" w:space="0" w:color="auto"/>
        <w:right w:val="none" w:sz="0" w:space="0" w:color="auto"/>
      </w:divBdr>
    </w:div>
    <w:div w:id="161631465">
      <w:bodyDiv w:val="1"/>
      <w:marLeft w:val="0"/>
      <w:marRight w:val="0"/>
      <w:marTop w:val="0"/>
      <w:marBottom w:val="0"/>
      <w:divBdr>
        <w:top w:val="none" w:sz="0" w:space="0" w:color="auto"/>
        <w:left w:val="none" w:sz="0" w:space="0" w:color="auto"/>
        <w:bottom w:val="none" w:sz="0" w:space="0" w:color="auto"/>
        <w:right w:val="none" w:sz="0" w:space="0" w:color="auto"/>
      </w:divBdr>
    </w:div>
    <w:div w:id="175387312">
      <w:bodyDiv w:val="1"/>
      <w:marLeft w:val="0"/>
      <w:marRight w:val="0"/>
      <w:marTop w:val="0"/>
      <w:marBottom w:val="0"/>
      <w:divBdr>
        <w:top w:val="none" w:sz="0" w:space="0" w:color="auto"/>
        <w:left w:val="none" w:sz="0" w:space="0" w:color="auto"/>
        <w:bottom w:val="none" w:sz="0" w:space="0" w:color="auto"/>
        <w:right w:val="none" w:sz="0" w:space="0" w:color="auto"/>
      </w:divBdr>
    </w:div>
    <w:div w:id="262344633">
      <w:bodyDiv w:val="1"/>
      <w:marLeft w:val="0"/>
      <w:marRight w:val="0"/>
      <w:marTop w:val="0"/>
      <w:marBottom w:val="0"/>
      <w:divBdr>
        <w:top w:val="none" w:sz="0" w:space="0" w:color="auto"/>
        <w:left w:val="none" w:sz="0" w:space="0" w:color="auto"/>
        <w:bottom w:val="none" w:sz="0" w:space="0" w:color="auto"/>
        <w:right w:val="none" w:sz="0" w:space="0" w:color="auto"/>
      </w:divBdr>
    </w:div>
    <w:div w:id="286087014">
      <w:bodyDiv w:val="1"/>
      <w:marLeft w:val="0"/>
      <w:marRight w:val="0"/>
      <w:marTop w:val="0"/>
      <w:marBottom w:val="0"/>
      <w:divBdr>
        <w:top w:val="none" w:sz="0" w:space="0" w:color="auto"/>
        <w:left w:val="none" w:sz="0" w:space="0" w:color="auto"/>
        <w:bottom w:val="none" w:sz="0" w:space="0" w:color="auto"/>
        <w:right w:val="none" w:sz="0" w:space="0" w:color="auto"/>
      </w:divBdr>
    </w:div>
    <w:div w:id="290139276">
      <w:bodyDiv w:val="1"/>
      <w:marLeft w:val="0"/>
      <w:marRight w:val="0"/>
      <w:marTop w:val="0"/>
      <w:marBottom w:val="0"/>
      <w:divBdr>
        <w:top w:val="none" w:sz="0" w:space="0" w:color="auto"/>
        <w:left w:val="none" w:sz="0" w:space="0" w:color="auto"/>
        <w:bottom w:val="none" w:sz="0" w:space="0" w:color="auto"/>
        <w:right w:val="none" w:sz="0" w:space="0" w:color="auto"/>
      </w:divBdr>
      <w:divsChild>
        <w:div w:id="147525977">
          <w:marLeft w:val="0"/>
          <w:marRight w:val="0"/>
          <w:marTop w:val="0"/>
          <w:marBottom w:val="0"/>
          <w:divBdr>
            <w:top w:val="none" w:sz="0" w:space="0" w:color="auto"/>
            <w:left w:val="none" w:sz="0" w:space="0" w:color="auto"/>
            <w:bottom w:val="none" w:sz="0" w:space="0" w:color="auto"/>
            <w:right w:val="none" w:sz="0" w:space="0" w:color="auto"/>
          </w:divBdr>
          <w:divsChild>
            <w:div w:id="10841226">
              <w:marLeft w:val="0"/>
              <w:marRight w:val="0"/>
              <w:marTop w:val="0"/>
              <w:marBottom w:val="0"/>
              <w:divBdr>
                <w:top w:val="none" w:sz="0" w:space="0" w:color="auto"/>
                <w:left w:val="none" w:sz="0" w:space="0" w:color="auto"/>
                <w:bottom w:val="none" w:sz="0" w:space="0" w:color="auto"/>
                <w:right w:val="none" w:sz="0" w:space="0" w:color="auto"/>
              </w:divBdr>
              <w:divsChild>
                <w:div w:id="7162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7838">
      <w:bodyDiv w:val="1"/>
      <w:marLeft w:val="0"/>
      <w:marRight w:val="0"/>
      <w:marTop w:val="0"/>
      <w:marBottom w:val="0"/>
      <w:divBdr>
        <w:top w:val="none" w:sz="0" w:space="0" w:color="auto"/>
        <w:left w:val="none" w:sz="0" w:space="0" w:color="auto"/>
        <w:bottom w:val="none" w:sz="0" w:space="0" w:color="auto"/>
        <w:right w:val="none" w:sz="0" w:space="0" w:color="auto"/>
      </w:divBdr>
    </w:div>
    <w:div w:id="343017251">
      <w:bodyDiv w:val="1"/>
      <w:marLeft w:val="0"/>
      <w:marRight w:val="0"/>
      <w:marTop w:val="0"/>
      <w:marBottom w:val="0"/>
      <w:divBdr>
        <w:top w:val="none" w:sz="0" w:space="0" w:color="auto"/>
        <w:left w:val="none" w:sz="0" w:space="0" w:color="auto"/>
        <w:bottom w:val="none" w:sz="0" w:space="0" w:color="auto"/>
        <w:right w:val="none" w:sz="0" w:space="0" w:color="auto"/>
      </w:divBdr>
      <w:divsChild>
        <w:div w:id="78064183">
          <w:marLeft w:val="0"/>
          <w:marRight w:val="0"/>
          <w:marTop w:val="0"/>
          <w:marBottom w:val="0"/>
          <w:divBdr>
            <w:top w:val="none" w:sz="0" w:space="0" w:color="auto"/>
            <w:left w:val="none" w:sz="0" w:space="0" w:color="auto"/>
            <w:bottom w:val="none" w:sz="0" w:space="0" w:color="auto"/>
            <w:right w:val="none" w:sz="0" w:space="0" w:color="auto"/>
          </w:divBdr>
          <w:divsChild>
            <w:div w:id="90979401">
              <w:marLeft w:val="0"/>
              <w:marRight w:val="0"/>
              <w:marTop w:val="0"/>
              <w:marBottom w:val="0"/>
              <w:divBdr>
                <w:top w:val="none" w:sz="0" w:space="0" w:color="auto"/>
                <w:left w:val="none" w:sz="0" w:space="0" w:color="auto"/>
                <w:bottom w:val="none" w:sz="0" w:space="0" w:color="auto"/>
                <w:right w:val="none" w:sz="0" w:space="0" w:color="auto"/>
              </w:divBdr>
              <w:divsChild>
                <w:div w:id="857036623">
                  <w:marLeft w:val="0"/>
                  <w:marRight w:val="0"/>
                  <w:marTop w:val="0"/>
                  <w:marBottom w:val="0"/>
                  <w:divBdr>
                    <w:top w:val="none" w:sz="0" w:space="0" w:color="auto"/>
                    <w:left w:val="none" w:sz="0" w:space="0" w:color="auto"/>
                    <w:bottom w:val="none" w:sz="0" w:space="0" w:color="auto"/>
                    <w:right w:val="none" w:sz="0" w:space="0" w:color="auto"/>
                  </w:divBdr>
                  <w:divsChild>
                    <w:div w:id="1295870484">
                      <w:marLeft w:val="0"/>
                      <w:marRight w:val="0"/>
                      <w:marTop w:val="0"/>
                      <w:marBottom w:val="0"/>
                      <w:divBdr>
                        <w:top w:val="none" w:sz="0" w:space="0" w:color="auto"/>
                        <w:left w:val="none" w:sz="0" w:space="0" w:color="auto"/>
                        <w:bottom w:val="none" w:sz="0" w:space="0" w:color="auto"/>
                        <w:right w:val="none" w:sz="0" w:space="0" w:color="auto"/>
                      </w:divBdr>
                      <w:divsChild>
                        <w:div w:id="9190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47049">
              <w:marLeft w:val="0"/>
              <w:marRight w:val="0"/>
              <w:marTop w:val="0"/>
              <w:marBottom w:val="0"/>
              <w:divBdr>
                <w:top w:val="none" w:sz="0" w:space="0" w:color="auto"/>
                <w:left w:val="none" w:sz="0" w:space="0" w:color="auto"/>
                <w:bottom w:val="none" w:sz="0" w:space="0" w:color="auto"/>
                <w:right w:val="none" w:sz="0" w:space="0" w:color="auto"/>
              </w:divBdr>
              <w:divsChild>
                <w:div w:id="1930309339">
                  <w:marLeft w:val="0"/>
                  <w:marRight w:val="0"/>
                  <w:marTop w:val="0"/>
                  <w:marBottom w:val="0"/>
                  <w:divBdr>
                    <w:top w:val="none" w:sz="0" w:space="0" w:color="auto"/>
                    <w:left w:val="none" w:sz="0" w:space="0" w:color="auto"/>
                    <w:bottom w:val="none" w:sz="0" w:space="0" w:color="auto"/>
                    <w:right w:val="none" w:sz="0" w:space="0" w:color="auto"/>
                  </w:divBdr>
                  <w:divsChild>
                    <w:div w:id="427233087">
                      <w:marLeft w:val="0"/>
                      <w:marRight w:val="0"/>
                      <w:marTop w:val="0"/>
                      <w:marBottom w:val="0"/>
                      <w:divBdr>
                        <w:top w:val="none" w:sz="0" w:space="0" w:color="auto"/>
                        <w:left w:val="none" w:sz="0" w:space="0" w:color="auto"/>
                        <w:bottom w:val="none" w:sz="0" w:space="0" w:color="auto"/>
                        <w:right w:val="none" w:sz="0" w:space="0" w:color="auto"/>
                      </w:divBdr>
                      <w:divsChild>
                        <w:div w:id="13149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77447">
              <w:marLeft w:val="0"/>
              <w:marRight w:val="0"/>
              <w:marTop w:val="0"/>
              <w:marBottom w:val="0"/>
              <w:divBdr>
                <w:top w:val="none" w:sz="0" w:space="0" w:color="auto"/>
                <w:left w:val="none" w:sz="0" w:space="0" w:color="auto"/>
                <w:bottom w:val="none" w:sz="0" w:space="0" w:color="auto"/>
                <w:right w:val="none" w:sz="0" w:space="0" w:color="auto"/>
              </w:divBdr>
              <w:divsChild>
                <w:div w:id="1396048900">
                  <w:marLeft w:val="0"/>
                  <w:marRight w:val="0"/>
                  <w:marTop w:val="0"/>
                  <w:marBottom w:val="0"/>
                  <w:divBdr>
                    <w:top w:val="none" w:sz="0" w:space="0" w:color="auto"/>
                    <w:left w:val="none" w:sz="0" w:space="0" w:color="auto"/>
                    <w:bottom w:val="none" w:sz="0" w:space="0" w:color="auto"/>
                    <w:right w:val="none" w:sz="0" w:space="0" w:color="auto"/>
                  </w:divBdr>
                  <w:divsChild>
                    <w:div w:id="794834730">
                      <w:marLeft w:val="0"/>
                      <w:marRight w:val="0"/>
                      <w:marTop w:val="0"/>
                      <w:marBottom w:val="0"/>
                      <w:divBdr>
                        <w:top w:val="none" w:sz="0" w:space="0" w:color="auto"/>
                        <w:left w:val="none" w:sz="0" w:space="0" w:color="auto"/>
                        <w:bottom w:val="none" w:sz="0" w:space="0" w:color="auto"/>
                        <w:right w:val="none" w:sz="0" w:space="0" w:color="auto"/>
                      </w:divBdr>
                      <w:divsChild>
                        <w:div w:id="184990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93532">
              <w:marLeft w:val="0"/>
              <w:marRight w:val="0"/>
              <w:marTop w:val="0"/>
              <w:marBottom w:val="0"/>
              <w:divBdr>
                <w:top w:val="none" w:sz="0" w:space="0" w:color="auto"/>
                <w:left w:val="none" w:sz="0" w:space="0" w:color="auto"/>
                <w:bottom w:val="none" w:sz="0" w:space="0" w:color="auto"/>
                <w:right w:val="none" w:sz="0" w:space="0" w:color="auto"/>
              </w:divBdr>
              <w:divsChild>
                <w:div w:id="1999918650">
                  <w:marLeft w:val="0"/>
                  <w:marRight w:val="0"/>
                  <w:marTop w:val="0"/>
                  <w:marBottom w:val="0"/>
                  <w:divBdr>
                    <w:top w:val="none" w:sz="0" w:space="0" w:color="auto"/>
                    <w:left w:val="none" w:sz="0" w:space="0" w:color="auto"/>
                    <w:bottom w:val="none" w:sz="0" w:space="0" w:color="auto"/>
                    <w:right w:val="none" w:sz="0" w:space="0" w:color="auto"/>
                  </w:divBdr>
                  <w:divsChild>
                    <w:div w:id="387075571">
                      <w:marLeft w:val="0"/>
                      <w:marRight w:val="0"/>
                      <w:marTop w:val="0"/>
                      <w:marBottom w:val="0"/>
                      <w:divBdr>
                        <w:top w:val="none" w:sz="0" w:space="0" w:color="auto"/>
                        <w:left w:val="none" w:sz="0" w:space="0" w:color="auto"/>
                        <w:bottom w:val="none" w:sz="0" w:space="0" w:color="auto"/>
                        <w:right w:val="none" w:sz="0" w:space="0" w:color="auto"/>
                      </w:divBdr>
                      <w:divsChild>
                        <w:div w:id="13696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19562">
              <w:marLeft w:val="0"/>
              <w:marRight w:val="0"/>
              <w:marTop w:val="0"/>
              <w:marBottom w:val="0"/>
              <w:divBdr>
                <w:top w:val="none" w:sz="0" w:space="0" w:color="auto"/>
                <w:left w:val="none" w:sz="0" w:space="0" w:color="auto"/>
                <w:bottom w:val="none" w:sz="0" w:space="0" w:color="auto"/>
                <w:right w:val="none" w:sz="0" w:space="0" w:color="auto"/>
              </w:divBdr>
              <w:divsChild>
                <w:div w:id="1807551386">
                  <w:marLeft w:val="0"/>
                  <w:marRight w:val="0"/>
                  <w:marTop w:val="0"/>
                  <w:marBottom w:val="0"/>
                  <w:divBdr>
                    <w:top w:val="none" w:sz="0" w:space="0" w:color="auto"/>
                    <w:left w:val="none" w:sz="0" w:space="0" w:color="auto"/>
                    <w:bottom w:val="none" w:sz="0" w:space="0" w:color="auto"/>
                    <w:right w:val="none" w:sz="0" w:space="0" w:color="auto"/>
                  </w:divBdr>
                  <w:divsChild>
                    <w:div w:id="2032611561">
                      <w:marLeft w:val="0"/>
                      <w:marRight w:val="0"/>
                      <w:marTop w:val="0"/>
                      <w:marBottom w:val="0"/>
                      <w:divBdr>
                        <w:top w:val="none" w:sz="0" w:space="0" w:color="auto"/>
                        <w:left w:val="none" w:sz="0" w:space="0" w:color="auto"/>
                        <w:bottom w:val="none" w:sz="0" w:space="0" w:color="auto"/>
                        <w:right w:val="none" w:sz="0" w:space="0" w:color="auto"/>
                      </w:divBdr>
                      <w:divsChild>
                        <w:div w:id="14208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99567">
              <w:marLeft w:val="0"/>
              <w:marRight w:val="0"/>
              <w:marTop w:val="0"/>
              <w:marBottom w:val="0"/>
              <w:divBdr>
                <w:top w:val="none" w:sz="0" w:space="0" w:color="auto"/>
                <w:left w:val="none" w:sz="0" w:space="0" w:color="auto"/>
                <w:bottom w:val="none" w:sz="0" w:space="0" w:color="auto"/>
                <w:right w:val="none" w:sz="0" w:space="0" w:color="auto"/>
              </w:divBdr>
              <w:divsChild>
                <w:div w:id="356080487">
                  <w:marLeft w:val="0"/>
                  <w:marRight w:val="0"/>
                  <w:marTop w:val="0"/>
                  <w:marBottom w:val="0"/>
                  <w:divBdr>
                    <w:top w:val="none" w:sz="0" w:space="0" w:color="auto"/>
                    <w:left w:val="none" w:sz="0" w:space="0" w:color="auto"/>
                    <w:bottom w:val="none" w:sz="0" w:space="0" w:color="auto"/>
                    <w:right w:val="none" w:sz="0" w:space="0" w:color="auto"/>
                  </w:divBdr>
                  <w:divsChild>
                    <w:div w:id="1765370761">
                      <w:marLeft w:val="0"/>
                      <w:marRight w:val="0"/>
                      <w:marTop w:val="0"/>
                      <w:marBottom w:val="0"/>
                      <w:divBdr>
                        <w:top w:val="none" w:sz="0" w:space="0" w:color="auto"/>
                        <w:left w:val="none" w:sz="0" w:space="0" w:color="auto"/>
                        <w:bottom w:val="none" w:sz="0" w:space="0" w:color="auto"/>
                        <w:right w:val="none" w:sz="0" w:space="0" w:color="auto"/>
                      </w:divBdr>
                      <w:divsChild>
                        <w:div w:id="669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7701">
              <w:marLeft w:val="0"/>
              <w:marRight w:val="0"/>
              <w:marTop w:val="0"/>
              <w:marBottom w:val="0"/>
              <w:divBdr>
                <w:top w:val="none" w:sz="0" w:space="0" w:color="auto"/>
                <w:left w:val="none" w:sz="0" w:space="0" w:color="auto"/>
                <w:bottom w:val="none" w:sz="0" w:space="0" w:color="auto"/>
                <w:right w:val="none" w:sz="0" w:space="0" w:color="auto"/>
              </w:divBdr>
              <w:divsChild>
                <w:div w:id="890851061">
                  <w:marLeft w:val="0"/>
                  <w:marRight w:val="0"/>
                  <w:marTop w:val="0"/>
                  <w:marBottom w:val="0"/>
                  <w:divBdr>
                    <w:top w:val="none" w:sz="0" w:space="0" w:color="auto"/>
                    <w:left w:val="none" w:sz="0" w:space="0" w:color="auto"/>
                    <w:bottom w:val="none" w:sz="0" w:space="0" w:color="auto"/>
                    <w:right w:val="none" w:sz="0" w:space="0" w:color="auto"/>
                  </w:divBdr>
                  <w:divsChild>
                    <w:div w:id="2064211275">
                      <w:marLeft w:val="0"/>
                      <w:marRight w:val="0"/>
                      <w:marTop w:val="0"/>
                      <w:marBottom w:val="0"/>
                      <w:divBdr>
                        <w:top w:val="none" w:sz="0" w:space="0" w:color="auto"/>
                        <w:left w:val="none" w:sz="0" w:space="0" w:color="auto"/>
                        <w:bottom w:val="none" w:sz="0" w:space="0" w:color="auto"/>
                        <w:right w:val="none" w:sz="0" w:space="0" w:color="auto"/>
                      </w:divBdr>
                      <w:divsChild>
                        <w:div w:id="3031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96034">
              <w:marLeft w:val="0"/>
              <w:marRight w:val="0"/>
              <w:marTop w:val="0"/>
              <w:marBottom w:val="0"/>
              <w:divBdr>
                <w:top w:val="none" w:sz="0" w:space="0" w:color="auto"/>
                <w:left w:val="none" w:sz="0" w:space="0" w:color="auto"/>
                <w:bottom w:val="none" w:sz="0" w:space="0" w:color="auto"/>
                <w:right w:val="none" w:sz="0" w:space="0" w:color="auto"/>
              </w:divBdr>
              <w:divsChild>
                <w:div w:id="395670501">
                  <w:marLeft w:val="0"/>
                  <w:marRight w:val="0"/>
                  <w:marTop w:val="0"/>
                  <w:marBottom w:val="0"/>
                  <w:divBdr>
                    <w:top w:val="none" w:sz="0" w:space="0" w:color="auto"/>
                    <w:left w:val="none" w:sz="0" w:space="0" w:color="auto"/>
                    <w:bottom w:val="none" w:sz="0" w:space="0" w:color="auto"/>
                    <w:right w:val="none" w:sz="0" w:space="0" w:color="auto"/>
                  </w:divBdr>
                  <w:divsChild>
                    <w:div w:id="1301419504">
                      <w:marLeft w:val="0"/>
                      <w:marRight w:val="0"/>
                      <w:marTop w:val="0"/>
                      <w:marBottom w:val="0"/>
                      <w:divBdr>
                        <w:top w:val="none" w:sz="0" w:space="0" w:color="auto"/>
                        <w:left w:val="none" w:sz="0" w:space="0" w:color="auto"/>
                        <w:bottom w:val="none" w:sz="0" w:space="0" w:color="auto"/>
                        <w:right w:val="none" w:sz="0" w:space="0" w:color="auto"/>
                      </w:divBdr>
                      <w:divsChild>
                        <w:div w:id="7353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71801">
              <w:marLeft w:val="0"/>
              <w:marRight w:val="0"/>
              <w:marTop w:val="0"/>
              <w:marBottom w:val="0"/>
              <w:divBdr>
                <w:top w:val="none" w:sz="0" w:space="0" w:color="auto"/>
                <w:left w:val="none" w:sz="0" w:space="0" w:color="auto"/>
                <w:bottom w:val="none" w:sz="0" w:space="0" w:color="auto"/>
                <w:right w:val="none" w:sz="0" w:space="0" w:color="auto"/>
              </w:divBdr>
            </w:div>
            <w:div w:id="1097941212">
              <w:marLeft w:val="0"/>
              <w:marRight w:val="0"/>
              <w:marTop w:val="0"/>
              <w:marBottom w:val="0"/>
              <w:divBdr>
                <w:top w:val="none" w:sz="0" w:space="0" w:color="auto"/>
                <w:left w:val="none" w:sz="0" w:space="0" w:color="auto"/>
                <w:bottom w:val="none" w:sz="0" w:space="0" w:color="auto"/>
                <w:right w:val="none" w:sz="0" w:space="0" w:color="auto"/>
              </w:divBdr>
              <w:divsChild>
                <w:div w:id="1818297629">
                  <w:marLeft w:val="0"/>
                  <w:marRight w:val="0"/>
                  <w:marTop w:val="0"/>
                  <w:marBottom w:val="0"/>
                  <w:divBdr>
                    <w:top w:val="none" w:sz="0" w:space="0" w:color="auto"/>
                    <w:left w:val="none" w:sz="0" w:space="0" w:color="auto"/>
                    <w:bottom w:val="none" w:sz="0" w:space="0" w:color="auto"/>
                    <w:right w:val="none" w:sz="0" w:space="0" w:color="auto"/>
                  </w:divBdr>
                  <w:divsChild>
                    <w:div w:id="977996089">
                      <w:marLeft w:val="0"/>
                      <w:marRight w:val="0"/>
                      <w:marTop w:val="0"/>
                      <w:marBottom w:val="0"/>
                      <w:divBdr>
                        <w:top w:val="none" w:sz="0" w:space="0" w:color="auto"/>
                        <w:left w:val="none" w:sz="0" w:space="0" w:color="auto"/>
                        <w:bottom w:val="none" w:sz="0" w:space="0" w:color="auto"/>
                        <w:right w:val="none" w:sz="0" w:space="0" w:color="auto"/>
                      </w:divBdr>
                      <w:divsChild>
                        <w:div w:id="14627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25784">
              <w:marLeft w:val="0"/>
              <w:marRight w:val="0"/>
              <w:marTop w:val="0"/>
              <w:marBottom w:val="0"/>
              <w:divBdr>
                <w:top w:val="none" w:sz="0" w:space="0" w:color="auto"/>
                <w:left w:val="none" w:sz="0" w:space="0" w:color="auto"/>
                <w:bottom w:val="none" w:sz="0" w:space="0" w:color="auto"/>
                <w:right w:val="none" w:sz="0" w:space="0" w:color="auto"/>
              </w:divBdr>
              <w:divsChild>
                <w:div w:id="1714695547">
                  <w:marLeft w:val="0"/>
                  <w:marRight w:val="0"/>
                  <w:marTop w:val="0"/>
                  <w:marBottom w:val="0"/>
                  <w:divBdr>
                    <w:top w:val="none" w:sz="0" w:space="0" w:color="auto"/>
                    <w:left w:val="none" w:sz="0" w:space="0" w:color="auto"/>
                    <w:bottom w:val="none" w:sz="0" w:space="0" w:color="auto"/>
                    <w:right w:val="none" w:sz="0" w:space="0" w:color="auto"/>
                  </w:divBdr>
                  <w:divsChild>
                    <w:div w:id="1145509495">
                      <w:marLeft w:val="0"/>
                      <w:marRight w:val="0"/>
                      <w:marTop w:val="0"/>
                      <w:marBottom w:val="0"/>
                      <w:divBdr>
                        <w:top w:val="none" w:sz="0" w:space="0" w:color="auto"/>
                        <w:left w:val="none" w:sz="0" w:space="0" w:color="auto"/>
                        <w:bottom w:val="none" w:sz="0" w:space="0" w:color="auto"/>
                        <w:right w:val="none" w:sz="0" w:space="0" w:color="auto"/>
                      </w:divBdr>
                      <w:divsChild>
                        <w:div w:id="20719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768499">
              <w:marLeft w:val="0"/>
              <w:marRight w:val="0"/>
              <w:marTop w:val="0"/>
              <w:marBottom w:val="0"/>
              <w:divBdr>
                <w:top w:val="none" w:sz="0" w:space="0" w:color="auto"/>
                <w:left w:val="none" w:sz="0" w:space="0" w:color="auto"/>
                <w:bottom w:val="none" w:sz="0" w:space="0" w:color="auto"/>
                <w:right w:val="none" w:sz="0" w:space="0" w:color="auto"/>
              </w:divBdr>
              <w:divsChild>
                <w:div w:id="2048019313">
                  <w:marLeft w:val="0"/>
                  <w:marRight w:val="0"/>
                  <w:marTop w:val="0"/>
                  <w:marBottom w:val="0"/>
                  <w:divBdr>
                    <w:top w:val="none" w:sz="0" w:space="0" w:color="auto"/>
                    <w:left w:val="none" w:sz="0" w:space="0" w:color="auto"/>
                    <w:bottom w:val="none" w:sz="0" w:space="0" w:color="auto"/>
                    <w:right w:val="none" w:sz="0" w:space="0" w:color="auto"/>
                  </w:divBdr>
                  <w:divsChild>
                    <w:div w:id="1516845020">
                      <w:marLeft w:val="0"/>
                      <w:marRight w:val="0"/>
                      <w:marTop w:val="0"/>
                      <w:marBottom w:val="0"/>
                      <w:divBdr>
                        <w:top w:val="none" w:sz="0" w:space="0" w:color="auto"/>
                        <w:left w:val="none" w:sz="0" w:space="0" w:color="auto"/>
                        <w:bottom w:val="none" w:sz="0" w:space="0" w:color="auto"/>
                        <w:right w:val="none" w:sz="0" w:space="0" w:color="auto"/>
                      </w:divBdr>
                      <w:divsChild>
                        <w:div w:id="2612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673750">
              <w:marLeft w:val="0"/>
              <w:marRight w:val="0"/>
              <w:marTop w:val="0"/>
              <w:marBottom w:val="0"/>
              <w:divBdr>
                <w:top w:val="none" w:sz="0" w:space="0" w:color="auto"/>
                <w:left w:val="none" w:sz="0" w:space="0" w:color="auto"/>
                <w:bottom w:val="none" w:sz="0" w:space="0" w:color="auto"/>
                <w:right w:val="none" w:sz="0" w:space="0" w:color="auto"/>
              </w:divBdr>
              <w:divsChild>
                <w:div w:id="2090149810">
                  <w:marLeft w:val="0"/>
                  <w:marRight w:val="0"/>
                  <w:marTop w:val="0"/>
                  <w:marBottom w:val="0"/>
                  <w:divBdr>
                    <w:top w:val="none" w:sz="0" w:space="0" w:color="auto"/>
                    <w:left w:val="none" w:sz="0" w:space="0" w:color="auto"/>
                    <w:bottom w:val="none" w:sz="0" w:space="0" w:color="auto"/>
                    <w:right w:val="none" w:sz="0" w:space="0" w:color="auto"/>
                  </w:divBdr>
                  <w:divsChild>
                    <w:div w:id="205217421">
                      <w:marLeft w:val="0"/>
                      <w:marRight w:val="0"/>
                      <w:marTop w:val="0"/>
                      <w:marBottom w:val="0"/>
                      <w:divBdr>
                        <w:top w:val="none" w:sz="0" w:space="0" w:color="auto"/>
                        <w:left w:val="none" w:sz="0" w:space="0" w:color="auto"/>
                        <w:bottom w:val="none" w:sz="0" w:space="0" w:color="auto"/>
                        <w:right w:val="none" w:sz="0" w:space="0" w:color="auto"/>
                      </w:divBdr>
                      <w:divsChild>
                        <w:div w:id="15482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95223">
              <w:marLeft w:val="0"/>
              <w:marRight w:val="0"/>
              <w:marTop w:val="0"/>
              <w:marBottom w:val="0"/>
              <w:divBdr>
                <w:top w:val="none" w:sz="0" w:space="0" w:color="auto"/>
                <w:left w:val="none" w:sz="0" w:space="0" w:color="auto"/>
                <w:bottom w:val="none" w:sz="0" w:space="0" w:color="auto"/>
                <w:right w:val="none" w:sz="0" w:space="0" w:color="auto"/>
              </w:divBdr>
              <w:divsChild>
                <w:div w:id="1691489207">
                  <w:marLeft w:val="0"/>
                  <w:marRight w:val="0"/>
                  <w:marTop w:val="0"/>
                  <w:marBottom w:val="0"/>
                  <w:divBdr>
                    <w:top w:val="none" w:sz="0" w:space="0" w:color="auto"/>
                    <w:left w:val="none" w:sz="0" w:space="0" w:color="auto"/>
                    <w:bottom w:val="none" w:sz="0" w:space="0" w:color="auto"/>
                    <w:right w:val="none" w:sz="0" w:space="0" w:color="auto"/>
                  </w:divBdr>
                  <w:divsChild>
                    <w:div w:id="106774071">
                      <w:marLeft w:val="0"/>
                      <w:marRight w:val="0"/>
                      <w:marTop w:val="0"/>
                      <w:marBottom w:val="0"/>
                      <w:divBdr>
                        <w:top w:val="none" w:sz="0" w:space="0" w:color="auto"/>
                        <w:left w:val="none" w:sz="0" w:space="0" w:color="auto"/>
                        <w:bottom w:val="none" w:sz="0" w:space="0" w:color="auto"/>
                        <w:right w:val="none" w:sz="0" w:space="0" w:color="auto"/>
                      </w:divBdr>
                      <w:divsChild>
                        <w:div w:id="4995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6773">
              <w:marLeft w:val="0"/>
              <w:marRight w:val="0"/>
              <w:marTop w:val="0"/>
              <w:marBottom w:val="0"/>
              <w:divBdr>
                <w:top w:val="none" w:sz="0" w:space="0" w:color="auto"/>
                <w:left w:val="none" w:sz="0" w:space="0" w:color="auto"/>
                <w:bottom w:val="none" w:sz="0" w:space="0" w:color="auto"/>
                <w:right w:val="none" w:sz="0" w:space="0" w:color="auto"/>
              </w:divBdr>
              <w:divsChild>
                <w:div w:id="1390151346">
                  <w:marLeft w:val="0"/>
                  <w:marRight w:val="0"/>
                  <w:marTop w:val="0"/>
                  <w:marBottom w:val="0"/>
                  <w:divBdr>
                    <w:top w:val="none" w:sz="0" w:space="0" w:color="auto"/>
                    <w:left w:val="none" w:sz="0" w:space="0" w:color="auto"/>
                    <w:bottom w:val="none" w:sz="0" w:space="0" w:color="auto"/>
                    <w:right w:val="none" w:sz="0" w:space="0" w:color="auto"/>
                  </w:divBdr>
                  <w:divsChild>
                    <w:div w:id="1808278843">
                      <w:marLeft w:val="0"/>
                      <w:marRight w:val="0"/>
                      <w:marTop w:val="0"/>
                      <w:marBottom w:val="0"/>
                      <w:divBdr>
                        <w:top w:val="none" w:sz="0" w:space="0" w:color="auto"/>
                        <w:left w:val="none" w:sz="0" w:space="0" w:color="auto"/>
                        <w:bottom w:val="none" w:sz="0" w:space="0" w:color="auto"/>
                        <w:right w:val="none" w:sz="0" w:space="0" w:color="auto"/>
                      </w:divBdr>
                      <w:divsChild>
                        <w:div w:id="16306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9381">
              <w:marLeft w:val="0"/>
              <w:marRight w:val="0"/>
              <w:marTop w:val="0"/>
              <w:marBottom w:val="0"/>
              <w:divBdr>
                <w:top w:val="none" w:sz="0" w:space="0" w:color="auto"/>
                <w:left w:val="none" w:sz="0" w:space="0" w:color="auto"/>
                <w:bottom w:val="none" w:sz="0" w:space="0" w:color="auto"/>
                <w:right w:val="none" w:sz="0" w:space="0" w:color="auto"/>
              </w:divBdr>
              <w:divsChild>
                <w:div w:id="1483621958">
                  <w:marLeft w:val="0"/>
                  <w:marRight w:val="0"/>
                  <w:marTop w:val="0"/>
                  <w:marBottom w:val="0"/>
                  <w:divBdr>
                    <w:top w:val="none" w:sz="0" w:space="0" w:color="auto"/>
                    <w:left w:val="none" w:sz="0" w:space="0" w:color="auto"/>
                    <w:bottom w:val="none" w:sz="0" w:space="0" w:color="auto"/>
                    <w:right w:val="none" w:sz="0" w:space="0" w:color="auto"/>
                  </w:divBdr>
                  <w:divsChild>
                    <w:div w:id="2063749745">
                      <w:marLeft w:val="0"/>
                      <w:marRight w:val="0"/>
                      <w:marTop w:val="0"/>
                      <w:marBottom w:val="0"/>
                      <w:divBdr>
                        <w:top w:val="none" w:sz="0" w:space="0" w:color="auto"/>
                        <w:left w:val="none" w:sz="0" w:space="0" w:color="auto"/>
                        <w:bottom w:val="none" w:sz="0" w:space="0" w:color="auto"/>
                        <w:right w:val="none" w:sz="0" w:space="0" w:color="auto"/>
                      </w:divBdr>
                      <w:divsChild>
                        <w:div w:id="9273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2591">
              <w:marLeft w:val="0"/>
              <w:marRight w:val="0"/>
              <w:marTop w:val="0"/>
              <w:marBottom w:val="0"/>
              <w:divBdr>
                <w:top w:val="none" w:sz="0" w:space="0" w:color="auto"/>
                <w:left w:val="none" w:sz="0" w:space="0" w:color="auto"/>
                <w:bottom w:val="none" w:sz="0" w:space="0" w:color="auto"/>
                <w:right w:val="none" w:sz="0" w:space="0" w:color="auto"/>
              </w:divBdr>
              <w:divsChild>
                <w:div w:id="1303080180">
                  <w:marLeft w:val="0"/>
                  <w:marRight w:val="0"/>
                  <w:marTop w:val="0"/>
                  <w:marBottom w:val="0"/>
                  <w:divBdr>
                    <w:top w:val="none" w:sz="0" w:space="0" w:color="auto"/>
                    <w:left w:val="none" w:sz="0" w:space="0" w:color="auto"/>
                    <w:bottom w:val="none" w:sz="0" w:space="0" w:color="auto"/>
                    <w:right w:val="none" w:sz="0" w:space="0" w:color="auto"/>
                  </w:divBdr>
                  <w:divsChild>
                    <w:div w:id="508984634">
                      <w:marLeft w:val="0"/>
                      <w:marRight w:val="0"/>
                      <w:marTop w:val="0"/>
                      <w:marBottom w:val="0"/>
                      <w:divBdr>
                        <w:top w:val="none" w:sz="0" w:space="0" w:color="auto"/>
                        <w:left w:val="none" w:sz="0" w:space="0" w:color="auto"/>
                        <w:bottom w:val="none" w:sz="0" w:space="0" w:color="auto"/>
                        <w:right w:val="none" w:sz="0" w:space="0" w:color="auto"/>
                      </w:divBdr>
                      <w:divsChild>
                        <w:div w:id="560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094045">
      <w:bodyDiv w:val="1"/>
      <w:marLeft w:val="0"/>
      <w:marRight w:val="0"/>
      <w:marTop w:val="0"/>
      <w:marBottom w:val="0"/>
      <w:divBdr>
        <w:top w:val="none" w:sz="0" w:space="0" w:color="auto"/>
        <w:left w:val="none" w:sz="0" w:space="0" w:color="auto"/>
        <w:bottom w:val="none" w:sz="0" w:space="0" w:color="auto"/>
        <w:right w:val="none" w:sz="0" w:space="0" w:color="auto"/>
      </w:divBdr>
      <w:divsChild>
        <w:div w:id="214898650">
          <w:marLeft w:val="0"/>
          <w:marRight w:val="0"/>
          <w:marTop w:val="0"/>
          <w:marBottom w:val="0"/>
          <w:divBdr>
            <w:top w:val="none" w:sz="0" w:space="0" w:color="auto"/>
            <w:left w:val="none" w:sz="0" w:space="0" w:color="auto"/>
            <w:bottom w:val="none" w:sz="0" w:space="0" w:color="auto"/>
            <w:right w:val="none" w:sz="0" w:space="0" w:color="auto"/>
          </w:divBdr>
          <w:divsChild>
            <w:div w:id="1981492888">
              <w:marLeft w:val="0"/>
              <w:marRight w:val="0"/>
              <w:marTop w:val="0"/>
              <w:marBottom w:val="0"/>
              <w:divBdr>
                <w:top w:val="none" w:sz="0" w:space="0" w:color="auto"/>
                <w:left w:val="none" w:sz="0" w:space="0" w:color="auto"/>
                <w:bottom w:val="none" w:sz="0" w:space="0" w:color="auto"/>
                <w:right w:val="none" w:sz="0" w:space="0" w:color="auto"/>
              </w:divBdr>
              <w:divsChild>
                <w:div w:id="2264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442320">
      <w:bodyDiv w:val="1"/>
      <w:marLeft w:val="0"/>
      <w:marRight w:val="0"/>
      <w:marTop w:val="0"/>
      <w:marBottom w:val="0"/>
      <w:divBdr>
        <w:top w:val="none" w:sz="0" w:space="0" w:color="auto"/>
        <w:left w:val="none" w:sz="0" w:space="0" w:color="auto"/>
        <w:bottom w:val="none" w:sz="0" w:space="0" w:color="auto"/>
        <w:right w:val="none" w:sz="0" w:space="0" w:color="auto"/>
      </w:divBdr>
    </w:div>
    <w:div w:id="381635313">
      <w:bodyDiv w:val="1"/>
      <w:marLeft w:val="0"/>
      <w:marRight w:val="0"/>
      <w:marTop w:val="0"/>
      <w:marBottom w:val="0"/>
      <w:divBdr>
        <w:top w:val="none" w:sz="0" w:space="0" w:color="auto"/>
        <w:left w:val="none" w:sz="0" w:space="0" w:color="auto"/>
        <w:bottom w:val="none" w:sz="0" w:space="0" w:color="auto"/>
        <w:right w:val="none" w:sz="0" w:space="0" w:color="auto"/>
      </w:divBdr>
    </w:div>
    <w:div w:id="396127446">
      <w:bodyDiv w:val="1"/>
      <w:marLeft w:val="0"/>
      <w:marRight w:val="0"/>
      <w:marTop w:val="0"/>
      <w:marBottom w:val="0"/>
      <w:divBdr>
        <w:top w:val="none" w:sz="0" w:space="0" w:color="auto"/>
        <w:left w:val="none" w:sz="0" w:space="0" w:color="auto"/>
        <w:bottom w:val="none" w:sz="0" w:space="0" w:color="auto"/>
        <w:right w:val="none" w:sz="0" w:space="0" w:color="auto"/>
      </w:divBdr>
      <w:divsChild>
        <w:div w:id="470171283">
          <w:marLeft w:val="0"/>
          <w:marRight w:val="0"/>
          <w:marTop w:val="0"/>
          <w:marBottom w:val="0"/>
          <w:divBdr>
            <w:top w:val="none" w:sz="0" w:space="0" w:color="auto"/>
            <w:left w:val="none" w:sz="0" w:space="0" w:color="auto"/>
            <w:bottom w:val="none" w:sz="0" w:space="0" w:color="auto"/>
            <w:right w:val="none" w:sz="0" w:space="0" w:color="auto"/>
          </w:divBdr>
          <w:divsChild>
            <w:div w:id="1976011">
              <w:marLeft w:val="0"/>
              <w:marRight w:val="0"/>
              <w:marTop w:val="0"/>
              <w:marBottom w:val="0"/>
              <w:divBdr>
                <w:top w:val="none" w:sz="0" w:space="0" w:color="auto"/>
                <w:left w:val="none" w:sz="0" w:space="0" w:color="auto"/>
                <w:bottom w:val="none" w:sz="0" w:space="0" w:color="auto"/>
                <w:right w:val="none" w:sz="0" w:space="0" w:color="auto"/>
              </w:divBdr>
            </w:div>
            <w:div w:id="8609017">
              <w:marLeft w:val="0"/>
              <w:marRight w:val="0"/>
              <w:marTop w:val="0"/>
              <w:marBottom w:val="0"/>
              <w:divBdr>
                <w:top w:val="none" w:sz="0" w:space="0" w:color="auto"/>
                <w:left w:val="none" w:sz="0" w:space="0" w:color="auto"/>
                <w:bottom w:val="none" w:sz="0" w:space="0" w:color="auto"/>
                <w:right w:val="none" w:sz="0" w:space="0" w:color="auto"/>
              </w:divBdr>
            </w:div>
            <w:div w:id="21246746">
              <w:marLeft w:val="0"/>
              <w:marRight w:val="0"/>
              <w:marTop w:val="0"/>
              <w:marBottom w:val="0"/>
              <w:divBdr>
                <w:top w:val="none" w:sz="0" w:space="0" w:color="auto"/>
                <w:left w:val="none" w:sz="0" w:space="0" w:color="auto"/>
                <w:bottom w:val="none" w:sz="0" w:space="0" w:color="auto"/>
                <w:right w:val="none" w:sz="0" w:space="0" w:color="auto"/>
              </w:divBdr>
            </w:div>
            <w:div w:id="21981868">
              <w:marLeft w:val="0"/>
              <w:marRight w:val="0"/>
              <w:marTop w:val="0"/>
              <w:marBottom w:val="0"/>
              <w:divBdr>
                <w:top w:val="none" w:sz="0" w:space="0" w:color="auto"/>
                <w:left w:val="none" w:sz="0" w:space="0" w:color="auto"/>
                <w:bottom w:val="none" w:sz="0" w:space="0" w:color="auto"/>
                <w:right w:val="none" w:sz="0" w:space="0" w:color="auto"/>
              </w:divBdr>
            </w:div>
            <w:div w:id="22675824">
              <w:marLeft w:val="0"/>
              <w:marRight w:val="0"/>
              <w:marTop w:val="0"/>
              <w:marBottom w:val="0"/>
              <w:divBdr>
                <w:top w:val="none" w:sz="0" w:space="0" w:color="auto"/>
                <w:left w:val="none" w:sz="0" w:space="0" w:color="auto"/>
                <w:bottom w:val="none" w:sz="0" w:space="0" w:color="auto"/>
                <w:right w:val="none" w:sz="0" w:space="0" w:color="auto"/>
              </w:divBdr>
            </w:div>
            <w:div w:id="26109145">
              <w:marLeft w:val="0"/>
              <w:marRight w:val="0"/>
              <w:marTop w:val="0"/>
              <w:marBottom w:val="0"/>
              <w:divBdr>
                <w:top w:val="none" w:sz="0" w:space="0" w:color="auto"/>
                <w:left w:val="none" w:sz="0" w:space="0" w:color="auto"/>
                <w:bottom w:val="none" w:sz="0" w:space="0" w:color="auto"/>
                <w:right w:val="none" w:sz="0" w:space="0" w:color="auto"/>
              </w:divBdr>
            </w:div>
            <w:div w:id="26375373">
              <w:marLeft w:val="0"/>
              <w:marRight w:val="0"/>
              <w:marTop w:val="0"/>
              <w:marBottom w:val="0"/>
              <w:divBdr>
                <w:top w:val="none" w:sz="0" w:space="0" w:color="auto"/>
                <w:left w:val="none" w:sz="0" w:space="0" w:color="auto"/>
                <w:bottom w:val="none" w:sz="0" w:space="0" w:color="auto"/>
                <w:right w:val="none" w:sz="0" w:space="0" w:color="auto"/>
              </w:divBdr>
            </w:div>
            <w:div w:id="27612469">
              <w:marLeft w:val="0"/>
              <w:marRight w:val="0"/>
              <w:marTop w:val="0"/>
              <w:marBottom w:val="0"/>
              <w:divBdr>
                <w:top w:val="none" w:sz="0" w:space="0" w:color="auto"/>
                <w:left w:val="none" w:sz="0" w:space="0" w:color="auto"/>
                <w:bottom w:val="none" w:sz="0" w:space="0" w:color="auto"/>
                <w:right w:val="none" w:sz="0" w:space="0" w:color="auto"/>
              </w:divBdr>
            </w:div>
            <w:div w:id="29574929">
              <w:marLeft w:val="0"/>
              <w:marRight w:val="0"/>
              <w:marTop w:val="0"/>
              <w:marBottom w:val="0"/>
              <w:divBdr>
                <w:top w:val="none" w:sz="0" w:space="0" w:color="auto"/>
                <w:left w:val="none" w:sz="0" w:space="0" w:color="auto"/>
                <w:bottom w:val="none" w:sz="0" w:space="0" w:color="auto"/>
                <w:right w:val="none" w:sz="0" w:space="0" w:color="auto"/>
              </w:divBdr>
            </w:div>
            <w:div w:id="29575275">
              <w:marLeft w:val="0"/>
              <w:marRight w:val="0"/>
              <w:marTop w:val="0"/>
              <w:marBottom w:val="0"/>
              <w:divBdr>
                <w:top w:val="none" w:sz="0" w:space="0" w:color="auto"/>
                <w:left w:val="none" w:sz="0" w:space="0" w:color="auto"/>
                <w:bottom w:val="none" w:sz="0" w:space="0" w:color="auto"/>
                <w:right w:val="none" w:sz="0" w:space="0" w:color="auto"/>
              </w:divBdr>
            </w:div>
            <w:div w:id="30694663">
              <w:marLeft w:val="0"/>
              <w:marRight w:val="0"/>
              <w:marTop w:val="0"/>
              <w:marBottom w:val="0"/>
              <w:divBdr>
                <w:top w:val="none" w:sz="0" w:space="0" w:color="auto"/>
                <w:left w:val="none" w:sz="0" w:space="0" w:color="auto"/>
                <w:bottom w:val="none" w:sz="0" w:space="0" w:color="auto"/>
                <w:right w:val="none" w:sz="0" w:space="0" w:color="auto"/>
              </w:divBdr>
            </w:div>
            <w:div w:id="32076373">
              <w:marLeft w:val="0"/>
              <w:marRight w:val="0"/>
              <w:marTop w:val="0"/>
              <w:marBottom w:val="0"/>
              <w:divBdr>
                <w:top w:val="none" w:sz="0" w:space="0" w:color="auto"/>
                <w:left w:val="none" w:sz="0" w:space="0" w:color="auto"/>
                <w:bottom w:val="none" w:sz="0" w:space="0" w:color="auto"/>
                <w:right w:val="none" w:sz="0" w:space="0" w:color="auto"/>
              </w:divBdr>
              <w:divsChild>
                <w:div w:id="291132049">
                  <w:marLeft w:val="0"/>
                  <w:marRight w:val="0"/>
                  <w:marTop w:val="0"/>
                  <w:marBottom w:val="0"/>
                  <w:divBdr>
                    <w:top w:val="none" w:sz="0" w:space="0" w:color="auto"/>
                    <w:left w:val="none" w:sz="0" w:space="0" w:color="auto"/>
                    <w:bottom w:val="none" w:sz="0" w:space="0" w:color="auto"/>
                    <w:right w:val="none" w:sz="0" w:space="0" w:color="auto"/>
                  </w:divBdr>
                </w:div>
                <w:div w:id="325062727">
                  <w:marLeft w:val="0"/>
                  <w:marRight w:val="0"/>
                  <w:marTop w:val="0"/>
                  <w:marBottom w:val="0"/>
                  <w:divBdr>
                    <w:top w:val="none" w:sz="0" w:space="0" w:color="auto"/>
                    <w:left w:val="none" w:sz="0" w:space="0" w:color="auto"/>
                    <w:bottom w:val="none" w:sz="0" w:space="0" w:color="auto"/>
                    <w:right w:val="none" w:sz="0" w:space="0" w:color="auto"/>
                  </w:divBdr>
                </w:div>
                <w:div w:id="496769114">
                  <w:marLeft w:val="0"/>
                  <w:marRight w:val="0"/>
                  <w:marTop w:val="0"/>
                  <w:marBottom w:val="0"/>
                  <w:divBdr>
                    <w:top w:val="none" w:sz="0" w:space="0" w:color="auto"/>
                    <w:left w:val="none" w:sz="0" w:space="0" w:color="auto"/>
                    <w:bottom w:val="none" w:sz="0" w:space="0" w:color="auto"/>
                    <w:right w:val="none" w:sz="0" w:space="0" w:color="auto"/>
                  </w:divBdr>
                </w:div>
                <w:div w:id="1157187981">
                  <w:marLeft w:val="0"/>
                  <w:marRight w:val="0"/>
                  <w:marTop w:val="0"/>
                  <w:marBottom w:val="0"/>
                  <w:divBdr>
                    <w:top w:val="none" w:sz="0" w:space="0" w:color="auto"/>
                    <w:left w:val="none" w:sz="0" w:space="0" w:color="auto"/>
                    <w:bottom w:val="none" w:sz="0" w:space="0" w:color="auto"/>
                    <w:right w:val="none" w:sz="0" w:space="0" w:color="auto"/>
                  </w:divBdr>
                </w:div>
                <w:div w:id="1266499895">
                  <w:marLeft w:val="0"/>
                  <w:marRight w:val="0"/>
                  <w:marTop w:val="0"/>
                  <w:marBottom w:val="0"/>
                  <w:divBdr>
                    <w:top w:val="none" w:sz="0" w:space="0" w:color="auto"/>
                    <w:left w:val="none" w:sz="0" w:space="0" w:color="auto"/>
                    <w:bottom w:val="none" w:sz="0" w:space="0" w:color="auto"/>
                    <w:right w:val="none" w:sz="0" w:space="0" w:color="auto"/>
                  </w:divBdr>
                </w:div>
                <w:div w:id="1465347603">
                  <w:marLeft w:val="0"/>
                  <w:marRight w:val="0"/>
                  <w:marTop w:val="0"/>
                  <w:marBottom w:val="0"/>
                  <w:divBdr>
                    <w:top w:val="none" w:sz="0" w:space="0" w:color="auto"/>
                    <w:left w:val="none" w:sz="0" w:space="0" w:color="auto"/>
                    <w:bottom w:val="none" w:sz="0" w:space="0" w:color="auto"/>
                    <w:right w:val="none" w:sz="0" w:space="0" w:color="auto"/>
                  </w:divBdr>
                </w:div>
                <w:div w:id="1522350943">
                  <w:marLeft w:val="0"/>
                  <w:marRight w:val="0"/>
                  <w:marTop w:val="0"/>
                  <w:marBottom w:val="0"/>
                  <w:divBdr>
                    <w:top w:val="none" w:sz="0" w:space="0" w:color="auto"/>
                    <w:left w:val="none" w:sz="0" w:space="0" w:color="auto"/>
                    <w:bottom w:val="none" w:sz="0" w:space="0" w:color="auto"/>
                    <w:right w:val="none" w:sz="0" w:space="0" w:color="auto"/>
                  </w:divBdr>
                </w:div>
                <w:div w:id="1690376354">
                  <w:marLeft w:val="0"/>
                  <w:marRight w:val="0"/>
                  <w:marTop w:val="0"/>
                  <w:marBottom w:val="0"/>
                  <w:divBdr>
                    <w:top w:val="none" w:sz="0" w:space="0" w:color="auto"/>
                    <w:left w:val="none" w:sz="0" w:space="0" w:color="auto"/>
                    <w:bottom w:val="none" w:sz="0" w:space="0" w:color="auto"/>
                    <w:right w:val="none" w:sz="0" w:space="0" w:color="auto"/>
                  </w:divBdr>
                </w:div>
                <w:div w:id="2028748363">
                  <w:marLeft w:val="0"/>
                  <w:marRight w:val="0"/>
                  <w:marTop w:val="0"/>
                  <w:marBottom w:val="0"/>
                  <w:divBdr>
                    <w:top w:val="none" w:sz="0" w:space="0" w:color="auto"/>
                    <w:left w:val="none" w:sz="0" w:space="0" w:color="auto"/>
                    <w:bottom w:val="none" w:sz="0" w:space="0" w:color="auto"/>
                    <w:right w:val="none" w:sz="0" w:space="0" w:color="auto"/>
                  </w:divBdr>
                </w:div>
                <w:div w:id="2087409979">
                  <w:marLeft w:val="0"/>
                  <w:marRight w:val="0"/>
                  <w:marTop w:val="0"/>
                  <w:marBottom w:val="0"/>
                  <w:divBdr>
                    <w:top w:val="none" w:sz="0" w:space="0" w:color="auto"/>
                    <w:left w:val="none" w:sz="0" w:space="0" w:color="auto"/>
                    <w:bottom w:val="none" w:sz="0" w:space="0" w:color="auto"/>
                    <w:right w:val="none" w:sz="0" w:space="0" w:color="auto"/>
                  </w:divBdr>
                </w:div>
              </w:divsChild>
            </w:div>
            <w:div w:id="35081181">
              <w:marLeft w:val="0"/>
              <w:marRight w:val="0"/>
              <w:marTop w:val="0"/>
              <w:marBottom w:val="0"/>
              <w:divBdr>
                <w:top w:val="none" w:sz="0" w:space="0" w:color="auto"/>
                <w:left w:val="none" w:sz="0" w:space="0" w:color="auto"/>
                <w:bottom w:val="none" w:sz="0" w:space="0" w:color="auto"/>
                <w:right w:val="none" w:sz="0" w:space="0" w:color="auto"/>
              </w:divBdr>
            </w:div>
            <w:div w:id="39327898">
              <w:marLeft w:val="0"/>
              <w:marRight w:val="0"/>
              <w:marTop w:val="0"/>
              <w:marBottom w:val="0"/>
              <w:divBdr>
                <w:top w:val="none" w:sz="0" w:space="0" w:color="auto"/>
                <w:left w:val="none" w:sz="0" w:space="0" w:color="auto"/>
                <w:bottom w:val="none" w:sz="0" w:space="0" w:color="auto"/>
                <w:right w:val="none" w:sz="0" w:space="0" w:color="auto"/>
              </w:divBdr>
            </w:div>
            <w:div w:id="39599768">
              <w:marLeft w:val="0"/>
              <w:marRight w:val="0"/>
              <w:marTop w:val="0"/>
              <w:marBottom w:val="0"/>
              <w:divBdr>
                <w:top w:val="none" w:sz="0" w:space="0" w:color="auto"/>
                <w:left w:val="none" w:sz="0" w:space="0" w:color="auto"/>
                <w:bottom w:val="none" w:sz="0" w:space="0" w:color="auto"/>
                <w:right w:val="none" w:sz="0" w:space="0" w:color="auto"/>
              </w:divBdr>
            </w:div>
            <w:div w:id="44725035">
              <w:marLeft w:val="0"/>
              <w:marRight w:val="0"/>
              <w:marTop w:val="0"/>
              <w:marBottom w:val="0"/>
              <w:divBdr>
                <w:top w:val="none" w:sz="0" w:space="0" w:color="auto"/>
                <w:left w:val="none" w:sz="0" w:space="0" w:color="auto"/>
                <w:bottom w:val="none" w:sz="0" w:space="0" w:color="auto"/>
                <w:right w:val="none" w:sz="0" w:space="0" w:color="auto"/>
              </w:divBdr>
            </w:div>
            <w:div w:id="46413502">
              <w:marLeft w:val="0"/>
              <w:marRight w:val="0"/>
              <w:marTop w:val="0"/>
              <w:marBottom w:val="0"/>
              <w:divBdr>
                <w:top w:val="none" w:sz="0" w:space="0" w:color="auto"/>
                <w:left w:val="none" w:sz="0" w:space="0" w:color="auto"/>
                <w:bottom w:val="none" w:sz="0" w:space="0" w:color="auto"/>
                <w:right w:val="none" w:sz="0" w:space="0" w:color="auto"/>
              </w:divBdr>
            </w:div>
            <w:div w:id="50036564">
              <w:marLeft w:val="0"/>
              <w:marRight w:val="0"/>
              <w:marTop w:val="0"/>
              <w:marBottom w:val="0"/>
              <w:divBdr>
                <w:top w:val="none" w:sz="0" w:space="0" w:color="auto"/>
                <w:left w:val="none" w:sz="0" w:space="0" w:color="auto"/>
                <w:bottom w:val="none" w:sz="0" w:space="0" w:color="auto"/>
                <w:right w:val="none" w:sz="0" w:space="0" w:color="auto"/>
              </w:divBdr>
            </w:div>
            <w:div w:id="59986070">
              <w:marLeft w:val="0"/>
              <w:marRight w:val="0"/>
              <w:marTop w:val="0"/>
              <w:marBottom w:val="0"/>
              <w:divBdr>
                <w:top w:val="none" w:sz="0" w:space="0" w:color="auto"/>
                <w:left w:val="none" w:sz="0" w:space="0" w:color="auto"/>
                <w:bottom w:val="none" w:sz="0" w:space="0" w:color="auto"/>
                <w:right w:val="none" w:sz="0" w:space="0" w:color="auto"/>
              </w:divBdr>
            </w:div>
            <w:div w:id="60757023">
              <w:marLeft w:val="0"/>
              <w:marRight w:val="0"/>
              <w:marTop w:val="0"/>
              <w:marBottom w:val="0"/>
              <w:divBdr>
                <w:top w:val="none" w:sz="0" w:space="0" w:color="auto"/>
                <w:left w:val="none" w:sz="0" w:space="0" w:color="auto"/>
                <w:bottom w:val="none" w:sz="0" w:space="0" w:color="auto"/>
                <w:right w:val="none" w:sz="0" w:space="0" w:color="auto"/>
              </w:divBdr>
            </w:div>
            <w:div w:id="61369564">
              <w:marLeft w:val="0"/>
              <w:marRight w:val="0"/>
              <w:marTop w:val="0"/>
              <w:marBottom w:val="0"/>
              <w:divBdr>
                <w:top w:val="none" w:sz="0" w:space="0" w:color="auto"/>
                <w:left w:val="none" w:sz="0" w:space="0" w:color="auto"/>
                <w:bottom w:val="none" w:sz="0" w:space="0" w:color="auto"/>
                <w:right w:val="none" w:sz="0" w:space="0" w:color="auto"/>
              </w:divBdr>
            </w:div>
            <w:div w:id="65033942">
              <w:marLeft w:val="0"/>
              <w:marRight w:val="0"/>
              <w:marTop w:val="0"/>
              <w:marBottom w:val="0"/>
              <w:divBdr>
                <w:top w:val="none" w:sz="0" w:space="0" w:color="auto"/>
                <w:left w:val="none" w:sz="0" w:space="0" w:color="auto"/>
                <w:bottom w:val="none" w:sz="0" w:space="0" w:color="auto"/>
                <w:right w:val="none" w:sz="0" w:space="0" w:color="auto"/>
              </w:divBdr>
            </w:div>
            <w:div w:id="67316065">
              <w:marLeft w:val="0"/>
              <w:marRight w:val="0"/>
              <w:marTop w:val="0"/>
              <w:marBottom w:val="0"/>
              <w:divBdr>
                <w:top w:val="none" w:sz="0" w:space="0" w:color="auto"/>
                <w:left w:val="none" w:sz="0" w:space="0" w:color="auto"/>
                <w:bottom w:val="none" w:sz="0" w:space="0" w:color="auto"/>
                <w:right w:val="none" w:sz="0" w:space="0" w:color="auto"/>
              </w:divBdr>
            </w:div>
            <w:div w:id="74594347">
              <w:marLeft w:val="0"/>
              <w:marRight w:val="0"/>
              <w:marTop w:val="0"/>
              <w:marBottom w:val="0"/>
              <w:divBdr>
                <w:top w:val="none" w:sz="0" w:space="0" w:color="auto"/>
                <w:left w:val="none" w:sz="0" w:space="0" w:color="auto"/>
                <w:bottom w:val="none" w:sz="0" w:space="0" w:color="auto"/>
                <w:right w:val="none" w:sz="0" w:space="0" w:color="auto"/>
              </w:divBdr>
            </w:div>
            <w:div w:id="78723336">
              <w:marLeft w:val="0"/>
              <w:marRight w:val="0"/>
              <w:marTop w:val="0"/>
              <w:marBottom w:val="0"/>
              <w:divBdr>
                <w:top w:val="none" w:sz="0" w:space="0" w:color="auto"/>
                <w:left w:val="none" w:sz="0" w:space="0" w:color="auto"/>
                <w:bottom w:val="none" w:sz="0" w:space="0" w:color="auto"/>
                <w:right w:val="none" w:sz="0" w:space="0" w:color="auto"/>
              </w:divBdr>
            </w:div>
            <w:div w:id="82193802">
              <w:marLeft w:val="0"/>
              <w:marRight w:val="0"/>
              <w:marTop w:val="0"/>
              <w:marBottom w:val="0"/>
              <w:divBdr>
                <w:top w:val="none" w:sz="0" w:space="0" w:color="auto"/>
                <w:left w:val="none" w:sz="0" w:space="0" w:color="auto"/>
                <w:bottom w:val="none" w:sz="0" w:space="0" w:color="auto"/>
                <w:right w:val="none" w:sz="0" w:space="0" w:color="auto"/>
              </w:divBdr>
            </w:div>
            <w:div w:id="84307810">
              <w:marLeft w:val="0"/>
              <w:marRight w:val="0"/>
              <w:marTop w:val="0"/>
              <w:marBottom w:val="0"/>
              <w:divBdr>
                <w:top w:val="none" w:sz="0" w:space="0" w:color="auto"/>
                <w:left w:val="none" w:sz="0" w:space="0" w:color="auto"/>
                <w:bottom w:val="none" w:sz="0" w:space="0" w:color="auto"/>
                <w:right w:val="none" w:sz="0" w:space="0" w:color="auto"/>
              </w:divBdr>
            </w:div>
            <w:div w:id="86120791">
              <w:marLeft w:val="0"/>
              <w:marRight w:val="0"/>
              <w:marTop w:val="0"/>
              <w:marBottom w:val="0"/>
              <w:divBdr>
                <w:top w:val="none" w:sz="0" w:space="0" w:color="auto"/>
                <w:left w:val="none" w:sz="0" w:space="0" w:color="auto"/>
                <w:bottom w:val="none" w:sz="0" w:space="0" w:color="auto"/>
                <w:right w:val="none" w:sz="0" w:space="0" w:color="auto"/>
              </w:divBdr>
            </w:div>
            <w:div w:id="89784374">
              <w:marLeft w:val="0"/>
              <w:marRight w:val="0"/>
              <w:marTop w:val="0"/>
              <w:marBottom w:val="0"/>
              <w:divBdr>
                <w:top w:val="none" w:sz="0" w:space="0" w:color="auto"/>
                <w:left w:val="none" w:sz="0" w:space="0" w:color="auto"/>
                <w:bottom w:val="none" w:sz="0" w:space="0" w:color="auto"/>
                <w:right w:val="none" w:sz="0" w:space="0" w:color="auto"/>
              </w:divBdr>
            </w:div>
            <w:div w:id="92097130">
              <w:marLeft w:val="0"/>
              <w:marRight w:val="0"/>
              <w:marTop w:val="0"/>
              <w:marBottom w:val="0"/>
              <w:divBdr>
                <w:top w:val="none" w:sz="0" w:space="0" w:color="auto"/>
                <w:left w:val="none" w:sz="0" w:space="0" w:color="auto"/>
                <w:bottom w:val="none" w:sz="0" w:space="0" w:color="auto"/>
                <w:right w:val="none" w:sz="0" w:space="0" w:color="auto"/>
              </w:divBdr>
            </w:div>
            <w:div w:id="97918653">
              <w:marLeft w:val="0"/>
              <w:marRight w:val="0"/>
              <w:marTop w:val="0"/>
              <w:marBottom w:val="0"/>
              <w:divBdr>
                <w:top w:val="none" w:sz="0" w:space="0" w:color="auto"/>
                <w:left w:val="none" w:sz="0" w:space="0" w:color="auto"/>
                <w:bottom w:val="none" w:sz="0" w:space="0" w:color="auto"/>
                <w:right w:val="none" w:sz="0" w:space="0" w:color="auto"/>
              </w:divBdr>
            </w:div>
            <w:div w:id="97993105">
              <w:marLeft w:val="0"/>
              <w:marRight w:val="0"/>
              <w:marTop w:val="0"/>
              <w:marBottom w:val="0"/>
              <w:divBdr>
                <w:top w:val="none" w:sz="0" w:space="0" w:color="auto"/>
                <w:left w:val="none" w:sz="0" w:space="0" w:color="auto"/>
                <w:bottom w:val="none" w:sz="0" w:space="0" w:color="auto"/>
                <w:right w:val="none" w:sz="0" w:space="0" w:color="auto"/>
              </w:divBdr>
            </w:div>
            <w:div w:id="102193315">
              <w:marLeft w:val="0"/>
              <w:marRight w:val="0"/>
              <w:marTop w:val="0"/>
              <w:marBottom w:val="0"/>
              <w:divBdr>
                <w:top w:val="none" w:sz="0" w:space="0" w:color="auto"/>
                <w:left w:val="none" w:sz="0" w:space="0" w:color="auto"/>
                <w:bottom w:val="none" w:sz="0" w:space="0" w:color="auto"/>
                <w:right w:val="none" w:sz="0" w:space="0" w:color="auto"/>
              </w:divBdr>
            </w:div>
            <w:div w:id="102503173">
              <w:marLeft w:val="0"/>
              <w:marRight w:val="0"/>
              <w:marTop w:val="0"/>
              <w:marBottom w:val="0"/>
              <w:divBdr>
                <w:top w:val="none" w:sz="0" w:space="0" w:color="auto"/>
                <w:left w:val="none" w:sz="0" w:space="0" w:color="auto"/>
                <w:bottom w:val="none" w:sz="0" w:space="0" w:color="auto"/>
                <w:right w:val="none" w:sz="0" w:space="0" w:color="auto"/>
              </w:divBdr>
            </w:div>
            <w:div w:id="107236044">
              <w:marLeft w:val="0"/>
              <w:marRight w:val="0"/>
              <w:marTop w:val="0"/>
              <w:marBottom w:val="0"/>
              <w:divBdr>
                <w:top w:val="none" w:sz="0" w:space="0" w:color="auto"/>
                <w:left w:val="none" w:sz="0" w:space="0" w:color="auto"/>
                <w:bottom w:val="none" w:sz="0" w:space="0" w:color="auto"/>
                <w:right w:val="none" w:sz="0" w:space="0" w:color="auto"/>
              </w:divBdr>
            </w:div>
            <w:div w:id="115565155">
              <w:marLeft w:val="0"/>
              <w:marRight w:val="0"/>
              <w:marTop w:val="0"/>
              <w:marBottom w:val="0"/>
              <w:divBdr>
                <w:top w:val="none" w:sz="0" w:space="0" w:color="auto"/>
                <w:left w:val="none" w:sz="0" w:space="0" w:color="auto"/>
                <w:bottom w:val="none" w:sz="0" w:space="0" w:color="auto"/>
                <w:right w:val="none" w:sz="0" w:space="0" w:color="auto"/>
              </w:divBdr>
            </w:div>
            <w:div w:id="119615675">
              <w:marLeft w:val="0"/>
              <w:marRight w:val="0"/>
              <w:marTop w:val="0"/>
              <w:marBottom w:val="0"/>
              <w:divBdr>
                <w:top w:val="none" w:sz="0" w:space="0" w:color="auto"/>
                <w:left w:val="none" w:sz="0" w:space="0" w:color="auto"/>
                <w:bottom w:val="none" w:sz="0" w:space="0" w:color="auto"/>
                <w:right w:val="none" w:sz="0" w:space="0" w:color="auto"/>
              </w:divBdr>
            </w:div>
            <w:div w:id="127434429">
              <w:marLeft w:val="0"/>
              <w:marRight w:val="0"/>
              <w:marTop w:val="0"/>
              <w:marBottom w:val="0"/>
              <w:divBdr>
                <w:top w:val="none" w:sz="0" w:space="0" w:color="auto"/>
                <w:left w:val="none" w:sz="0" w:space="0" w:color="auto"/>
                <w:bottom w:val="none" w:sz="0" w:space="0" w:color="auto"/>
                <w:right w:val="none" w:sz="0" w:space="0" w:color="auto"/>
              </w:divBdr>
            </w:div>
            <w:div w:id="132452253">
              <w:marLeft w:val="0"/>
              <w:marRight w:val="0"/>
              <w:marTop w:val="0"/>
              <w:marBottom w:val="0"/>
              <w:divBdr>
                <w:top w:val="none" w:sz="0" w:space="0" w:color="auto"/>
                <w:left w:val="none" w:sz="0" w:space="0" w:color="auto"/>
                <w:bottom w:val="none" w:sz="0" w:space="0" w:color="auto"/>
                <w:right w:val="none" w:sz="0" w:space="0" w:color="auto"/>
              </w:divBdr>
              <w:divsChild>
                <w:div w:id="32657206">
                  <w:marLeft w:val="0"/>
                  <w:marRight w:val="0"/>
                  <w:marTop w:val="0"/>
                  <w:marBottom w:val="0"/>
                  <w:divBdr>
                    <w:top w:val="none" w:sz="0" w:space="0" w:color="auto"/>
                    <w:left w:val="none" w:sz="0" w:space="0" w:color="auto"/>
                    <w:bottom w:val="none" w:sz="0" w:space="0" w:color="auto"/>
                    <w:right w:val="none" w:sz="0" w:space="0" w:color="auto"/>
                  </w:divBdr>
                </w:div>
                <w:div w:id="117340418">
                  <w:marLeft w:val="0"/>
                  <w:marRight w:val="0"/>
                  <w:marTop w:val="0"/>
                  <w:marBottom w:val="0"/>
                  <w:divBdr>
                    <w:top w:val="none" w:sz="0" w:space="0" w:color="auto"/>
                    <w:left w:val="none" w:sz="0" w:space="0" w:color="auto"/>
                    <w:bottom w:val="none" w:sz="0" w:space="0" w:color="auto"/>
                    <w:right w:val="none" w:sz="0" w:space="0" w:color="auto"/>
                  </w:divBdr>
                </w:div>
                <w:div w:id="146678565">
                  <w:marLeft w:val="0"/>
                  <w:marRight w:val="0"/>
                  <w:marTop w:val="0"/>
                  <w:marBottom w:val="0"/>
                  <w:divBdr>
                    <w:top w:val="none" w:sz="0" w:space="0" w:color="auto"/>
                    <w:left w:val="none" w:sz="0" w:space="0" w:color="auto"/>
                    <w:bottom w:val="none" w:sz="0" w:space="0" w:color="auto"/>
                    <w:right w:val="none" w:sz="0" w:space="0" w:color="auto"/>
                  </w:divBdr>
                </w:div>
                <w:div w:id="170418243">
                  <w:marLeft w:val="0"/>
                  <w:marRight w:val="0"/>
                  <w:marTop w:val="0"/>
                  <w:marBottom w:val="0"/>
                  <w:divBdr>
                    <w:top w:val="none" w:sz="0" w:space="0" w:color="auto"/>
                    <w:left w:val="none" w:sz="0" w:space="0" w:color="auto"/>
                    <w:bottom w:val="none" w:sz="0" w:space="0" w:color="auto"/>
                    <w:right w:val="none" w:sz="0" w:space="0" w:color="auto"/>
                  </w:divBdr>
                </w:div>
                <w:div w:id="284242917">
                  <w:marLeft w:val="0"/>
                  <w:marRight w:val="0"/>
                  <w:marTop w:val="0"/>
                  <w:marBottom w:val="0"/>
                  <w:divBdr>
                    <w:top w:val="none" w:sz="0" w:space="0" w:color="auto"/>
                    <w:left w:val="none" w:sz="0" w:space="0" w:color="auto"/>
                    <w:bottom w:val="none" w:sz="0" w:space="0" w:color="auto"/>
                    <w:right w:val="none" w:sz="0" w:space="0" w:color="auto"/>
                  </w:divBdr>
                </w:div>
                <w:div w:id="343438957">
                  <w:marLeft w:val="0"/>
                  <w:marRight w:val="0"/>
                  <w:marTop w:val="0"/>
                  <w:marBottom w:val="0"/>
                  <w:divBdr>
                    <w:top w:val="none" w:sz="0" w:space="0" w:color="auto"/>
                    <w:left w:val="none" w:sz="0" w:space="0" w:color="auto"/>
                    <w:bottom w:val="none" w:sz="0" w:space="0" w:color="auto"/>
                    <w:right w:val="none" w:sz="0" w:space="0" w:color="auto"/>
                  </w:divBdr>
                </w:div>
                <w:div w:id="364985825">
                  <w:marLeft w:val="0"/>
                  <w:marRight w:val="0"/>
                  <w:marTop w:val="0"/>
                  <w:marBottom w:val="0"/>
                  <w:divBdr>
                    <w:top w:val="none" w:sz="0" w:space="0" w:color="auto"/>
                    <w:left w:val="none" w:sz="0" w:space="0" w:color="auto"/>
                    <w:bottom w:val="none" w:sz="0" w:space="0" w:color="auto"/>
                    <w:right w:val="none" w:sz="0" w:space="0" w:color="auto"/>
                  </w:divBdr>
                </w:div>
                <w:div w:id="379130034">
                  <w:marLeft w:val="0"/>
                  <w:marRight w:val="0"/>
                  <w:marTop w:val="0"/>
                  <w:marBottom w:val="0"/>
                  <w:divBdr>
                    <w:top w:val="none" w:sz="0" w:space="0" w:color="auto"/>
                    <w:left w:val="none" w:sz="0" w:space="0" w:color="auto"/>
                    <w:bottom w:val="none" w:sz="0" w:space="0" w:color="auto"/>
                    <w:right w:val="none" w:sz="0" w:space="0" w:color="auto"/>
                  </w:divBdr>
                </w:div>
                <w:div w:id="469133576">
                  <w:marLeft w:val="0"/>
                  <w:marRight w:val="0"/>
                  <w:marTop w:val="0"/>
                  <w:marBottom w:val="0"/>
                  <w:divBdr>
                    <w:top w:val="none" w:sz="0" w:space="0" w:color="auto"/>
                    <w:left w:val="none" w:sz="0" w:space="0" w:color="auto"/>
                    <w:bottom w:val="none" w:sz="0" w:space="0" w:color="auto"/>
                    <w:right w:val="none" w:sz="0" w:space="0" w:color="auto"/>
                  </w:divBdr>
                </w:div>
                <w:div w:id="474028747">
                  <w:marLeft w:val="0"/>
                  <w:marRight w:val="0"/>
                  <w:marTop w:val="0"/>
                  <w:marBottom w:val="0"/>
                  <w:divBdr>
                    <w:top w:val="none" w:sz="0" w:space="0" w:color="auto"/>
                    <w:left w:val="none" w:sz="0" w:space="0" w:color="auto"/>
                    <w:bottom w:val="none" w:sz="0" w:space="0" w:color="auto"/>
                    <w:right w:val="none" w:sz="0" w:space="0" w:color="auto"/>
                  </w:divBdr>
                </w:div>
                <w:div w:id="905335843">
                  <w:marLeft w:val="0"/>
                  <w:marRight w:val="0"/>
                  <w:marTop w:val="0"/>
                  <w:marBottom w:val="0"/>
                  <w:divBdr>
                    <w:top w:val="none" w:sz="0" w:space="0" w:color="auto"/>
                    <w:left w:val="none" w:sz="0" w:space="0" w:color="auto"/>
                    <w:bottom w:val="none" w:sz="0" w:space="0" w:color="auto"/>
                    <w:right w:val="none" w:sz="0" w:space="0" w:color="auto"/>
                  </w:divBdr>
                </w:div>
                <w:div w:id="930042639">
                  <w:marLeft w:val="0"/>
                  <w:marRight w:val="0"/>
                  <w:marTop w:val="0"/>
                  <w:marBottom w:val="0"/>
                  <w:divBdr>
                    <w:top w:val="none" w:sz="0" w:space="0" w:color="auto"/>
                    <w:left w:val="none" w:sz="0" w:space="0" w:color="auto"/>
                    <w:bottom w:val="none" w:sz="0" w:space="0" w:color="auto"/>
                    <w:right w:val="none" w:sz="0" w:space="0" w:color="auto"/>
                  </w:divBdr>
                </w:div>
                <w:div w:id="962076407">
                  <w:marLeft w:val="0"/>
                  <w:marRight w:val="0"/>
                  <w:marTop w:val="0"/>
                  <w:marBottom w:val="0"/>
                  <w:divBdr>
                    <w:top w:val="none" w:sz="0" w:space="0" w:color="auto"/>
                    <w:left w:val="none" w:sz="0" w:space="0" w:color="auto"/>
                    <w:bottom w:val="none" w:sz="0" w:space="0" w:color="auto"/>
                    <w:right w:val="none" w:sz="0" w:space="0" w:color="auto"/>
                  </w:divBdr>
                </w:div>
                <w:div w:id="1116869959">
                  <w:marLeft w:val="0"/>
                  <w:marRight w:val="0"/>
                  <w:marTop w:val="0"/>
                  <w:marBottom w:val="0"/>
                  <w:divBdr>
                    <w:top w:val="none" w:sz="0" w:space="0" w:color="auto"/>
                    <w:left w:val="none" w:sz="0" w:space="0" w:color="auto"/>
                    <w:bottom w:val="none" w:sz="0" w:space="0" w:color="auto"/>
                    <w:right w:val="none" w:sz="0" w:space="0" w:color="auto"/>
                  </w:divBdr>
                </w:div>
                <w:div w:id="1202087717">
                  <w:marLeft w:val="0"/>
                  <w:marRight w:val="0"/>
                  <w:marTop w:val="0"/>
                  <w:marBottom w:val="0"/>
                  <w:divBdr>
                    <w:top w:val="none" w:sz="0" w:space="0" w:color="auto"/>
                    <w:left w:val="none" w:sz="0" w:space="0" w:color="auto"/>
                    <w:bottom w:val="none" w:sz="0" w:space="0" w:color="auto"/>
                    <w:right w:val="none" w:sz="0" w:space="0" w:color="auto"/>
                  </w:divBdr>
                </w:div>
                <w:div w:id="1292129971">
                  <w:marLeft w:val="0"/>
                  <w:marRight w:val="0"/>
                  <w:marTop w:val="0"/>
                  <w:marBottom w:val="0"/>
                  <w:divBdr>
                    <w:top w:val="none" w:sz="0" w:space="0" w:color="auto"/>
                    <w:left w:val="none" w:sz="0" w:space="0" w:color="auto"/>
                    <w:bottom w:val="none" w:sz="0" w:space="0" w:color="auto"/>
                    <w:right w:val="none" w:sz="0" w:space="0" w:color="auto"/>
                  </w:divBdr>
                </w:div>
                <w:div w:id="1338462610">
                  <w:marLeft w:val="0"/>
                  <w:marRight w:val="0"/>
                  <w:marTop w:val="0"/>
                  <w:marBottom w:val="0"/>
                  <w:divBdr>
                    <w:top w:val="none" w:sz="0" w:space="0" w:color="auto"/>
                    <w:left w:val="none" w:sz="0" w:space="0" w:color="auto"/>
                    <w:bottom w:val="none" w:sz="0" w:space="0" w:color="auto"/>
                    <w:right w:val="none" w:sz="0" w:space="0" w:color="auto"/>
                  </w:divBdr>
                </w:div>
                <w:div w:id="1474254332">
                  <w:marLeft w:val="0"/>
                  <w:marRight w:val="0"/>
                  <w:marTop w:val="0"/>
                  <w:marBottom w:val="0"/>
                  <w:divBdr>
                    <w:top w:val="none" w:sz="0" w:space="0" w:color="auto"/>
                    <w:left w:val="none" w:sz="0" w:space="0" w:color="auto"/>
                    <w:bottom w:val="none" w:sz="0" w:space="0" w:color="auto"/>
                    <w:right w:val="none" w:sz="0" w:space="0" w:color="auto"/>
                  </w:divBdr>
                </w:div>
                <w:div w:id="1585794053">
                  <w:marLeft w:val="0"/>
                  <w:marRight w:val="0"/>
                  <w:marTop w:val="0"/>
                  <w:marBottom w:val="0"/>
                  <w:divBdr>
                    <w:top w:val="none" w:sz="0" w:space="0" w:color="auto"/>
                    <w:left w:val="none" w:sz="0" w:space="0" w:color="auto"/>
                    <w:bottom w:val="none" w:sz="0" w:space="0" w:color="auto"/>
                    <w:right w:val="none" w:sz="0" w:space="0" w:color="auto"/>
                  </w:divBdr>
                </w:div>
                <w:div w:id="1754275581">
                  <w:marLeft w:val="0"/>
                  <w:marRight w:val="0"/>
                  <w:marTop w:val="0"/>
                  <w:marBottom w:val="0"/>
                  <w:divBdr>
                    <w:top w:val="none" w:sz="0" w:space="0" w:color="auto"/>
                    <w:left w:val="none" w:sz="0" w:space="0" w:color="auto"/>
                    <w:bottom w:val="none" w:sz="0" w:space="0" w:color="auto"/>
                    <w:right w:val="none" w:sz="0" w:space="0" w:color="auto"/>
                  </w:divBdr>
                </w:div>
                <w:div w:id="1768235255">
                  <w:marLeft w:val="0"/>
                  <w:marRight w:val="0"/>
                  <w:marTop w:val="0"/>
                  <w:marBottom w:val="0"/>
                  <w:divBdr>
                    <w:top w:val="none" w:sz="0" w:space="0" w:color="auto"/>
                    <w:left w:val="none" w:sz="0" w:space="0" w:color="auto"/>
                    <w:bottom w:val="none" w:sz="0" w:space="0" w:color="auto"/>
                    <w:right w:val="none" w:sz="0" w:space="0" w:color="auto"/>
                  </w:divBdr>
                </w:div>
                <w:div w:id="1849051855">
                  <w:marLeft w:val="0"/>
                  <w:marRight w:val="0"/>
                  <w:marTop w:val="0"/>
                  <w:marBottom w:val="0"/>
                  <w:divBdr>
                    <w:top w:val="none" w:sz="0" w:space="0" w:color="auto"/>
                    <w:left w:val="none" w:sz="0" w:space="0" w:color="auto"/>
                    <w:bottom w:val="none" w:sz="0" w:space="0" w:color="auto"/>
                    <w:right w:val="none" w:sz="0" w:space="0" w:color="auto"/>
                  </w:divBdr>
                </w:div>
                <w:div w:id="1856186250">
                  <w:marLeft w:val="0"/>
                  <w:marRight w:val="0"/>
                  <w:marTop w:val="0"/>
                  <w:marBottom w:val="0"/>
                  <w:divBdr>
                    <w:top w:val="none" w:sz="0" w:space="0" w:color="auto"/>
                    <w:left w:val="none" w:sz="0" w:space="0" w:color="auto"/>
                    <w:bottom w:val="none" w:sz="0" w:space="0" w:color="auto"/>
                    <w:right w:val="none" w:sz="0" w:space="0" w:color="auto"/>
                  </w:divBdr>
                </w:div>
                <w:div w:id="1898860573">
                  <w:marLeft w:val="0"/>
                  <w:marRight w:val="0"/>
                  <w:marTop w:val="0"/>
                  <w:marBottom w:val="0"/>
                  <w:divBdr>
                    <w:top w:val="none" w:sz="0" w:space="0" w:color="auto"/>
                    <w:left w:val="none" w:sz="0" w:space="0" w:color="auto"/>
                    <w:bottom w:val="none" w:sz="0" w:space="0" w:color="auto"/>
                    <w:right w:val="none" w:sz="0" w:space="0" w:color="auto"/>
                  </w:divBdr>
                </w:div>
                <w:div w:id="1959754829">
                  <w:marLeft w:val="0"/>
                  <w:marRight w:val="0"/>
                  <w:marTop w:val="0"/>
                  <w:marBottom w:val="0"/>
                  <w:divBdr>
                    <w:top w:val="none" w:sz="0" w:space="0" w:color="auto"/>
                    <w:left w:val="none" w:sz="0" w:space="0" w:color="auto"/>
                    <w:bottom w:val="none" w:sz="0" w:space="0" w:color="auto"/>
                    <w:right w:val="none" w:sz="0" w:space="0" w:color="auto"/>
                  </w:divBdr>
                </w:div>
                <w:div w:id="1986619358">
                  <w:marLeft w:val="0"/>
                  <w:marRight w:val="0"/>
                  <w:marTop w:val="0"/>
                  <w:marBottom w:val="0"/>
                  <w:divBdr>
                    <w:top w:val="none" w:sz="0" w:space="0" w:color="auto"/>
                    <w:left w:val="none" w:sz="0" w:space="0" w:color="auto"/>
                    <w:bottom w:val="none" w:sz="0" w:space="0" w:color="auto"/>
                    <w:right w:val="none" w:sz="0" w:space="0" w:color="auto"/>
                  </w:divBdr>
                </w:div>
                <w:div w:id="2087341895">
                  <w:marLeft w:val="0"/>
                  <w:marRight w:val="0"/>
                  <w:marTop w:val="0"/>
                  <w:marBottom w:val="0"/>
                  <w:divBdr>
                    <w:top w:val="none" w:sz="0" w:space="0" w:color="auto"/>
                    <w:left w:val="none" w:sz="0" w:space="0" w:color="auto"/>
                    <w:bottom w:val="none" w:sz="0" w:space="0" w:color="auto"/>
                    <w:right w:val="none" w:sz="0" w:space="0" w:color="auto"/>
                  </w:divBdr>
                </w:div>
                <w:div w:id="2126920505">
                  <w:marLeft w:val="0"/>
                  <w:marRight w:val="0"/>
                  <w:marTop w:val="0"/>
                  <w:marBottom w:val="0"/>
                  <w:divBdr>
                    <w:top w:val="none" w:sz="0" w:space="0" w:color="auto"/>
                    <w:left w:val="none" w:sz="0" w:space="0" w:color="auto"/>
                    <w:bottom w:val="none" w:sz="0" w:space="0" w:color="auto"/>
                    <w:right w:val="none" w:sz="0" w:space="0" w:color="auto"/>
                  </w:divBdr>
                </w:div>
                <w:div w:id="2131699000">
                  <w:marLeft w:val="0"/>
                  <w:marRight w:val="0"/>
                  <w:marTop w:val="0"/>
                  <w:marBottom w:val="0"/>
                  <w:divBdr>
                    <w:top w:val="none" w:sz="0" w:space="0" w:color="auto"/>
                    <w:left w:val="none" w:sz="0" w:space="0" w:color="auto"/>
                    <w:bottom w:val="none" w:sz="0" w:space="0" w:color="auto"/>
                    <w:right w:val="none" w:sz="0" w:space="0" w:color="auto"/>
                  </w:divBdr>
                </w:div>
                <w:div w:id="2141145144">
                  <w:marLeft w:val="0"/>
                  <w:marRight w:val="0"/>
                  <w:marTop w:val="0"/>
                  <w:marBottom w:val="0"/>
                  <w:divBdr>
                    <w:top w:val="none" w:sz="0" w:space="0" w:color="auto"/>
                    <w:left w:val="none" w:sz="0" w:space="0" w:color="auto"/>
                    <w:bottom w:val="none" w:sz="0" w:space="0" w:color="auto"/>
                    <w:right w:val="none" w:sz="0" w:space="0" w:color="auto"/>
                  </w:divBdr>
                </w:div>
              </w:divsChild>
            </w:div>
            <w:div w:id="134370921">
              <w:marLeft w:val="0"/>
              <w:marRight w:val="0"/>
              <w:marTop w:val="0"/>
              <w:marBottom w:val="0"/>
              <w:divBdr>
                <w:top w:val="none" w:sz="0" w:space="0" w:color="auto"/>
                <w:left w:val="none" w:sz="0" w:space="0" w:color="auto"/>
                <w:bottom w:val="none" w:sz="0" w:space="0" w:color="auto"/>
                <w:right w:val="none" w:sz="0" w:space="0" w:color="auto"/>
              </w:divBdr>
            </w:div>
            <w:div w:id="134958593">
              <w:marLeft w:val="0"/>
              <w:marRight w:val="0"/>
              <w:marTop w:val="0"/>
              <w:marBottom w:val="0"/>
              <w:divBdr>
                <w:top w:val="none" w:sz="0" w:space="0" w:color="auto"/>
                <w:left w:val="none" w:sz="0" w:space="0" w:color="auto"/>
                <w:bottom w:val="none" w:sz="0" w:space="0" w:color="auto"/>
                <w:right w:val="none" w:sz="0" w:space="0" w:color="auto"/>
              </w:divBdr>
            </w:div>
            <w:div w:id="137188691">
              <w:marLeft w:val="0"/>
              <w:marRight w:val="0"/>
              <w:marTop w:val="0"/>
              <w:marBottom w:val="0"/>
              <w:divBdr>
                <w:top w:val="none" w:sz="0" w:space="0" w:color="auto"/>
                <w:left w:val="none" w:sz="0" w:space="0" w:color="auto"/>
                <w:bottom w:val="none" w:sz="0" w:space="0" w:color="auto"/>
                <w:right w:val="none" w:sz="0" w:space="0" w:color="auto"/>
              </w:divBdr>
            </w:div>
            <w:div w:id="140074861">
              <w:marLeft w:val="0"/>
              <w:marRight w:val="0"/>
              <w:marTop w:val="0"/>
              <w:marBottom w:val="0"/>
              <w:divBdr>
                <w:top w:val="none" w:sz="0" w:space="0" w:color="auto"/>
                <w:left w:val="none" w:sz="0" w:space="0" w:color="auto"/>
                <w:bottom w:val="none" w:sz="0" w:space="0" w:color="auto"/>
                <w:right w:val="none" w:sz="0" w:space="0" w:color="auto"/>
              </w:divBdr>
            </w:div>
            <w:div w:id="143284648">
              <w:marLeft w:val="0"/>
              <w:marRight w:val="0"/>
              <w:marTop w:val="0"/>
              <w:marBottom w:val="0"/>
              <w:divBdr>
                <w:top w:val="none" w:sz="0" w:space="0" w:color="auto"/>
                <w:left w:val="none" w:sz="0" w:space="0" w:color="auto"/>
                <w:bottom w:val="none" w:sz="0" w:space="0" w:color="auto"/>
                <w:right w:val="none" w:sz="0" w:space="0" w:color="auto"/>
              </w:divBdr>
            </w:div>
            <w:div w:id="143474404">
              <w:marLeft w:val="0"/>
              <w:marRight w:val="0"/>
              <w:marTop w:val="0"/>
              <w:marBottom w:val="0"/>
              <w:divBdr>
                <w:top w:val="none" w:sz="0" w:space="0" w:color="auto"/>
                <w:left w:val="none" w:sz="0" w:space="0" w:color="auto"/>
                <w:bottom w:val="none" w:sz="0" w:space="0" w:color="auto"/>
                <w:right w:val="none" w:sz="0" w:space="0" w:color="auto"/>
              </w:divBdr>
            </w:div>
            <w:div w:id="144131660">
              <w:marLeft w:val="0"/>
              <w:marRight w:val="0"/>
              <w:marTop w:val="0"/>
              <w:marBottom w:val="0"/>
              <w:divBdr>
                <w:top w:val="none" w:sz="0" w:space="0" w:color="auto"/>
                <w:left w:val="none" w:sz="0" w:space="0" w:color="auto"/>
                <w:bottom w:val="none" w:sz="0" w:space="0" w:color="auto"/>
                <w:right w:val="none" w:sz="0" w:space="0" w:color="auto"/>
              </w:divBdr>
            </w:div>
            <w:div w:id="156961533">
              <w:marLeft w:val="0"/>
              <w:marRight w:val="0"/>
              <w:marTop w:val="0"/>
              <w:marBottom w:val="0"/>
              <w:divBdr>
                <w:top w:val="none" w:sz="0" w:space="0" w:color="auto"/>
                <w:left w:val="none" w:sz="0" w:space="0" w:color="auto"/>
                <w:bottom w:val="none" w:sz="0" w:space="0" w:color="auto"/>
                <w:right w:val="none" w:sz="0" w:space="0" w:color="auto"/>
              </w:divBdr>
            </w:div>
            <w:div w:id="159009977">
              <w:marLeft w:val="0"/>
              <w:marRight w:val="0"/>
              <w:marTop w:val="0"/>
              <w:marBottom w:val="0"/>
              <w:divBdr>
                <w:top w:val="none" w:sz="0" w:space="0" w:color="auto"/>
                <w:left w:val="none" w:sz="0" w:space="0" w:color="auto"/>
                <w:bottom w:val="none" w:sz="0" w:space="0" w:color="auto"/>
                <w:right w:val="none" w:sz="0" w:space="0" w:color="auto"/>
              </w:divBdr>
            </w:div>
            <w:div w:id="161744209">
              <w:marLeft w:val="0"/>
              <w:marRight w:val="0"/>
              <w:marTop w:val="0"/>
              <w:marBottom w:val="0"/>
              <w:divBdr>
                <w:top w:val="none" w:sz="0" w:space="0" w:color="auto"/>
                <w:left w:val="none" w:sz="0" w:space="0" w:color="auto"/>
                <w:bottom w:val="none" w:sz="0" w:space="0" w:color="auto"/>
                <w:right w:val="none" w:sz="0" w:space="0" w:color="auto"/>
              </w:divBdr>
            </w:div>
            <w:div w:id="162821077">
              <w:marLeft w:val="0"/>
              <w:marRight w:val="0"/>
              <w:marTop w:val="0"/>
              <w:marBottom w:val="0"/>
              <w:divBdr>
                <w:top w:val="none" w:sz="0" w:space="0" w:color="auto"/>
                <w:left w:val="none" w:sz="0" w:space="0" w:color="auto"/>
                <w:bottom w:val="none" w:sz="0" w:space="0" w:color="auto"/>
                <w:right w:val="none" w:sz="0" w:space="0" w:color="auto"/>
              </w:divBdr>
              <w:divsChild>
                <w:div w:id="59594238">
                  <w:marLeft w:val="0"/>
                  <w:marRight w:val="0"/>
                  <w:marTop w:val="0"/>
                  <w:marBottom w:val="0"/>
                  <w:divBdr>
                    <w:top w:val="none" w:sz="0" w:space="0" w:color="auto"/>
                    <w:left w:val="none" w:sz="0" w:space="0" w:color="auto"/>
                    <w:bottom w:val="none" w:sz="0" w:space="0" w:color="auto"/>
                    <w:right w:val="none" w:sz="0" w:space="0" w:color="auto"/>
                  </w:divBdr>
                </w:div>
                <w:div w:id="358430952">
                  <w:marLeft w:val="0"/>
                  <w:marRight w:val="0"/>
                  <w:marTop w:val="0"/>
                  <w:marBottom w:val="0"/>
                  <w:divBdr>
                    <w:top w:val="none" w:sz="0" w:space="0" w:color="auto"/>
                    <w:left w:val="none" w:sz="0" w:space="0" w:color="auto"/>
                    <w:bottom w:val="none" w:sz="0" w:space="0" w:color="auto"/>
                    <w:right w:val="none" w:sz="0" w:space="0" w:color="auto"/>
                  </w:divBdr>
                </w:div>
                <w:div w:id="743799762">
                  <w:marLeft w:val="0"/>
                  <w:marRight w:val="0"/>
                  <w:marTop w:val="0"/>
                  <w:marBottom w:val="0"/>
                  <w:divBdr>
                    <w:top w:val="none" w:sz="0" w:space="0" w:color="auto"/>
                    <w:left w:val="none" w:sz="0" w:space="0" w:color="auto"/>
                    <w:bottom w:val="none" w:sz="0" w:space="0" w:color="auto"/>
                    <w:right w:val="none" w:sz="0" w:space="0" w:color="auto"/>
                  </w:divBdr>
                </w:div>
                <w:div w:id="1136027683">
                  <w:marLeft w:val="0"/>
                  <w:marRight w:val="0"/>
                  <w:marTop w:val="0"/>
                  <w:marBottom w:val="0"/>
                  <w:divBdr>
                    <w:top w:val="none" w:sz="0" w:space="0" w:color="auto"/>
                    <w:left w:val="none" w:sz="0" w:space="0" w:color="auto"/>
                    <w:bottom w:val="none" w:sz="0" w:space="0" w:color="auto"/>
                    <w:right w:val="none" w:sz="0" w:space="0" w:color="auto"/>
                  </w:divBdr>
                </w:div>
                <w:div w:id="1237668340">
                  <w:marLeft w:val="0"/>
                  <w:marRight w:val="0"/>
                  <w:marTop w:val="0"/>
                  <w:marBottom w:val="0"/>
                  <w:divBdr>
                    <w:top w:val="none" w:sz="0" w:space="0" w:color="auto"/>
                    <w:left w:val="none" w:sz="0" w:space="0" w:color="auto"/>
                    <w:bottom w:val="none" w:sz="0" w:space="0" w:color="auto"/>
                    <w:right w:val="none" w:sz="0" w:space="0" w:color="auto"/>
                  </w:divBdr>
                </w:div>
                <w:div w:id="1274363581">
                  <w:marLeft w:val="0"/>
                  <w:marRight w:val="0"/>
                  <w:marTop w:val="0"/>
                  <w:marBottom w:val="0"/>
                  <w:divBdr>
                    <w:top w:val="none" w:sz="0" w:space="0" w:color="auto"/>
                    <w:left w:val="none" w:sz="0" w:space="0" w:color="auto"/>
                    <w:bottom w:val="none" w:sz="0" w:space="0" w:color="auto"/>
                    <w:right w:val="none" w:sz="0" w:space="0" w:color="auto"/>
                  </w:divBdr>
                </w:div>
                <w:div w:id="1401756032">
                  <w:marLeft w:val="0"/>
                  <w:marRight w:val="0"/>
                  <w:marTop w:val="0"/>
                  <w:marBottom w:val="0"/>
                  <w:divBdr>
                    <w:top w:val="none" w:sz="0" w:space="0" w:color="auto"/>
                    <w:left w:val="none" w:sz="0" w:space="0" w:color="auto"/>
                    <w:bottom w:val="none" w:sz="0" w:space="0" w:color="auto"/>
                    <w:right w:val="none" w:sz="0" w:space="0" w:color="auto"/>
                  </w:divBdr>
                </w:div>
                <w:div w:id="2011787245">
                  <w:marLeft w:val="0"/>
                  <w:marRight w:val="0"/>
                  <w:marTop w:val="0"/>
                  <w:marBottom w:val="0"/>
                  <w:divBdr>
                    <w:top w:val="none" w:sz="0" w:space="0" w:color="auto"/>
                    <w:left w:val="none" w:sz="0" w:space="0" w:color="auto"/>
                    <w:bottom w:val="none" w:sz="0" w:space="0" w:color="auto"/>
                    <w:right w:val="none" w:sz="0" w:space="0" w:color="auto"/>
                  </w:divBdr>
                </w:div>
                <w:div w:id="2042510323">
                  <w:marLeft w:val="0"/>
                  <w:marRight w:val="0"/>
                  <w:marTop w:val="0"/>
                  <w:marBottom w:val="0"/>
                  <w:divBdr>
                    <w:top w:val="none" w:sz="0" w:space="0" w:color="auto"/>
                    <w:left w:val="none" w:sz="0" w:space="0" w:color="auto"/>
                    <w:bottom w:val="none" w:sz="0" w:space="0" w:color="auto"/>
                    <w:right w:val="none" w:sz="0" w:space="0" w:color="auto"/>
                  </w:divBdr>
                </w:div>
              </w:divsChild>
            </w:div>
            <w:div w:id="163671213">
              <w:marLeft w:val="0"/>
              <w:marRight w:val="0"/>
              <w:marTop w:val="0"/>
              <w:marBottom w:val="0"/>
              <w:divBdr>
                <w:top w:val="none" w:sz="0" w:space="0" w:color="auto"/>
                <w:left w:val="none" w:sz="0" w:space="0" w:color="auto"/>
                <w:bottom w:val="none" w:sz="0" w:space="0" w:color="auto"/>
                <w:right w:val="none" w:sz="0" w:space="0" w:color="auto"/>
              </w:divBdr>
            </w:div>
            <w:div w:id="164126994">
              <w:marLeft w:val="0"/>
              <w:marRight w:val="0"/>
              <w:marTop w:val="0"/>
              <w:marBottom w:val="0"/>
              <w:divBdr>
                <w:top w:val="none" w:sz="0" w:space="0" w:color="auto"/>
                <w:left w:val="none" w:sz="0" w:space="0" w:color="auto"/>
                <w:bottom w:val="none" w:sz="0" w:space="0" w:color="auto"/>
                <w:right w:val="none" w:sz="0" w:space="0" w:color="auto"/>
              </w:divBdr>
            </w:div>
            <w:div w:id="172695275">
              <w:marLeft w:val="0"/>
              <w:marRight w:val="0"/>
              <w:marTop w:val="0"/>
              <w:marBottom w:val="0"/>
              <w:divBdr>
                <w:top w:val="none" w:sz="0" w:space="0" w:color="auto"/>
                <w:left w:val="none" w:sz="0" w:space="0" w:color="auto"/>
                <w:bottom w:val="none" w:sz="0" w:space="0" w:color="auto"/>
                <w:right w:val="none" w:sz="0" w:space="0" w:color="auto"/>
              </w:divBdr>
            </w:div>
            <w:div w:id="174612775">
              <w:marLeft w:val="0"/>
              <w:marRight w:val="0"/>
              <w:marTop w:val="0"/>
              <w:marBottom w:val="0"/>
              <w:divBdr>
                <w:top w:val="none" w:sz="0" w:space="0" w:color="auto"/>
                <w:left w:val="none" w:sz="0" w:space="0" w:color="auto"/>
                <w:bottom w:val="none" w:sz="0" w:space="0" w:color="auto"/>
                <w:right w:val="none" w:sz="0" w:space="0" w:color="auto"/>
              </w:divBdr>
            </w:div>
            <w:div w:id="180244208">
              <w:marLeft w:val="0"/>
              <w:marRight w:val="0"/>
              <w:marTop w:val="0"/>
              <w:marBottom w:val="0"/>
              <w:divBdr>
                <w:top w:val="none" w:sz="0" w:space="0" w:color="auto"/>
                <w:left w:val="none" w:sz="0" w:space="0" w:color="auto"/>
                <w:bottom w:val="none" w:sz="0" w:space="0" w:color="auto"/>
                <w:right w:val="none" w:sz="0" w:space="0" w:color="auto"/>
              </w:divBdr>
            </w:div>
            <w:div w:id="190068920">
              <w:marLeft w:val="0"/>
              <w:marRight w:val="0"/>
              <w:marTop w:val="0"/>
              <w:marBottom w:val="0"/>
              <w:divBdr>
                <w:top w:val="none" w:sz="0" w:space="0" w:color="auto"/>
                <w:left w:val="none" w:sz="0" w:space="0" w:color="auto"/>
                <w:bottom w:val="none" w:sz="0" w:space="0" w:color="auto"/>
                <w:right w:val="none" w:sz="0" w:space="0" w:color="auto"/>
              </w:divBdr>
            </w:div>
            <w:div w:id="192349105">
              <w:marLeft w:val="0"/>
              <w:marRight w:val="0"/>
              <w:marTop w:val="0"/>
              <w:marBottom w:val="0"/>
              <w:divBdr>
                <w:top w:val="none" w:sz="0" w:space="0" w:color="auto"/>
                <w:left w:val="none" w:sz="0" w:space="0" w:color="auto"/>
                <w:bottom w:val="none" w:sz="0" w:space="0" w:color="auto"/>
                <w:right w:val="none" w:sz="0" w:space="0" w:color="auto"/>
              </w:divBdr>
              <w:divsChild>
                <w:div w:id="454062949">
                  <w:marLeft w:val="0"/>
                  <w:marRight w:val="0"/>
                  <w:marTop w:val="0"/>
                  <w:marBottom w:val="0"/>
                  <w:divBdr>
                    <w:top w:val="none" w:sz="0" w:space="0" w:color="auto"/>
                    <w:left w:val="none" w:sz="0" w:space="0" w:color="auto"/>
                    <w:bottom w:val="none" w:sz="0" w:space="0" w:color="auto"/>
                    <w:right w:val="none" w:sz="0" w:space="0" w:color="auto"/>
                  </w:divBdr>
                </w:div>
                <w:div w:id="656036268">
                  <w:marLeft w:val="0"/>
                  <w:marRight w:val="0"/>
                  <w:marTop w:val="0"/>
                  <w:marBottom w:val="0"/>
                  <w:divBdr>
                    <w:top w:val="none" w:sz="0" w:space="0" w:color="auto"/>
                    <w:left w:val="none" w:sz="0" w:space="0" w:color="auto"/>
                    <w:bottom w:val="none" w:sz="0" w:space="0" w:color="auto"/>
                    <w:right w:val="none" w:sz="0" w:space="0" w:color="auto"/>
                  </w:divBdr>
                </w:div>
                <w:div w:id="1118068678">
                  <w:marLeft w:val="0"/>
                  <w:marRight w:val="0"/>
                  <w:marTop w:val="0"/>
                  <w:marBottom w:val="0"/>
                  <w:divBdr>
                    <w:top w:val="none" w:sz="0" w:space="0" w:color="auto"/>
                    <w:left w:val="none" w:sz="0" w:space="0" w:color="auto"/>
                    <w:bottom w:val="none" w:sz="0" w:space="0" w:color="auto"/>
                    <w:right w:val="none" w:sz="0" w:space="0" w:color="auto"/>
                  </w:divBdr>
                </w:div>
                <w:div w:id="1611745816">
                  <w:marLeft w:val="0"/>
                  <w:marRight w:val="0"/>
                  <w:marTop w:val="0"/>
                  <w:marBottom w:val="0"/>
                  <w:divBdr>
                    <w:top w:val="none" w:sz="0" w:space="0" w:color="auto"/>
                    <w:left w:val="none" w:sz="0" w:space="0" w:color="auto"/>
                    <w:bottom w:val="none" w:sz="0" w:space="0" w:color="auto"/>
                    <w:right w:val="none" w:sz="0" w:space="0" w:color="auto"/>
                  </w:divBdr>
                </w:div>
              </w:divsChild>
            </w:div>
            <w:div w:id="195460988">
              <w:marLeft w:val="0"/>
              <w:marRight w:val="0"/>
              <w:marTop w:val="0"/>
              <w:marBottom w:val="0"/>
              <w:divBdr>
                <w:top w:val="none" w:sz="0" w:space="0" w:color="auto"/>
                <w:left w:val="none" w:sz="0" w:space="0" w:color="auto"/>
                <w:bottom w:val="none" w:sz="0" w:space="0" w:color="auto"/>
                <w:right w:val="none" w:sz="0" w:space="0" w:color="auto"/>
              </w:divBdr>
            </w:div>
            <w:div w:id="197815691">
              <w:marLeft w:val="0"/>
              <w:marRight w:val="0"/>
              <w:marTop w:val="0"/>
              <w:marBottom w:val="0"/>
              <w:divBdr>
                <w:top w:val="none" w:sz="0" w:space="0" w:color="auto"/>
                <w:left w:val="none" w:sz="0" w:space="0" w:color="auto"/>
                <w:bottom w:val="none" w:sz="0" w:space="0" w:color="auto"/>
                <w:right w:val="none" w:sz="0" w:space="0" w:color="auto"/>
              </w:divBdr>
            </w:div>
            <w:div w:id="199127354">
              <w:marLeft w:val="0"/>
              <w:marRight w:val="0"/>
              <w:marTop w:val="0"/>
              <w:marBottom w:val="0"/>
              <w:divBdr>
                <w:top w:val="none" w:sz="0" w:space="0" w:color="auto"/>
                <w:left w:val="none" w:sz="0" w:space="0" w:color="auto"/>
                <w:bottom w:val="none" w:sz="0" w:space="0" w:color="auto"/>
                <w:right w:val="none" w:sz="0" w:space="0" w:color="auto"/>
              </w:divBdr>
            </w:div>
            <w:div w:id="199976628">
              <w:marLeft w:val="0"/>
              <w:marRight w:val="0"/>
              <w:marTop w:val="0"/>
              <w:marBottom w:val="0"/>
              <w:divBdr>
                <w:top w:val="none" w:sz="0" w:space="0" w:color="auto"/>
                <w:left w:val="none" w:sz="0" w:space="0" w:color="auto"/>
                <w:bottom w:val="none" w:sz="0" w:space="0" w:color="auto"/>
                <w:right w:val="none" w:sz="0" w:space="0" w:color="auto"/>
              </w:divBdr>
            </w:div>
            <w:div w:id="203491329">
              <w:marLeft w:val="0"/>
              <w:marRight w:val="0"/>
              <w:marTop w:val="0"/>
              <w:marBottom w:val="0"/>
              <w:divBdr>
                <w:top w:val="none" w:sz="0" w:space="0" w:color="auto"/>
                <w:left w:val="none" w:sz="0" w:space="0" w:color="auto"/>
                <w:bottom w:val="none" w:sz="0" w:space="0" w:color="auto"/>
                <w:right w:val="none" w:sz="0" w:space="0" w:color="auto"/>
              </w:divBdr>
            </w:div>
            <w:div w:id="203563567">
              <w:marLeft w:val="0"/>
              <w:marRight w:val="0"/>
              <w:marTop w:val="0"/>
              <w:marBottom w:val="0"/>
              <w:divBdr>
                <w:top w:val="none" w:sz="0" w:space="0" w:color="auto"/>
                <w:left w:val="none" w:sz="0" w:space="0" w:color="auto"/>
                <w:bottom w:val="none" w:sz="0" w:space="0" w:color="auto"/>
                <w:right w:val="none" w:sz="0" w:space="0" w:color="auto"/>
              </w:divBdr>
            </w:div>
            <w:div w:id="204218829">
              <w:marLeft w:val="0"/>
              <w:marRight w:val="0"/>
              <w:marTop w:val="0"/>
              <w:marBottom w:val="0"/>
              <w:divBdr>
                <w:top w:val="none" w:sz="0" w:space="0" w:color="auto"/>
                <w:left w:val="none" w:sz="0" w:space="0" w:color="auto"/>
                <w:bottom w:val="none" w:sz="0" w:space="0" w:color="auto"/>
                <w:right w:val="none" w:sz="0" w:space="0" w:color="auto"/>
              </w:divBdr>
            </w:div>
            <w:div w:id="207035651">
              <w:marLeft w:val="0"/>
              <w:marRight w:val="0"/>
              <w:marTop w:val="0"/>
              <w:marBottom w:val="0"/>
              <w:divBdr>
                <w:top w:val="none" w:sz="0" w:space="0" w:color="auto"/>
                <w:left w:val="none" w:sz="0" w:space="0" w:color="auto"/>
                <w:bottom w:val="none" w:sz="0" w:space="0" w:color="auto"/>
                <w:right w:val="none" w:sz="0" w:space="0" w:color="auto"/>
              </w:divBdr>
            </w:div>
            <w:div w:id="212083018">
              <w:marLeft w:val="0"/>
              <w:marRight w:val="0"/>
              <w:marTop w:val="0"/>
              <w:marBottom w:val="0"/>
              <w:divBdr>
                <w:top w:val="none" w:sz="0" w:space="0" w:color="auto"/>
                <w:left w:val="none" w:sz="0" w:space="0" w:color="auto"/>
                <w:bottom w:val="none" w:sz="0" w:space="0" w:color="auto"/>
                <w:right w:val="none" w:sz="0" w:space="0" w:color="auto"/>
              </w:divBdr>
            </w:div>
            <w:div w:id="219555246">
              <w:marLeft w:val="0"/>
              <w:marRight w:val="0"/>
              <w:marTop w:val="0"/>
              <w:marBottom w:val="0"/>
              <w:divBdr>
                <w:top w:val="none" w:sz="0" w:space="0" w:color="auto"/>
                <w:left w:val="none" w:sz="0" w:space="0" w:color="auto"/>
                <w:bottom w:val="none" w:sz="0" w:space="0" w:color="auto"/>
                <w:right w:val="none" w:sz="0" w:space="0" w:color="auto"/>
              </w:divBdr>
            </w:div>
            <w:div w:id="223295796">
              <w:marLeft w:val="0"/>
              <w:marRight w:val="0"/>
              <w:marTop w:val="0"/>
              <w:marBottom w:val="0"/>
              <w:divBdr>
                <w:top w:val="none" w:sz="0" w:space="0" w:color="auto"/>
                <w:left w:val="none" w:sz="0" w:space="0" w:color="auto"/>
                <w:bottom w:val="none" w:sz="0" w:space="0" w:color="auto"/>
                <w:right w:val="none" w:sz="0" w:space="0" w:color="auto"/>
              </w:divBdr>
            </w:div>
            <w:div w:id="229315508">
              <w:marLeft w:val="0"/>
              <w:marRight w:val="0"/>
              <w:marTop w:val="0"/>
              <w:marBottom w:val="0"/>
              <w:divBdr>
                <w:top w:val="none" w:sz="0" w:space="0" w:color="auto"/>
                <w:left w:val="none" w:sz="0" w:space="0" w:color="auto"/>
                <w:bottom w:val="none" w:sz="0" w:space="0" w:color="auto"/>
                <w:right w:val="none" w:sz="0" w:space="0" w:color="auto"/>
              </w:divBdr>
              <w:divsChild>
                <w:div w:id="840435222">
                  <w:marLeft w:val="0"/>
                  <w:marRight w:val="0"/>
                  <w:marTop w:val="0"/>
                  <w:marBottom w:val="0"/>
                  <w:divBdr>
                    <w:top w:val="none" w:sz="0" w:space="0" w:color="auto"/>
                    <w:left w:val="none" w:sz="0" w:space="0" w:color="auto"/>
                    <w:bottom w:val="none" w:sz="0" w:space="0" w:color="auto"/>
                    <w:right w:val="none" w:sz="0" w:space="0" w:color="auto"/>
                  </w:divBdr>
                </w:div>
              </w:divsChild>
            </w:div>
            <w:div w:id="232087825">
              <w:marLeft w:val="0"/>
              <w:marRight w:val="0"/>
              <w:marTop w:val="0"/>
              <w:marBottom w:val="0"/>
              <w:divBdr>
                <w:top w:val="none" w:sz="0" w:space="0" w:color="auto"/>
                <w:left w:val="none" w:sz="0" w:space="0" w:color="auto"/>
                <w:bottom w:val="none" w:sz="0" w:space="0" w:color="auto"/>
                <w:right w:val="none" w:sz="0" w:space="0" w:color="auto"/>
              </w:divBdr>
            </w:div>
            <w:div w:id="235208923">
              <w:marLeft w:val="0"/>
              <w:marRight w:val="0"/>
              <w:marTop w:val="0"/>
              <w:marBottom w:val="0"/>
              <w:divBdr>
                <w:top w:val="none" w:sz="0" w:space="0" w:color="auto"/>
                <w:left w:val="none" w:sz="0" w:space="0" w:color="auto"/>
                <w:bottom w:val="none" w:sz="0" w:space="0" w:color="auto"/>
                <w:right w:val="none" w:sz="0" w:space="0" w:color="auto"/>
              </w:divBdr>
            </w:div>
            <w:div w:id="236062424">
              <w:marLeft w:val="0"/>
              <w:marRight w:val="0"/>
              <w:marTop w:val="0"/>
              <w:marBottom w:val="0"/>
              <w:divBdr>
                <w:top w:val="none" w:sz="0" w:space="0" w:color="auto"/>
                <w:left w:val="none" w:sz="0" w:space="0" w:color="auto"/>
                <w:bottom w:val="none" w:sz="0" w:space="0" w:color="auto"/>
                <w:right w:val="none" w:sz="0" w:space="0" w:color="auto"/>
              </w:divBdr>
            </w:div>
            <w:div w:id="240335337">
              <w:marLeft w:val="0"/>
              <w:marRight w:val="0"/>
              <w:marTop w:val="0"/>
              <w:marBottom w:val="0"/>
              <w:divBdr>
                <w:top w:val="none" w:sz="0" w:space="0" w:color="auto"/>
                <w:left w:val="none" w:sz="0" w:space="0" w:color="auto"/>
                <w:bottom w:val="none" w:sz="0" w:space="0" w:color="auto"/>
                <w:right w:val="none" w:sz="0" w:space="0" w:color="auto"/>
              </w:divBdr>
            </w:div>
            <w:div w:id="241717130">
              <w:marLeft w:val="0"/>
              <w:marRight w:val="0"/>
              <w:marTop w:val="0"/>
              <w:marBottom w:val="0"/>
              <w:divBdr>
                <w:top w:val="none" w:sz="0" w:space="0" w:color="auto"/>
                <w:left w:val="none" w:sz="0" w:space="0" w:color="auto"/>
                <w:bottom w:val="none" w:sz="0" w:space="0" w:color="auto"/>
                <w:right w:val="none" w:sz="0" w:space="0" w:color="auto"/>
              </w:divBdr>
            </w:div>
            <w:div w:id="241767051">
              <w:marLeft w:val="0"/>
              <w:marRight w:val="0"/>
              <w:marTop w:val="0"/>
              <w:marBottom w:val="0"/>
              <w:divBdr>
                <w:top w:val="none" w:sz="0" w:space="0" w:color="auto"/>
                <w:left w:val="none" w:sz="0" w:space="0" w:color="auto"/>
                <w:bottom w:val="none" w:sz="0" w:space="0" w:color="auto"/>
                <w:right w:val="none" w:sz="0" w:space="0" w:color="auto"/>
              </w:divBdr>
              <w:divsChild>
                <w:div w:id="89813235">
                  <w:marLeft w:val="0"/>
                  <w:marRight w:val="0"/>
                  <w:marTop w:val="0"/>
                  <w:marBottom w:val="0"/>
                  <w:divBdr>
                    <w:top w:val="none" w:sz="0" w:space="0" w:color="auto"/>
                    <w:left w:val="none" w:sz="0" w:space="0" w:color="auto"/>
                    <w:bottom w:val="none" w:sz="0" w:space="0" w:color="auto"/>
                    <w:right w:val="none" w:sz="0" w:space="0" w:color="auto"/>
                  </w:divBdr>
                </w:div>
                <w:div w:id="1290817097">
                  <w:marLeft w:val="0"/>
                  <w:marRight w:val="0"/>
                  <w:marTop w:val="0"/>
                  <w:marBottom w:val="0"/>
                  <w:divBdr>
                    <w:top w:val="none" w:sz="0" w:space="0" w:color="auto"/>
                    <w:left w:val="none" w:sz="0" w:space="0" w:color="auto"/>
                    <w:bottom w:val="none" w:sz="0" w:space="0" w:color="auto"/>
                    <w:right w:val="none" w:sz="0" w:space="0" w:color="auto"/>
                  </w:divBdr>
                </w:div>
                <w:div w:id="1576281794">
                  <w:marLeft w:val="0"/>
                  <w:marRight w:val="0"/>
                  <w:marTop w:val="0"/>
                  <w:marBottom w:val="0"/>
                  <w:divBdr>
                    <w:top w:val="none" w:sz="0" w:space="0" w:color="auto"/>
                    <w:left w:val="none" w:sz="0" w:space="0" w:color="auto"/>
                    <w:bottom w:val="none" w:sz="0" w:space="0" w:color="auto"/>
                    <w:right w:val="none" w:sz="0" w:space="0" w:color="auto"/>
                  </w:divBdr>
                </w:div>
                <w:div w:id="1801417773">
                  <w:marLeft w:val="0"/>
                  <w:marRight w:val="0"/>
                  <w:marTop w:val="0"/>
                  <w:marBottom w:val="0"/>
                  <w:divBdr>
                    <w:top w:val="none" w:sz="0" w:space="0" w:color="auto"/>
                    <w:left w:val="none" w:sz="0" w:space="0" w:color="auto"/>
                    <w:bottom w:val="none" w:sz="0" w:space="0" w:color="auto"/>
                    <w:right w:val="none" w:sz="0" w:space="0" w:color="auto"/>
                  </w:divBdr>
                </w:div>
                <w:div w:id="2039427979">
                  <w:marLeft w:val="0"/>
                  <w:marRight w:val="0"/>
                  <w:marTop w:val="0"/>
                  <w:marBottom w:val="0"/>
                  <w:divBdr>
                    <w:top w:val="none" w:sz="0" w:space="0" w:color="auto"/>
                    <w:left w:val="none" w:sz="0" w:space="0" w:color="auto"/>
                    <w:bottom w:val="none" w:sz="0" w:space="0" w:color="auto"/>
                    <w:right w:val="none" w:sz="0" w:space="0" w:color="auto"/>
                  </w:divBdr>
                </w:div>
              </w:divsChild>
            </w:div>
            <w:div w:id="244145843">
              <w:marLeft w:val="0"/>
              <w:marRight w:val="0"/>
              <w:marTop w:val="0"/>
              <w:marBottom w:val="0"/>
              <w:divBdr>
                <w:top w:val="none" w:sz="0" w:space="0" w:color="auto"/>
                <w:left w:val="none" w:sz="0" w:space="0" w:color="auto"/>
                <w:bottom w:val="none" w:sz="0" w:space="0" w:color="auto"/>
                <w:right w:val="none" w:sz="0" w:space="0" w:color="auto"/>
              </w:divBdr>
            </w:div>
            <w:div w:id="256792574">
              <w:marLeft w:val="0"/>
              <w:marRight w:val="0"/>
              <w:marTop w:val="0"/>
              <w:marBottom w:val="0"/>
              <w:divBdr>
                <w:top w:val="none" w:sz="0" w:space="0" w:color="auto"/>
                <w:left w:val="none" w:sz="0" w:space="0" w:color="auto"/>
                <w:bottom w:val="none" w:sz="0" w:space="0" w:color="auto"/>
                <w:right w:val="none" w:sz="0" w:space="0" w:color="auto"/>
              </w:divBdr>
            </w:div>
            <w:div w:id="262224068">
              <w:marLeft w:val="0"/>
              <w:marRight w:val="0"/>
              <w:marTop w:val="0"/>
              <w:marBottom w:val="0"/>
              <w:divBdr>
                <w:top w:val="none" w:sz="0" w:space="0" w:color="auto"/>
                <w:left w:val="none" w:sz="0" w:space="0" w:color="auto"/>
                <w:bottom w:val="none" w:sz="0" w:space="0" w:color="auto"/>
                <w:right w:val="none" w:sz="0" w:space="0" w:color="auto"/>
              </w:divBdr>
            </w:div>
            <w:div w:id="274140943">
              <w:marLeft w:val="0"/>
              <w:marRight w:val="0"/>
              <w:marTop w:val="0"/>
              <w:marBottom w:val="0"/>
              <w:divBdr>
                <w:top w:val="none" w:sz="0" w:space="0" w:color="auto"/>
                <w:left w:val="none" w:sz="0" w:space="0" w:color="auto"/>
                <w:bottom w:val="none" w:sz="0" w:space="0" w:color="auto"/>
                <w:right w:val="none" w:sz="0" w:space="0" w:color="auto"/>
              </w:divBdr>
            </w:div>
            <w:div w:id="274218221">
              <w:marLeft w:val="0"/>
              <w:marRight w:val="0"/>
              <w:marTop w:val="0"/>
              <w:marBottom w:val="0"/>
              <w:divBdr>
                <w:top w:val="none" w:sz="0" w:space="0" w:color="auto"/>
                <w:left w:val="none" w:sz="0" w:space="0" w:color="auto"/>
                <w:bottom w:val="none" w:sz="0" w:space="0" w:color="auto"/>
                <w:right w:val="none" w:sz="0" w:space="0" w:color="auto"/>
              </w:divBdr>
            </w:div>
            <w:div w:id="277372444">
              <w:marLeft w:val="0"/>
              <w:marRight w:val="0"/>
              <w:marTop w:val="0"/>
              <w:marBottom w:val="0"/>
              <w:divBdr>
                <w:top w:val="none" w:sz="0" w:space="0" w:color="auto"/>
                <w:left w:val="none" w:sz="0" w:space="0" w:color="auto"/>
                <w:bottom w:val="none" w:sz="0" w:space="0" w:color="auto"/>
                <w:right w:val="none" w:sz="0" w:space="0" w:color="auto"/>
              </w:divBdr>
            </w:div>
            <w:div w:id="285742612">
              <w:marLeft w:val="0"/>
              <w:marRight w:val="0"/>
              <w:marTop w:val="0"/>
              <w:marBottom w:val="0"/>
              <w:divBdr>
                <w:top w:val="none" w:sz="0" w:space="0" w:color="auto"/>
                <w:left w:val="none" w:sz="0" w:space="0" w:color="auto"/>
                <w:bottom w:val="none" w:sz="0" w:space="0" w:color="auto"/>
                <w:right w:val="none" w:sz="0" w:space="0" w:color="auto"/>
              </w:divBdr>
            </w:div>
            <w:div w:id="287855086">
              <w:marLeft w:val="0"/>
              <w:marRight w:val="0"/>
              <w:marTop w:val="0"/>
              <w:marBottom w:val="0"/>
              <w:divBdr>
                <w:top w:val="none" w:sz="0" w:space="0" w:color="auto"/>
                <w:left w:val="none" w:sz="0" w:space="0" w:color="auto"/>
                <w:bottom w:val="none" w:sz="0" w:space="0" w:color="auto"/>
                <w:right w:val="none" w:sz="0" w:space="0" w:color="auto"/>
              </w:divBdr>
            </w:div>
            <w:div w:id="292053935">
              <w:marLeft w:val="0"/>
              <w:marRight w:val="0"/>
              <w:marTop w:val="0"/>
              <w:marBottom w:val="0"/>
              <w:divBdr>
                <w:top w:val="none" w:sz="0" w:space="0" w:color="auto"/>
                <w:left w:val="none" w:sz="0" w:space="0" w:color="auto"/>
                <w:bottom w:val="none" w:sz="0" w:space="0" w:color="auto"/>
                <w:right w:val="none" w:sz="0" w:space="0" w:color="auto"/>
              </w:divBdr>
            </w:div>
            <w:div w:id="296109022">
              <w:marLeft w:val="0"/>
              <w:marRight w:val="0"/>
              <w:marTop w:val="0"/>
              <w:marBottom w:val="0"/>
              <w:divBdr>
                <w:top w:val="none" w:sz="0" w:space="0" w:color="auto"/>
                <w:left w:val="none" w:sz="0" w:space="0" w:color="auto"/>
                <w:bottom w:val="none" w:sz="0" w:space="0" w:color="auto"/>
                <w:right w:val="none" w:sz="0" w:space="0" w:color="auto"/>
              </w:divBdr>
            </w:div>
            <w:div w:id="297884602">
              <w:marLeft w:val="0"/>
              <w:marRight w:val="0"/>
              <w:marTop w:val="0"/>
              <w:marBottom w:val="0"/>
              <w:divBdr>
                <w:top w:val="none" w:sz="0" w:space="0" w:color="auto"/>
                <w:left w:val="none" w:sz="0" w:space="0" w:color="auto"/>
                <w:bottom w:val="none" w:sz="0" w:space="0" w:color="auto"/>
                <w:right w:val="none" w:sz="0" w:space="0" w:color="auto"/>
              </w:divBdr>
            </w:div>
            <w:div w:id="298845065">
              <w:marLeft w:val="0"/>
              <w:marRight w:val="0"/>
              <w:marTop w:val="0"/>
              <w:marBottom w:val="0"/>
              <w:divBdr>
                <w:top w:val="none" w:sz="0" w:space="0" w:color="auto"/>
                <w:left w:val="none" w:sz="0" w:space="0" w:color="auto"/>
                <w:bottom w:val="none" w:sz="0" w:space="0" w:color="auto"/>
                <w:right w:val="none" w:sz="0" w:space="0" w:color="auto"/>
              </w:divBdr>
            </w:div>
            <w:div w:id="299773512">
              <w:marLeft w:val="0"/>
              <w:marRight w:val="0"/>
              <w:marTop w:val="0"/>
              <w:marBottom w:val="0"/>
              <w:divBdr>
                <w:top w:val="none" w:sz="0" w:space="0" w:color="auto"/>
                <w:left w:val="none" w:sz="0" w:space="0" w:color="auto"/>
                <w:bottom w:val="none" w:sz="0" w:space="0" w:color="auto"/>
                <w:right w:val="none" w:sz="0" w:space="0" w:color="auto"/>
              </w:divBdr>
            </w:div>
            <w:div w:id="312949505">
              <w:marLeft w:val="0"/>
              <w:marRight w:val="0"/>
              <w:marTop w:val="0"/>
              <w:marBottom w:val="0"/>
              <w:divBdr>
                <w:top w:val="none" w:sz="0" w:space="0" w:color="auto"/>
                <w:left w:val="none" w:sz="0" w:space="0" w:color="auto"/>
                <w:bottom w:val="none" w:sz="0" w:space="0" w:color="auto"/>
                <w:right w:val="none" w:sz="0" w:space="0" w:color="auto"/>
              </w:divBdr>
            </w:div>
            <w:div w:id="313729769">
              <w:marLeft w:val="0"/>
              <w:marRight w:val="0"/>
              <w:marTop w:val="0"/>
              <w:marBottom w:val="0"/>
              <w:divBdr>
                <w:top w:val="none" w:sz="0" w:space="0" w:color="auto"/>
                <w:left w:val="none" w:sz="0" w:space="0" w:color="auto"/>
                <w:bottom w:val="none" w:sz="0" w:space="0" w:color="auto"/>
                <w:right w:val="none" w:sz="0" w:space="0" w:color="auto"/>
              </w:divBdr>
            </w:div>
            <w:div w:id="316881513">
              <w:marLeft w:val="0"/>
              <w:marRight w:val="0"/>
              <w:marTop w:val="0"/>
              <w:marBottom w:val="0"/>
              <w:divBdr>
                <w:top w:val="none" w:sz="0" w:space="0" w:color="auto"/>
                <w:left w:val="none" w:sz="0" w:space="0" w:color="auto"/>
                <w:bottom w:val="none" w:sz="0" w:space="0" w:color="auto"/>
                <w:right w:val="none" w:sz="0" w:space="0" w:color="auto"/>
              </w:divBdr>
            </w:div>
            <w:div w:id="317076385">
              <w:marLeft w:val="0"/>
              <w:marRight w:val="0"/>
              <w:marTop w:val="0"/>
              <w:marBottom w:val="0"/>
              <w:divBdr>
                <w:top w:val="none" w:sz="0" w:space="0" w:color="auto"/>
                <w:left w:val="none" w:sz="0" w:space="0" w:color="auto"/>
                <w:bottom w:val="none" w:sz="0" w:space="0" w:color="auto"/>
                <w:right w:val="none" w:sz="0" w:space="0" w:color="auto"/>
              </w:divBdr>
            </w:div>
            <w:div w:id="317812335">
              <w:marLeft w:val="0"/>
              <w:marRight w:val="0"/>
              <w:marTop w:val="0"/>
              <w:marBottom w:val="0"/>
              <w:divBdr>
                <w:top w:val="none" w:sz="0" w:space="0" w:color="auto"/>
                <w:left w:val="none" w:sz="0" w:space="0" w:color="auto"/>
                <w:bottom w:val="none" w:sz="0" w:space="0" w:color="auto"/>
                <w:right w:val="none" w:sz="0" w:space="0" w:color="auto"/>
              </w:divBdr>
            </w:div>
            <w:div w:id="330569334">
              <w:marLeft w:val="0"/>
              <w:marRight w:val="0"/>
              <w:marTop w:val="0"/>
              <w:marBottom w:val="0"/>
              <w:divBdr>
                <w:top w:val="none" w:sz="0" w:space="0" w:color="auto"/>
                <w:left w:val="none" w:sz="0" w:space="0" w:color="auto"/>
                <w:bottom w:val="none" w:sz="0" w:space="0" w:color="auto"/>
                <w:right w:val="none" w:sz="0" w:space="0" w:color="auto"/>
              </w:divBdr>
            </w:div>
            <w:div w:id="337463408">
              <w:marLeft w:val="0"/>
              <w:marRight w:val="0"/>
              <w:marTop w:val="0"/>
              <w:marBottom w:val="0"/>
              <w:divBdr>
                <w:top w:val="none" w:sz="0" w:space="0" w:color="auto"/>
                <w:left w:val="none" w:sz="0" w:space="0" w:color="auto"/>
                <w:bottom w:val="none" w:sz="0" w:space="0" w:color="auto"/>
                <w:right w:val="none" w:sz="0" w:space="0" w:color="auto"/>
              </w:divBdr>
            </w:div>
            <w:div w:id="338502753">
              <w:marLeft w:val="0"/>
              <w:marRight w:val="0"/>
              <w:marTop w:val="0"/>
              <w:marBottom w:val="0"/>
              <w:divBdr>
                <w:top w:val="none" w:sz="0" w:space="0" w:color="auto"/>
                <w:left w:val="none" w:sz="0" w:space="0" w:color="auto"/>
                <w:bottom w:val="none" w:sz="0" w:space="0" w:color="auto"/>
                <w:right w:val="none" w:sz="0" w:space="0" w:color="auto"/>
              </w:divBdr>
            </w:div>
            <w:div w:id="341980885">
              <w:marLeft w:val="0"/>
              <w:marRight w:val="0"/>
              <w:marTop w:val="0"/>
              <w:marBottom w:val="0"/>
              <w:divBdr>
                <w:top w:val="none" w:sz="0" w:space="0" w:color="auto"/>
                <w:left w:val="none" w:sz="0" w:space="0" w:color="auto"/>
                <w:bottom w:val="none" w:sz="0" w:space="0" w:color="auto"/>
                <w:right w:val="none" w:sz="0" w:space="0" w:color="auto"/>
              </w:divBdr>
            </w:div>
            <w:div w:id="347176221">
              <w:marLeft w:val="0"/>
              <w:marRight w:val="0"/>
              <w:marTop w:val="0"/>
              <w:marBottom w:val="0"/>
              <w:divBdr>
                <w:top w:val="none" w:sz="0" w:space="0" w:color="auto"/>
                <w:left w:val="none" w:sz="0" w:space="0" w:color="auto"/>
                <w:bottom w:val="none" w:sz="0" w:space="0" w:color="auto"/>
                <w:right w:val="none" w:sz="0" w:space="0" w:color="auto"/>
              </w:divBdr>
            </w:div>
            <w:div w:id="354620381">
              <w:marLeft w:val="0"/>
              <w:marRight w:val="0"/>
              <w:marTop w:val="0"/>
              <w:marBottom w:val="0"/>
              <w:divBdr>
                <w:top w:val="none" w:sz="0" w:space="0" w:color="auto"/>
                <w:left w:val="none" w:sz="0" w:space="0" w:color="auto"/>
                <w:bottom w:val="none" w:sz="0" w:space="0" w:color="auto"/>
                <w:right w:val="none" w:sz="0" w:space="0" w:color="auto"/>
              </w:divBdr>
            </w:div>
            <w:div w:id="357242337">
              <w:marLeft w:val="0"/>
              <w:marRight w:val="0"/>
              <w:marTop w:val="0"/>
              <w:marBottom w:val="0"/>
              <w:divBdr>
                <w:top w:val="none" w:sz="0" w:space="0" w:color="auto"/>
                <w:left w:val="none" w:sz="0" w:space="0" w:color="auto"/>
                <w:bottom w:val="none" w:sz="0" w:space="0" w:color="auto"/>
                <w:right w:val="none" w:sz="0" w:space="0" w:color="auto"/>
              </w:divBdr>
            </w:div>
            <w:div w:id="358511436">
              <w:marLeft w:val="0"/>
              <w:marRight w:val="0"/>
              <w:marTop w:val="0"/>
              <w:marBottom w:val="0"/>
              <w:divBdr>
                <w:top w:val="none" w:sz="0" w:space="0" w:color="auto"/>
                <w:left w:val="none" w:sz="0" w:space="0" w:color="auto"/>
                <w:bottom w:val="none" w:sz="0" w:space="0" w:color="auto"/>
                <w:right w:val="none" w:sz="0" w:space="0" w:color="auto"/>
              </w:divBdr>
            </w:div>
            <w:div w:id="360596877">
              <w:marLeft w:val="0"/>
              <w:marRight w:val="0"/>
              <w:marTop w:val="0"/>
              <w:marBottom w:val="0"/>
              <w:divBdr>
                <w:top w:val="none" w:sz="0" w:space="0" w:color="auto"/>
                <w:left w:val="none" w:sz="0" w:space="0" w:color="auto"/>
                <w:bottom w:val="none" w:sz="0" w:space="0" w:color="auto"/>
                <w:right w:val="none" w:sz="0" w:space="0" w:color="auto"/>
              </w:divBdr>
            </w:div>
            <w:div w:id="368839708">
              <w:marLeft w:val="0"/>
              <w:marRight w:val="0"/>
              <w:marTop w:val="0"/>
              <w:marBottom w:val="0"/>
              <w:divBdr>
                <w:top w:val="none" w:sz="0" w:space="0" w:color="auto"/>
                <w:left w:val="none" w:sz="0" w:space="0" w:color="auto"/>
                <w:bottom w:val="none" w:sz="0" w:space="0" w:color="auto"/>
                <w:right w:val="none" w:sz="0" w:space="0" w:color="auto"/>
              </w:divBdr>
            </w:div>
            <w:div w:id="378163257">
              <w:marLeft w:val="0"/>
              <w:marRight w:val="0"/>
              <w:marTop w:val="0"/>
              <w:marBottom w:val="0"/>
              <w:divBdr>
                <w:top w:val="none" w:sz="0" w:space="0" w:color="auto"/>
                <w:left w:val="none" w:sz="0" w:space="0" w:color="auto"/>
                <w:bottom w:val="none" w:sz="0" w:space="0" w:color="auto"/>
                <w:right w:val="none" w:sz="0" w:space="0" w:color="auto"/>
              </w:divBdr>
            </w:div>
            <w:div w:id="378632253">
              <w:marLeft w:val="0"/>
              <w:marRight w:val="0"/>
              <w:marTop w:val="0"/>
              <w:marBottom w:val="0"/>
              <w:divBdr>
                <w:top w:val="none" w:sz="0" w:space="0" w:color="auto"/>
                <w:left w:val="none" w:sz="0" w:space="0" w:color="auto"/>
                <w:bottom w:val="none" w:sz="0" w:space="0" w:color="auto"/>
                <w:right w:val="none" w:sz="0" w:space="0" w:color="auto"/>
              </w:divBdr>
            </w:div>
            <w:div w:id="386104148">
              <w:marLeft w:val="0"/>
              <w:marRight w:val="0"/>
              <w:marTop w:val="0"/>
              <w:marBottom w:val="0"/>
              <w:divBdr>
                <w:top w:val="none" w:sz="0" w:space="0" w:color="auto"/>
                <w:left w:val="none" w:sz="0" w:space="0" w:color="auto"/>
                <w:bottom w:val="none" w:sz="0" w:space="0" w:color="auto"/>
                <w:right w:val="none" w:sz="0" w:space="0" w:color="auto"/>
              </w:divBdr>
            </w:div>
            <w:div w:id="387337271">
              <w:marLeft w:val="0"/>
              <w:marRight w:val="0"/>
              <w:marTop w:val="0"/>
              <w:marBottom w:val="0"/>
              <w:divBdr>
                <w:top w:val="none" w:sz="0" w:space="0" w:color="auto"/>
                <w:left w:val="none" w:sz="0" w:space="0" w:color="auto"/>
                <w:bottom w:val="none" w:sz="0" w:space="0" w:color="auto"/>
                <w:right w:val="none" w:sz="0" w:space="0" w:color="auto"/>
              </w:divBdr>
            </w:div>
            <w:div w:id="389546209">
              <w:marLeft w:val="0"/>
              <w:marRight w:val="0"/>
              <w:marTop w:val="0"/>
              <w:marBottom w:val="0"/>
              <w:divBdr>
                <w:top w:val="none" w:sz="0" w:space="0" w:color="auto"/>
                <w:left w:val="none" w:sz="0" w:space="0" w:color="auto"/>
                <w:bottom w:val="none" w:sz="0" w:space="0" w:color="auto"/>
                <w:right w:val="none" w:sz="0" w:space="0" w:color="auto"/>
              </w:divBdr>
            </w:div>
            <w:div w:id="393165765">
              <w:marLeft w:val="0"/>
              <w:marRight w:val="0"/>
              <w:marTop w:val="0"/>
              <w:marBottom w:val="0"/>
              <w:divBdr>
                <w:top w:val="none" w:sz="0" w:space="0" w:color="auto"/>
                <w:left w:val="none" w:sz="0" w:space="0" w:color="auto"/>
                <w:bottom w:val="none" w:sz="0" w:space="0" w:color="auto"/>
                <w:right w:val="none" w:sz="0" w:space="0" w:color="auto"/>
              </w:divBdr>
            </w:div>
            <w:div w:id="394085342">
              <w:marLeft w:val="0"/>
              <w:marRight w:val="0"/>
              <w:marTop w:val="0"/>
              <w:marBottom w:val="0"/>
              <w:divBdr>
                <w:top w:val="none" w:sz="0" w:space="0" w:color="auto"/>
                <w:left w:val="none" w:sz="0" w:space="0" w:color="auto"/>
                <w:bottom w:val="none" w:sz="0" w:space="0" w:color="auto"/>
                <w:right w:val="none" w:sz="0" w:space="0" w:color="auto"/>
              </w:divBdr>
            </w:div>
            <w:div w:id="397023559">
              <w:marLeft w:val="0"/>
              <w:marRight w:val="0"/>
              <w:marTop w:val="0"/>
              <w:marBottom w:val="0"/>
              <w:divBdr>
                <w:top w:val="none" w:sz="0" w:space="0" w:color="auto"/>
                <w:left w:val="none" w:sz="0" w:space="0" w:color="auto"/>
                <w:bottom w:val="none" w:sz="0" w:space="0" w:color="auto"/>
                <w:right w:val="none" w:sz="0" w:space="0" w:color="auto"/>
              </w:divBdr>
            </w:div>
            <w:div w:id="398477389">
              <w:marLeft w:val="0"/>
              <w:marRight w:val="0"/>
              <w:marTop w:val="0"/>
              <w:marBottom w:val="0"/>
              <w:divBdr>
                <w:top w:val="none" w:sz="0" w:space="0" w:color="auto"/>
                <w:left w:val="none" w:sz="0" w:space="0" w:color="auto"/>
                <w:bottom w:val="none" w:sz="0" w:space="0" w:color="auto"/>
                <w:right w:val="none" w:sz="0" w:space="0" w:color="auto"/>
              </w:divBdr>
            </w:div>
            <w:div w:id="398673422">
              <w:marLeft w:val="0"/>
              <w:marRight w:val="0"/>
              <w:marTop w:val="0"/>
              <w:marBottom w:val="0"/>
              <w:divBdr>
                <w:top w:val="none" w:sz="0" w:space="0" w:color="auto"/>
                <w:left w:val="none" w:sz="0" w:space="0" w:color="auto"/>
                <w:bottom w:val="none" w:sz="0" w:space="0" w:color="auto"/>
                <w:right w:val="none" w:sz="0" w:space="0" w:color="auto"/>
              </w:divBdr>
            </w:div>
            <w:div w:id="399596095">
              <w:marLeft w:val="0"/>
              <w:marRight w:val="0"/>
              <w:marTop w:val="0"/>
              <w:marBottom w:val="0"/>
              <w:divBdr>
                <w:top w:val="none" w:sz="0" w:space="0" w:color="auto"/>
                <w:left w:val="none" w:sz="0" w:space="0" w:color="auto"/>
                <w:bottom w:val="none" w:sz="0" w:space="0" w:color="auto"/>
                <w:right w:val="none" w:sz="0" w:space="0" w:color="auto"/>
              </w:divBdr>
            </w:div>
            <w:div w:id="407730978">
              <w:marLeft w:val="0"/>
              <w:marRight w:val="0"/>
              <w:marTop w:val="0"/>
              <w:marBottom w:val="0"/>
              <w:divBdr>
                <w:top w:val="none" w:sz="0" w:space="0" w:color="auto"/>
                <w:left w:val="none" w:sz="0" w:space="0" w:color="auto"/>
                <w:bottom w:val="none" w:sz="0" w:space="0" w:color="auto"/>
                <w:right w:val="none" w:sz="0" w:space="0" w:color="auto"/>
              </w:divBdr>
            </w:div>
            <w:div w:id="410852764">
              <w:marLeft w:val="0"/>
              <w:marRight w:val="0"/>
              <w:marTop w:val="0"/>
              <w:marBottom w:val="0"/>
              <w:divBdr>
                <w:top w:val="none" w:sz="0" w:space="0" w:color="auto"/>
                <w:left w:val="none" w:sz="0" w:space="0" w:color="auto"/>
                <w:bottom w:val="none" w:sz="0" w:space="0" w:color="auto"/>
                <w:right w:val="none" w:sz="0" w:space="0" w:color="auto"/>
              </w:divBdr>
            </w:div>
            <w:div w:id="420642421">
              <w:marLeft w:val="0"/>
              <w:marRight w:val="0"/>
              <w:marTop w:val="0"/>
              <w:marBottom w:val="0"/>
              <w:divBdr>
                <w:top w:val="none" w:sz="0" w:space="0" w:color="auto"/>
                <w:left w:val="none" w:sz="0" w:space="0" w:color="auto"/>
                <w:bottom w:val="none" w:sz="0" w:space="0" w:color="auto"/>
                <w:right w:val="none" w:sz="0" w:space="0" w:color="auto"/>
              </w:divBdr>
            </w:div>
            <w:div w:id="427041274">
              <w:marLeft w:val="0"/>
              <w:marRight w:val="0"/>
              <w:marTop w:val="0"/>
              <w:marBottom w:val="0"/>
              <w:divBdr>
                <w:top w:val="none" w:sz="0" w:space="0" w:color="auto"/>
                <w:left w:val="none" w:sz="0" w:space="0" w:color="auto"/>
                <w:bottom w:val="none" w:sz="0" w:space="0" w:color="auto"/>
                <w:right w:val="none" w:sz="0" w:space="0" w:color="auto"/>
              </w:divBdr>
            </w:div>
            <w:div w:id="427048825">
              <w:marLeft w:val="0"/>
              <w:marRight w:val="0"/>
              <w:marTop w:val="0"/>
              <w:marBottom w:val="0"/>
              <w:divBdr>
                <w:top w:val="none" w:sz="0" w:space="0" w:color="auto"/>
                <w:left w:val="none" w:sz="0" w:space="0" w:color="auto"/>
                <w:bottom w:val="none" w:sz="0" w:space="0" w:color="auto"/>
                <w:right w:val="none" w:sz="0" w:space="0" w:color="auto"/>
              </w:divBdr>
            </w:div>
            <w:div w:id="434180191">
              <w:marLeft w:val="0"/>
              <w:marRight w:val="0"/>
              <w:marTop w:val="0"/>
              <w:marBottom w:val="0"/>
              <w:divBdr>
                <w:top w:val="none" w:sz="0" w:space="0" w:color="auto"/>
                <w:left w:val="none" w:sz="0" w:space="0" w:color="auto"/>
                <w:bottom w:val="none" w:sz="0" w:space="0" w:color="auto"/>
                <w:right w:val="none" w:sz="0" w:space="0" w:color="auto"/>
              </w:divBdr>
            </w:div>
            <w:div w:id="443768975">
              <w:marLeft w:val="0"/>
              <w:marRight w:val="0"/>
              <w:marTop w:val="0"/>
              <w:marBottom w:val="0"/>
              <w:divBdr>
                <w:top w:val="none" w:sz="0" w:space="0" w:color="auto"/>
                <w:left w:val="none" w:sz="0" w:space="0" w:color="auto"/>
                <w:bottom w:val="none" w:sz="0" w:space="0" w:color="auto"/>
                <w:right w:val="none" w:sz="0" w:space="0" w:color="auto"/>
              </w:divBdr>
            </w:div>
            <w:div w:id="446316412">
              <w:marLeft w:val="0"/>
              <w:marRight w:val="0"/>
              <w:marTop w:val="0"/>
              <w:marBottom w:val="0"/>
              <w:divBdr>
                <w:top w:val="none" w:sz="0" w:space="0" w:color="auto"/>
                <w:left w:val="none" w:sz="0" w:space="0" w:color="auto"/>
                <w:bottom w:val="none" w:sz="0" w:space="0" w:color="auto"/>
                <w:right w:val="none" w:sz="0" w:space="0" w:color="auto"/>
              </w:divBdr>
            </w:div>
            <w:div w:id="458957131">
              <w:marLeft w:val="0"/>
              <w:marRight w:val="0"/>
              <w:marTop w:val="0"/>
              <w:marBottom w:val="0"/>
              <w:divBdr>
                <w:top w:val="none" w:sz="0" w:space="0" w:color="auto"/>
                <w:left w:val="none" w:sz="0" w:space="0" w:color="auto"/>
                <w:bottom w:val="none" w:sz="0" w:space="0" w:color="auto"/>
                <w:right w:val="none" w:sz="0" w:space="0" w:color="auto"/>
              </w:divBdr>
            </w:div>
            <w:div w:id="464658990">
              <w:marLeft w:val="0"/>
              <w:marRight w:val="0"/>
              <w:marTop w:val="0"/>
              <w:marBottom w:val="0"/>
              <w:divBdr>
                <w:top w:val="none" w:sz="0" w:space="0" w:color="auto"/>
                <w:left w:val="none" w:sz="0" w:space="0" w:color="auto"/>
                <w:bottom w:val="none" w:sz="0" w:space="0" w:color="auto"/>
                <w:right w:val="none" w:sz="0" w:space="0" w:color="auto"/>
              </w:divBdr>
            </w:div>
            <w:div w:id="467212267">
              <w:marLeft w:val="0"/>
              <w:marRight w:val="0"/>
              <w:marTop w:val="0"/>
              <w:marBottom w:val="0"/>
              <w:divBdr>
                <w:top w:val="none" w:sz="0" w:space="0" w:color="auto"/>
                <w:left w:val="none" w:sz="0" w:space="0" w:color="auto"/>
                <w:bottom w:val="none" w:sz="0" w:space="0" w:color="auto"/>
                <w:right w:val="none" w:sz="0" w:space="0" w:color="auto"/>
              </w:divBdr>
            </w:div>
            <w:div w:id="467866025">
              <w:marLeft w:val="0"/>
              <w:marRight w:val="0"/>
              <w:marTop w:val="0"/>
              <w:marBottom w:val="0"/>
              <w:divBdr>
                <w:top w:val="none" w:sz="0" w:space="0" w:color="auto"/>
                <w:left w:val="none" w:sz="0" w:space="0" w:color="auto"/>
                <w:bottom w:val="none" w:sz="0" w:space="0" w:color="auto"/>
                <w:right w:val="none" w:sz="0" w:space="0" w:color="auto"/>
              </w:divBdr>
            </w:div>
            <w:div w:id="468671230">
              <w:marLeft w:val="0"/>
              <w:marRight w:val="0"/>
              <w:marTop w:val="0"/>
              <w:marBottom w:val="0"/>
              <w:divBdr>
                <w:top w:val="none" w:sz="0" w:space="0" w:color="auto"/>
                <w:left w:val="none" w:sz="0" w:space="0" w:color="auto"/>
                <w:bottom w:val="none" w:sz="0" w:space="0" w:color="auto"/>
                <w:right w:val="none" w:sz="0" w:space="0" w:color="auto"/>
              </w:divBdr>
            </w:div>
            <w:div w:id="468985029">
              <w:marLeft w:val="0"/>
              <w:marRight w:val="0"/>
              <w:marTop w:val="0"/>
              <w:marBottom w:val="0"/>
              <w:divBdr>
                <w:top w:val="none" w:sz="0" w:space="0" w:color="auto"/>
                <w:left w:val="none" w:sz="0" w:space="0" w:color="auto"/>
                <w:bottom w:val="none" w:sz="0" w:space="0" w:color="auto"/>
                <w:right w:val="none" w:sz="0" w:space="0" w:color="auto"/>
              </w:divBdr>
            </w:div>
            <w:div w:id="472912545">
              <w:marLeft w:val="0"/>
              <w:marRight w:val="0"/>
              <w:marTop w:val="0"/>
              <w:marBottom w:val="0"/>
              <w:divBdr>
                <w:top w:val="none" w:sz="0" w:space="0" w:color="auto"/>
                <w:left w:val="none" w:sz="0" w:space="0" w:color="auto"/>
                <w:bottom w:val="none" w:sz="0" w:space="0" w:color="auto"/>
                <w:right w:val="none" w:sz="0" w:space="0" w:color="auto"/>
              </w:divBdr>
            </w:div>
            <w:div w:id="475219117">
              <w:marLeft w:val="0"/>
              <w:marRight w:val="0"/>
              <w:marTop w:val="0"/>
              <w:marBottom w:val="0"/>
              <w:divBdr>
                <w:top w:val="none" w:sz="0" w:space="0" w:color="auto"/>
                <w:left w:val="none" w:sz="0" w:space="0" w:color="auto"/>
                <w:bottom w:val="none" w:sz="0" w:space="0" w:color="auto"/>
                <w:right w:val="none" w:sz="0" w:space="0" w:color="auto"/>
              </w:divBdr>
            </w:div>
            <w:div w:id="478109802">
              <w:marLeft w:val="0"/>
              <w:marRight w:val="0"/>
              <w:marTop w:val="0"/>
              <w:marBottom w:val="0"/>
              <w:divBdr>
                <w:top w:val="none" w:sz="0" w:space="0" w:color="auto"/>
                <w:left w:val="none" w:sz="0" w:space="0" w:color="auto"/>
                <w:bottom w:val="none" w:sz="0" w:space="0" w:color="auto"/>
                <w:right w:val="none" w:sz="0" w:space="0" w:color="auto"/>
              </w:divBdr>
            </w:div>
            <w:div w:id="481771435">
              <w:marLeft w:val="0"/>
              <w:marRight w:val="0"/>
              <w:marTop w:val="0"/>
              <w:marBottom w:val="0"/>
              <w:divBdr>
                <w:top w:val="none" w:sz="0" w:space="0" w:color="auto"/>
                <w:left w:val="none" w:sz="0" w:space="0" w:color="auto"/>
                <w:bottom w:val="none" w:sz="0" w:space="0" w:color="auto"/>
                <w:right w:val="none" w:sz="0" w:space="0" w:color="auto"/>
              </w:divBdr>
            </w:div>
            <w:div w:id="484442463">
              <w:marLeft w:val="0"/>
              <w:marRight w:val="0"/>
              <w:marTop w:val="0"/>
              <w:marBottom w:val="0"/>
              <w:divBdr>
                <w:top w:val="none" w:sz="0" w:space="0" w:color="auto"/>
                <w:left w:val="none" w:sz="0" w:space="0" w:color="auto"/>
                <w:bottom w:val="none" w:sz="0" w:space="0" w:color="auto"/>
                <w:right w:val="none" w:sz="0" w:space="0" w:color="auto"/>
              </w:divBdr>
            </w:div>
            <w:div w:id="486869482">
              <w:marLeft w:val="0"/>
              <w:marRight w:val="0"/>
              <w:marTop w:val="0"/>
              <w:marBottom w:val="0"/>
              <w:divBdr>
                <w:top w:val="none" w:sz="0" w:space="0" w:color="auto"/>
                <w:left w:val="none" w:sz="0" w:space="0" w:color="auto"/>
                <w:bottom w:val="none" w:sz="0" w:space="0" w:color="auto"/>
                <w:right w:val="none" w:sz="0" w:space="0" w:color="auto"/>
              </w:divBdr>
            </w:div>
            <w:div w:id="488912495">
              <w:marLeft w:val="0"/>
              <w:marRight w:val="0"/>
              <w:marTop w:val="0"/>
              <w:marBottom w:val="0"/>
              <w:divBdr>
                <w:top w:val="none" w:sz="0" w:space="0" w:color="auto"/>
                <w:left w:val="none" w:sz="0" w:space="0" w:color="auto"/>
                <w:bottom w:val="none" w:sz="0" w:space="0" w:color="auto"/>
                <w:right w:val="none" w:sz="0" w:space="0" w:color="auto"/>
              </w:divBdr>
            </w:div>
            <w:div w:id="490098543">
              <w:marLeft w:val="0"/>
              <w:marRight w:val="0"/>
              <w:marTop w:val="0"/>
              <w:marBottom w:val="0"/>
              <w:divBdr>
                <w:top w:val="none" w:sz="0" w:space="0" w:color="auto"/>
                <w:left w:val="none" w:sz="0" w:space="0" w:color="auto"/>
                <w:bottom w:val="none" w:sz="0" w:space="0" w:color="auto"/>
                <w:right w:val="none" w:sz="0" w:space="0" w:color="auto"/>
              </w:divBdr>
            </w:div>
            <w:div w:id="492837338">
              <w:marLeft w:val="0"/>
              <w:marRight w:val="0"/>
              <w:marTop w:val="0"/>
              <w:marBottom w:val="0"/>
              <w:divBdr>
                <w:top w:val="none" w:sz="0" w:space="0" w:color="auto"/>
                <w:left w:val="none" w:sz="0" w:space="0" w:color="auto"/>
                <w:bottom w:val="none" w:sz="0" w:space="0" w:color="auto"/>
                <w:right w:val="none" w:sz="0" w:space="0" w:color="auto"/>
              </w:divBdr>
            </w:div>
            <w:div w:id="494414075">
              <w:marLeft w:val="0"/>
              <w:marRight w:val="0"/>
              <w:marTop w:val="0"/>
              <w:marBottom w:val="0"/>
              <w:divBdr>
                <w:top w:val="none" w:sz="0" w:space="0" w:color="auto"/>
                <w:left w:val="none" w:sz="0" w:space="0" w:color="auto"/>
                <w:bottom w:val="none" w:sz="0" w:space="0" w:color="auto"/>
                <w:right w:val="none" w:sz="0" w:space="0" w:color="auto"/>
              </w:divBdr>
            </w:div>
            <w:div w:id="494493930">
              <w:marLeft w:val="0"/>
              <w:marRight w:val="0"/>
              <w:marTop w:val="0"/>
              <w:marBottom w:val="0"/>
              <w:divBdr>
                <w:top w:val="none" w:sz="0" w:space="0" w:color="auto"/>
                <w:left w:val="none" w:sz="0" w:space="0" w:color="auto"/>
                <w:bottom w:val="none" w:sz="0" w:space="0" w:color="auto"/>
                <w:right w:val="none" w:sz="0" w:space="0" w:color="auto"/>
              </w:divBdr>
            </w:div>
            <w:div w:id="502546371">
              <w:marLeft w:val="0"/>
              <w:marRight w:val="0"/>
              <w:marTop w:val="0"/>
              <w:marBottom w:val="0"/>
              <w:divBdr>
                <w:top w:val="none" w:sz="0" w:space="0" w:color="auto"/>
                <w:left w:val="none" w:sz="0" w:space="0" w:color="auto"/>
                <w:bottom w:val="none" w:sz="0" w:space="0" w:color="auto"/>
                <w:right w:val="none" w:sz="0" w:space="0" w:color="auto"/>
              </w:divBdr>
            </w:div>
            <w:div w:id="517278391">
              <w:marLeft w:val="0"/>
              <w:marRight w:val="0"/>
              <w:marTop w:val="0"/>
              <w:marBottom w:val="0"/>
              <w:divBdr>
                <w:top w:val="none" w:sz="0" w:space="0" w:color="auto"/>
                <w:left w:val="none" w:sz="0" w:space="0" w:color="auto"/>
                <w:bottom w:val="none" w:sz="0" w:space="0" w:color="auto"/>
                <w:right w:val="none" w:sz="0" w:space="0" w:color="auto"/>
              </w:divBdr>
            </w:div>
            <w:div w:id="517742174">
              <w:marLeft w:val="0"/>
              <w:marRight w:val="0"/>
              <w:marTop w:val="0"/>
              <w:marBottom w:val="0"/>
              <w:divBdr>
                <w:top w:val="none" w:sz="0" w:space="0" w:color="auto"/>
                <w:left w:val="none" w:sz="0" w:space="0" w:color="auto"/>
                <w:bottom w:val="none" w:sz="0" w:space="0" w:color="auto"/>
                <w:right w:val="none" w:sz="0" w:space="0" w:color="auto"/>
              </w:divBdr>
            </w:div>
            <w:div w:id="524442939">
              <w:marLeft w:val="0"/>
              <w:marRight w:val="0"/>
              <w:marTop w:val="0"/>
              <w:marBottom w:val="0"/>
              <w:divBdr>
                <w:top w:val="none" w:sz="0" w:space="0" w:color="auto"/>
                <w:left w:val="none" w:sz="0" w:space="0" w:color="auto"/>
                <w:bottom w:val="none" w:sz="0" w:space="0" w:color="auto"/>
                <w:right w:val="none" w:sz="0" w:space="0" w:color="auto"/>
              </w:divBdr>
            </w:div>
            <w:div w:id="528371712">
              <w:marLeft w:val="0"/>
              <w:marRight w:val="0"/>
              <w:marTop w:val="0"/>
              <w:marBottom w:val="0"/>
              <w:divBdr>
                <w:top w:val="none" w:sz="0" w:space="0" w:color="auto"/>
                <w:left w:val="none" w:sz="0" w:space="0" w:color="auto"/>
                <w:bottom w:val="none" w:sz="0" w:space="0" w:color="auto"/>
                <w:right w:val="none" w:sz="0" w:space="0" w:color="auto"/>
              </w:divBdr>
            </w:div>
            <w:div w:id="528878759">
              <w:marLeft w:val="0"/>
              <w:marRight w:val="0"/>
              <w:marTop w:val="0"/>
              <w:marBottom w:val="0"/>
              <w:divBdr>
                <w:top w:val="none" w:sz="0" w:space="0" w:color="auto"/>
                <w:left w:val="none" w:sz="0" w:space="0" w:color="auto"/>
                <w:bottom w:val="none" w:sz="0" w:space="0" w:color="auto"/>
                <w:right w:val="none" w:sz="0" w:space="0" w:color="auto"/>
              </w:divBdr>
            </w:div>
            <w:div w:id="529608369">
              <w:marLeft w:val="0"/>
              <w:marRight w:val="0"/>
              <w:marTop w:val="0"/>
              <w:marBottom w:val="0"/>
              <w:divBdr>
                <w:top w:val="none" w:sz="0" w:space="0" w:color="auto"/>
                <w:left w:val="none" w:sz="0" w:space="0" w:color="auto"/>
                <w:bottom w:val="none" w:sz="0" w:space="0" w:color="auto"/>
                <w:right w:val="none" w:sz="0" w:space="0" w:color="auto"/>
              </w:divBdr>
            </w:div>
            <w:div w:id="537158197">
              <w:marLeft w:val="0"/>
              <w:marRight w:val="0"/>
              <w:marTop w:val="0"/>
              <w:marBottom w:val="0"/>
              <w:divBdr>
                <w:top w:val="none" w:sz="0" w:space="0" w:color="auto"/>
                <w:left w:val="none" w:sz="0" w:space="0" w:color="auto"/>
                <w:bottom w:val="none" w:sz="0" w:space="0" w:color="auto"/>
                <w:right w:val="none" w:sz="0" w:space="0" w:color="auto"/>
              </w:divBdr>
            </w:div>
            <w:div w:id="539317157">
              <w:marLeft w:val="0"/>
              <w:marRight w:val="0"/>
              <w:marTop w:val="0"/>
              <w:marBottom w:val="0"/>
              <w:divBdr>
                <w:top w:val="none" w:sz="0" w:space="0" w:color="auto"/>
                <w:left w:val="none" w:sz="0" w:space="0" w:color="auto"/>
                <w:bottom w:val="none" w:sz="0" w:space="0" w:color="auto"/>
                <w:right w:val="none" w:sz="0" w:space="0" w:color="auto"/>
              </w:divBdr>
            </w:div>
            <w:div w:id="540869660">
              <w:marLeft w:val="0"/>
              <w:marRight w:val="0"/>
              <w:marTop w:val="0"/>
              <w:marBottom w:val="0"/>
              <w:divBdr>
                <w:top w:val="none" w:sz="0" w:space="0" w:color="auto"/>
                <w:left w:val="none" w:sz="0" w:space="0" w:color="auto"/>
                <w:bottom w:val="none" w:sz="0" w:space="0" w:color="auto"/>
                <w:right w:val="none" w:sz="0" w:space="0" w:color="auto"/>
              </w:divBdr>
            </w:div>
            <w:div w:id="541863450">
              <w:marLeft w:val="0"/>
              <w:marRight w:val="0"/>
              <w:marTop w:val="0"/>
              <w:marBottom w:val="0"/>
              <w:divBdr>
                <w:top w:val="none" w:sz="0" w:space="0" w:color="auto"/>
                <w:left w:val="none" w:sz="0" w:space="0" w:color="auto"/>
                <w:bottom w:val="none" w:sz="0" w:space="0" w:color="auto"/>
                <w:right w:val="none" w:sz="0" w:space="0" w:color="auto"/>
              </w:divBdr>
            </w:div>
            <w:div w:id="551842107">
              <w:marLeft w:val="0"/>
              <w:marRight w:val="0"/>
              <w:marTop w:val="0"/>
              <w:marBottom w:val="0"/>
              <w:divBdr>
                <w:top w:val="none" w:sz="0" w:space="0" w:color="auto"/>
                <w:left w:val="none" w:sz="0" w:space="0" w:color="auto"/>
                <w:bottom w:val="none" w:sz="0" w:space="0" w:color="auto"/>
                <w:right w:val="none" w:sz="0" w:space="0" w:color="auto"/>
              </w:divBdr>
            </w:div>
            <w:div w:id="554200404">
              <w:marLeft w:val="0"/>
              <w:marRight w:val="0"/>
              <w:marTop w:val="0"/>
              <w:marBottom w:val="0"/>
              <w:divBdr>
                <w:top w:val="none" w:sz="0" w:space="0" w:color="auto"/>
                <w:left w:val="none" w:sz="0" w:space="0" w:color="auto"/>
                <w:bottom w:val="none" w:sz="0" w:space="0" w:color="auto"/>
                <w:right w:val="none" w:sz="0" w:space="0" w:color="auto"/>
              </w:divBdr>
            </w:div>
            <w:div w:id="563493437">
              <w:marLeft w:val="0"/>
              <w:marRight w:val="0"/>
              <w:marTop w:val="0"/>
              <w:marBottom w:val="0"/>
              <w:divBdr>
                <w:top w:val="none" w:sz="0" w:space="0" w:color="auto"/>
                <w:left w:val="none" w:sz="0" w:space="0" w:color="auto"/>
                <w:bottom w:val="none" w:sz="0" w:space="0" w:color="auto"/>
                <w:right w:val="none" w:sz="0" w:space="0" w:color="auto"/>
              </w:divBdr>
            </w:div>
            <w:div w:id="565461429">
              <w:marLeft w:val="0"/>
              <w:marRight w:val="0"/>
              <w:marTop w:val="0"/>
              <w:marBottom w:val="0"/>
              <w:divBdr>
                <w:top w:val="none" w:sz="0" w:space="0" w:color="auto"/>
                <w:left w:val="none" w:sz="0" w:space="0" w:color="auto"/>
                <w:bottom w:val="none" w:sz="0" w:space="0" w:color="auto"/>
                <w:right w:val="none" w:sz="0" w:space="0" w:color="auto"/>
              </w:divBdr>
            </w:div>
            <w:div w:id="568343332">
              <w:marLeft w:val="0"/>
              <w:marRight w:val="0"/>
              <w:marTop w:val="0"/>
              <w:marBottom w:val="0"/>
              <w:divBdr>
                <w:top w:val="none" w:sz="0" w:space="0" w:color="auto"/>
                <w:left w:val="none" w:sz="0" w:space="0" w:color="auto"/>
                <w:bottom w:val="none" w:sz="0" w:space="0" w:color="auto"/>
                <w:right w:val="none" w:sz="0" w:space="0" w:color="auto"/>
              </w:divBdr>
            </w:div>
            <w:div w:id="576212709">
              <w:marLeft w:val="0"/>
              <w:marRight w:val="0"/>
              <w:marTop w:val="0"/>
              <w:marBottom w:val="0"/>
              <w:divBdr>
                <w:top w:val="none" w:sz="0" w:space="0" w:color="auto"/>
                <w:left w:val="none" w:sz="0" w:space="0" w:color="auto"/>
                <w:bottom w:val="none" w:sz="0" w:space="0" w:color="auto"/>
                <w:right w:val="none" w:sz="0" w:space="0" w:color="auto"/>
              </w:divBdr>
            </w:div>
            <w:div w:id="579676405">
              <w:marLeft w:val="0"/>
              <w:marRight w:val="0"/>
              <w:marTop w:val="0"/>
              <w:marBottom w:val="0"/>
              <w:divBdr>
                <w:top w:val="none" w:sz="0" w:space="0" w:color="auto"/>
                <w:left w:val="none" w:sz="0" w:space="0" w:color="auto"/>
                <w:bottom w:val="none" w:sz="0" w:space="0" w:color="auto"/>
                <w:right w:val="none" w:sz="0" w:space="0" w:color="auto"/>
              </w:divBdr>
            </w:div>
            <w:div w:id="590704170">
              <w:marLeft w:val="0"/>
              <w:marRight w:val="0"/>
              <w:marTop w:val="0"/>
              <w:marBottom w:val="0"/>
              <w:divBdr>
                <w:top w:val="none" w:sz="0" w:space="0" w:color="auto"/>
                <w:left w:val="none" w:sz="0" w:space="0" w:color="auto"/>
                <w:bottom w:val="none" w:sz="0" w:space="0" w:color="auto"/>
                <w:right w:val="none" w:sz="0" w:space="0" w:color="auto"/>
              </w:divBdr>
            </w:div>
            <w:div w:id="591202829">
              <w:marLeft w:val="0"/>
              <w:marRight w:val="0"/>
              <w:marTop w:val="0"/>
              <w:marBottom w:val="0"/>
              <w:divBdr>
                <w:top w:val="none" w:sz="0" w:space="0" w:color="auto"/>
                <w:left w:val="none" w:sz="0" w:space="0" w:color="auto"/>
                <w:bottom w:val="none" w:sz="0" w:space="0" w:color="auto"/>
                <w:right w:val="none" w:sz="0" w:space="0" w:color="auto"/>
              </w:divBdr>
            </w:div>
            <w:div w:id="593976541">
              <w:marLeft w:val="0"/>
              <w:marRight w:val="0"/>
              <w:marTop w:val="0"/>
              <w:marBottom w:val="0"/>
              <w:divBdr>
                <w:top w:val="none" w:sz="0" w:space="0" w:color="auto"/>
                <w:left w:val="none" w:sz="0" w:space="0" w:color="auto"/>
                <w:bottom w:val="none" w:sz="0" w:space="0" w:color="auto"/>
                <w:right w:val="none" w:sz="0" w:space="0" w:color="auto"/>
              </w:divBdr>
            </w:div>
            <w:div w:id="605044003">
              <w:marLeft w:val="0"/>
              <w:marRight w:val="0"/>
              <w:marTop w:val="0"/>
              <w:marBottom w:val="0"/>
              <w:divBdr>
                <w:top w:val="none" w:sz="0" w:space="0" w:color="auto"/>
                <w:left w:val="none" w:sz="0" w:space="0" w:color="auto"/>
                <w:bottom w:val="none" w:sz="0" w:space="0" w:color="auto"/>
                <w:right w:val="none" w:sz="0" w:space="0" w:color="auto"/>
              </w:divBdr>
            </w:div>
            <w:div w:id="605621617">
              <w:marLeft w:val="0"/>
              <w:marRight w:val="0"/>
              <w:marTop w:val="0"/>
              <w:marBottom w:val="0"/>
              <w:divBdr>
                <w:top w:val="none" w:sz="0" w:space="0" w:color="auto"/>
                <w:left w:val="none" w:sz="0" w:space="0" w:color="auto"/>
                <w:bottom w:val="none" w:sz="0" w:space="0" w:color="auto"/>
                <w:right w:val="none" w:sz="0" w:space="0" w:color="auto"/>
              </w:divBdr>
            </w:div>
            <w:div w:id="606156759">
              <w:marLeft w:val="0"/>
              <w:marRight w:val="0"/>
              <w:marTop w:val="0"/>
              <w:marBottom w:val="0"/>
              <w:divBdr>
                <w:top w:val="none" w:sz="0" w:space="0" w:color="auto"/>
                <w:left w:val="none" w:sz="0" w:space="0" w:color="auto"/>
                <w:bottom w:val="none" w:sz="0" w:space="0" w:color="auto"/>
                <w:right w:val="none" w:sz="0" w:space="0" w:color="auto"/>
              </w:divBdr>
            </w:div>
            <w:div w:id="611594719">
              <w:marLeft w:val="0"/>
              <w:marRight w:val="0"/>
              <w:marTop w:val="0"/>
              <w:marBottom w:val="0"/>
              <w:divBdr>
                <w:top w:val="none" w:sz="0" w:space="0" w:color="auto"/>
                <w:left w:val="none" w:sz="0" w:space="0" w:color="auto"/>
                <w:bottom w:val="none" w:sz="0" w:space="0" w:color="auto"/>
                <w:right w:val="none" w:sz="0" w:space="0" w:color="auto"/>
              </w:divBdr>
            </w:div>
            <w:div w:id="613050886">
              <w:marLeft w:val="0"/>
              <w:marRight w:val="0"/>
              <w:marTop w:val="0"/>
              <w:marBottom w:val="0"/>
              <w:divBdr>
                <w:top w:val="none" w:sz="0" w:space="0" w:color="auto"/>
                <w:left w:val="none" w:sz="0" w:space="0" w:color="auto"/>
                <w:bottom w:val="none" w:sz="0" w:space="0" w:color="auto"/>
                <w:right w:val="none" w:sz="0" w:space="0" w:color="auto"/>
              </w:divBdr>
            </w:div>
            <w:div w:id="614098117">
              <w:marLeft w:val="0"/>
              <w:marRight w:val="0"/>
              <w:marTop w:val="0"/>
              <w:marBottom w:val="0"/>
              <w:divBdr>
                <w:top w:val="none" w:sz="0" w:space="0" w:color="auto"/>
                <w:left w:val="none" w:sz="0" w:space="0" w:color="auto"/>
                <w:bottom w:val="none" w:sz="0" w:space="0" w:color="auto"/>
                <w:right w:val="none" w:sz="0" w:space="0" w:color="auto"/>
              </w:divBdr>
            </w:div>
            <w:div w:id="614605448">
              <w:marLeft w:val="0"/>
              <w:marRight w:val="0"/>
              <w:marTop w:val="0"/>
              <w:marBottom w:val="0"/>
              <w:divBdr>
                <w:top w:val="none" w:sz="0" w:space="0" w:color="auto"/>
                <w:left w:val="none" w:sz="0" w:space="0" w:color="auto"/>
                <w:bottom w:val="none" w:sz="0" w:space="0" w:color="auto"/>
                <w:right w:val="none" w:sz="0" w:space="0" w:color="auto"/>
              </w:divBdr>
            </w:div>
            <w:div w:id="614947066">
              <w:marLeft w:val="0"/>
              <w:marRight w:val="0"/>
              <w:marTop w:val="0"/>
              <w:marBottom w:val="0"/>
              <w:divBdr>
                <w:top w:val="none" w:sz="0" w:space="0" w:color="auto"/>
                <w:left w:val="none" w:sz="0" w:space="0" w:color="auto"/>
                <w:bottom w:val="none" w:sz="0" w:space="0" w:color="auto"/>
                <w:right w:val="none" w:sz="0" w:space="0" w:color="auto"/>
              </w:divBdr>
            </w:div>
            <w:div w:id="625354316">
              <w:marLeft w:val="0"/>
              <w:marRight w:val="0"/>
              <w:marTop w:val="0"/>
              <w:marBottom w:val="0"/>
              <w:divBdr>
                <w:top w:val="none" w:sz="0" w:space="0" w:color="auto"/>
                <w:left w:val="none" w:sz="0" w:space="0" w:color="auto"/>
                <w:bottom w:val="none" w:sz="0" w:space="0" w:color="auto"/>
                <w:right w:val="none" w:sz="0" w:space="0" w:color="auto"/>
              </w:divBdr>
            </w:div>
            <w:div w:id="646206418">
              <w:marLeft w:val="0"/>
              <w:marRight w:val="0"/>
              <w:marTop w:val="0"/>
              <w:marBottom w:val="0"/>
              <w:divBdr>
                <w:top w:val="none" w:sz="0" w:space="0" w:color="auto"/>
                <w:left w:val="none" w:sz="0" w:space="0" w:color="auto"/>
                <w:bottom w:val="none" w:sz="0" w:space="0" w:color="auto"/>
                <w:right w:val="none" w:sz="0" w:space="0" w:color="auto"/>
              </w:divBdr>
            </w:div>
            <w:div w:id="652609741">
              <w:marLeft w:val="0"/>
              <w:marRight w:val="0"/>
              <w:marTop w:val="0"/>
              <w:marBottom w:val="0"/>
              <w:divBdr>
                <w:top w:val="none" w:sz="0" w:space="0" w:color="auto"/>
                <w:left w:val="none" w:sz="0" w:space="0" w:color="auto"/>
                <w:bottom w:val="none" w:sz="0" w:space="0" w:color="auto"/>
                <w:right w:val="none" w:sz="0" w:space="0" w:color="auto"/>
              </w:divBdr>
            </w:div>
            <w:div w:id="660889923">
              <w:marLeft w:val="0"/>
              <w:marRight w:val="0"/>
              <w:marTop w:val="0"/>
              <w:marBottom w:val="0"/>
              <w:divBdr>
                <w:top w:val="none" w:sz="0" w:space="0" w:color="auto"/>
                <w:left w:val="none" w:sz="0" w:space="0" w:color="auto"/>
                <w:bottom w:val="none" w:sz="0" w:space="0" w:color="auto"/>
                <w:right w:val="none" w:sz="0" w:space="0" w:color="auto"/>
              </w:divBdr>
            </w:div>
            <w:div w:id="662054468">
              <w:marLeft w:val="0"/>
              <w:marRight w:val="0"/>
              <w:marTop w:val="0"/>
              <w:marBottom w:val="0"/>
              <w:divBdr>
                <w:top w:val="none" w:sz="0" w:space="0" w:color="auto"/>
                <w:left w:val="none" w:sz="0" w:space="0" w:color="auto"/>
                <w:bottom w:val="none" w:sz="0" w:space="0" w:color="auto"/>
                <w:right w:val="none" w:sz="0" w:space="0" w:color="auto"/>
              </w:divBdr>
            </w:div>
            <w:div w:id="665666905">
              <w:marLeft w:val="0"/>
              <w:marRight w:val="0"/>
              <w:marTop w:val="0"/>
              <w:marBottom w:val="0"/>
              <w:divBdr>
                <w:top w:val="none" w:sz="0" w:space="0" w:color="auto"/>
                <w:left w:val="none" w:sz="0" w:space="0" w:color="auto"/>
                <w:bottom w:val="none" w:sz="0" w:space="0" w:color="auto"/>
                <w:right w:val="none" w:sz="0" w:space="0" w:color="auto"/>
              </w:divBdr>
            </w:div>
            <w:div w:id="670137979">
              <w:marLeft w:val="0"/>
              <w:marRight w:val="0"/>
              <w:marTop w:val="0"/>
              <w:marBottom w:val="0"/>
              <w:divBdr>
                <w:top w:val="none" w:sz="0" w:space="0" w:color="auto"/>
                <w:left w:val="none" w:sz="0" w:space="0" w:color="auto"/>
                <w:bottom w:val="none" w:sz="0" w:space="0" w:color="auto"/>
                <w:right w:val="none" w:sz="0" w:space="0" w:color="auto"/>
              </w:divBdr>
            </w:div>
            <w:div w:id="673537110">
              <w:marLeft w:val="0"/>
              <w:marRight w:val="0"/>
              <w:marTop w:val="0"/>
              <w:marBottom w:val="0"/>
              <w:divBdr>
                <w:top w:val="none" w:sz="0" w:space="0" w:color="auto"/>
                <w:left w:val="none" w:sz="0" w:space="0" w:color="auto"/>
                <w:bottom w:val="none" w:sz="0" w:space="0" w:color="auto"/>
                <w:right w:val="none" w:sz="0" w:space="0" w:color="auto"/>
              </w:divBdr>
            </w:div>
            <w:div w:id="677079984">
              <w:marLeft w:val="0"/>
              <w:marRight w:val="0"/>
              <w:marTop w:val="0"/>
              <w:marBottom w:val="0"/>
              <w:divBdr>
                <w:top w:val="none" w:sz="0" w:space="0" w:color="auto"/>
                <w:left w:val="none" w:sz="0" w:space="0" w:color="auto"/>
                <w:bottom w:val="none" w:sz="0" w:space="0" w:color="auto"/>
                <w:right w:val="none" w:sz="0" w:space="0" w:color="auto"/>
              </w:divBdr>
            </w:div>
            <w:div w:id="677926341">
              <w:marLeft w:val="0"/>
              <w:marRight w:val="0"/>
              <w:marTop w:val="0"/>
              <w:marBottom w:val="0"/>
              <w:divBdr>
                <w:top w:val="none" w:sz="0" w:space="0" w:color="auto"/>
                <w:left w:val="none" w:sz="0" w:space="0" w:color="auto"/>
                <w:bottom w:val="none" w:sz="0" w:space="0" w:color="auto"/>
                <w:right w:val="none" w:sz="0" w:space="0" w:color="auto"/>
              </w:divBdr>
            </w:div>
            <w:div w:id="684136326">
              <w:marLeft w:val="0"/>
              <w:marRight w:val="0"/>
              <w:marTop w:val="0"/>
              <w:marBottom w:val="0"/>
              <w:divBdr>
                <w:top w:val="none" w:sz="0" w:space="0" w:color="auto"/>
                <w:left w:val="none" w:sz="0" w:space="0" w:color="auto"/>
                <w:bottom w:val="none" w:sz="0" w:space="0" w:color="auto"/>
                <w:right w:val="none" w:sz="0" w:space="0" w:color="auto"/>
              </w:divBdr>
            </w:div>
            <w:div w:id="684866037">
              <w:marLeft w:val="0"/>
              <w:marRight w:val="0"/>
              <w:marTop w:val="0"/>
              <w:marBottom w:val="0"/>
              <w:divBdr>
                <w:top w:val="none" w:sz="0" w:space="0" w:color="auto"/>
                <w:left w:val="none" w:sz="0" w:space="0" w:color="auto"/>
                <w:bottom w:val="none" w:sz="0" w:space="0" w:color="auto"/>
                <w:right w:val="none" w:sz="0" w:space="0" w:color="auto"/>
              </w:divBdr>
            </w:div>
            <w:div w:id="687373598">
              <w:marLeft w:val="0"/>
              <w:marRight w:val="0"/>
              <w:marTop w:val="0"/>
              <w:marBottom w:val="0"/>
              <w:divBdr>
                <w:top w:val="none" w:sz="0" w:space="0" w:color="auto"/>
                <w:left w:val="none" w:sz="0" w:space="0" w:color="auto"/>
                <w:bottom w:val="none" w:sz="0" w:space="0" w:color="auto"/>
                <w:right w:val="none" w:sz="0" w:space="0" w:color="auto"/>
              </w:divBdr>
            </w:div>
            <w:div w:id="691803834">
              <w:marLeft w:val="0"/>
              <w:marRight w:val="0"/>
              <w:marTop w:val="0"/>
              <w:marBottom w:val="0"/>
              <w:divBdr>
                <w:top w:val="none" w:sz="0" w:space="0" w:color="auto"/>
                <w:left w:val="none" w:sz="0" w:space="0" w:color="auto"/>
                <w:bottom w:val="none" w:sz="0" w:space="0" w:color="auto"/>
                <w:right w:val="none" w:sz="0" w:space="0" w:color="auto"/>
              </w:divBdr>
            </w:div>
            <w:div w:id="694114949">
              <w:marLeft w:val="0"/>
              <w:marRight w:val="0"/>
              <w:marTop w:val="0"/>
              <w:marBottom w:val="0"/>
              <w:divBdr>
                <w:top w:val="none" w:sz="0" w:space="0" w:color="auto"/>
                <w:left w:val="none" w:sz="0" w:space="0" w:color="auto"/>
                <w:bottom w:val="none" w:sz="0" w:space="0" w:color="auto"/>
                <w:right w:val="none" w:sz="0" w:space="0" w:color="auto"/>
              </w:divBdr>
            </w:div>
            <w:div w:id="704211425">
              <w:marLeft w:val="0"/>
              <w:marRight w:val="0"/>
              <w:marTop w:val="0"/>
              <w:marBottom w:val="0"/>
              <w:divBdr>
                <w:top w:val="none" w:sz="0" w:space="0" w:color="auto"/>
                <w:left w:val="none" w:sz="0" w:space="0" w:color="auto"/>
                <w:bottom w:val="none" w:sz="0" w:space="0" w:color="auto"/>
                <w:right w:val="none" w:sz="0" w:space="0" w:color="auto"/>
              </w:divBdr>
            </w:div>
            <w:div w:id="706414529">
              <w:marLeft w:val="0"/>
              <w:marRight w:val="0"/>
              <w:marTop w:val="0"/>
              <w:marBottom w:val="0"/>
              <w:divBdr>
                <w:top w:val="none" w:sz="0" w:space="0" w:color="auto"/>
                <w:left w:val="none" w:sz="0" w:space="0" w:color="auto"/>
                <w:bottom w:val="none" w:sz="0" w:space="0" w:color="auto"/>
                <w:right w:val="none" w:sz="0" w:space="0" w:color="auto"/>
              </w:divBdr>
            </w:div>
            <w:div w:id="717778551">
              <w:marLeft w:val="0"/>
              <w:marRight w:val="0"/>
              <w:marTop w:val="0"/>
              <w:marBottom w:val="0"/>
              <w:divBdr>
                <w:top w:val="none" w:sz="0" w:space="0" w:color="auto"/>
                <w:left w:val="none" w:sz="0" w:space="0" w:color="auto"/>
                <w:bottom w:val="none" w:sz="0" w:space="0" w:color="auto"/>
                <w:right w:val="none" w:sz="0" w:space="0" w:color="auto"/>
              </w:divBdr>
            </w:div>
            <w:div w:id="728260902">
              <w:marLeft w:val="0"/>
              <w:marRight w:val="0"/>
              <w:marTop w:val="0"/>
              <w:marBottom w:val="0"/>
              <w:divBdr>
                <w:top w:val="none" w:sz="0" w:space="0" w:color="auto"/>
                <w:left w:val="none" w:sz="0" w:space="0" w:color="auto"/>
                <w:bottom w:val="none" w:sz="0" w:space="0" w:color="auto"/>
                <w:right w:val="none" w:sz="0" w:space="0" w:color="auto"/>
              </w:divBdr>
            </w:div>
            <w:div w:id="729696825">
              <w:marLeft w:val="0"/>
              <w:marRight w:val="0"/>
              <w:marTop w:val="0"/>
              <w:marBottom w:val="0"/>
              <w:divBdr>
                <w:top w:val="none" w:sz="0" w:space="0" w:color="auto"/>
                <w:left w:val="none" w:sz="0" w:space="0" w:color="auto"/>
                <w:bottom w:val="none" w:sz="0" w:space="0" w:color="auto"/>
                <w:right w:val="none" w:sz="0" w:space="0" w:color="auto"/>
              </w:divBdr>
            </w:div>
            <w:div w:id="731850095">
              <w:marLeft w:val="0"/>
              <w:marRight w:val="0"/>
              <w:marTop w:val="0"/>
              <w:marBottom w:val="0"/>
              <w:divBdr>
                <w:top w:val="none" w:sz="0" w:space="0" w:color="auto"/>
                <w:left w:val="none" w:sz="0" w:space="0" w:color="auto"/>
                <w:bottom w:val="none" w:sz="0" w:space="0" w:color="auto"/>
                <w:right w:val="none" w:sz="0" w:space="0" w:color="auto"/>
              </w:divBdr>
            </w:div>
            <w:div w:id="733894649">
              <w:marLeft w:val="0"/>
              <w:marRight w:val="0"/>
              <w:marTop w:val="0"/>
              <w:marBottom w:val="0"/>
              <w:divBdr>
                <w:top w:val="none" w:sz="0" w:space="0" w:color="auto"/>
                <w:left w:val="none" w:sz="0" w:space="0" w:color="auto"/>
                <w:bottom w:val="none" w:sz="0" w:space="0" w:color="auto"/>
                <w:right w:val="none" w:sz="0" w:space="0" w:color="auto"/>
              </w:divBdr>
            </w:div>
            <w:div w:id="735785174">
              <w:marLeft w:val="0"/>
              <w:marRight w:val="0"/>
              <w:marTop w:val="0"/>
              <w:marBottom w:val="0"/>
              <w:divBdr>
                <w:top w:val="none" w:sz="0" w:space="0" w:color="auto"/>
                <w:left w:val="none" w:sz="0" w:space="0" w:color="auto"/>
                <w:bottom w:val="none" w:sz="0" w:space="0" w:color="auto"/>
                <w:right w:val="none" w:sz="0" w:space="0" w:color="auto"/>
              </w:divBdr>
            </w:div>
            <w:div w:id="740641327">
              <w:marLeft w:val="0"/>
              <w:marRight w:val="0"/>
              <w:marTop w:val="0"/>
              <w:marBottom w:val="0"/>
              <w:divBdr>
                <w:top w:val="none" w:sz="0" w:space="0" w:color="auto"/>
                <w:left w:val="none" w:sz="0" w:space="0" w:color="auto"/>
                <w:bottom w:val="none" w:sz="0" w:space="0" w:color="auto"/>
                <w:right w:val="none" w:sz="0" w:space="0" w:color="auto"/>
              </w:divBdr>
            </w:div>
            <w:div w:id="740911242">
              <w:marLeft w:val="0"/>
              <w:marRight w:val="0"/>
              <w:marTop w:val="0"/>
              <w:marBottom w:val="0"/>
              <w:divBdr>
                <w:top w:val="none" w:sz="0" w:space="0" w:color="auto"/>
                <w:left w:val="none" w:sz="0" w:space="0" w:color="auto"/>
                <w:bottom w:val="none" w:sz="0" w:space="0" w:color="auto"/>
                <w:right w:val="none" w:sz="0" w:space="0" w:color="auto"/>
              </w:divBdr>
            </w:div>
            <w:div w:id="741682792">
              <w:marLeft w:val="0"/>
              <w:marRight w:val="0"/>
              <w:marTop w:val="0"/>
              <w:marBottom w:val="0"/>
              <w:divBdr>
                <w:top w:val="none" w:sz="0" w:space="0" w:color="auto"/>
                <w:left w:val="none" w:sz="0" w:space="0" w:color="auto"/>
                <w:bottom w:val="none" w:sz="0" w:space="0" w:color="auto"/>
                <w:right w:val="none" w:sz="0" w:space="0" w:color="auto"/>
              </w:divBdr>
            </w:div>
            <w:div w:id="747461872">
              <w:marLeft w:val="0"/>
              <w:marRight w:val="0"/>
              <w:marTop w:val="0"/>
              <w:marBottom w:val="0"/>
              <w:divBdr>
                <w:top w:val="none" w:sz="0" w:space="0" w:color="auto"/>
                <w:left w:val="none" w:sz="0" w:space="0" w:color="auto"/>
                <w:bottom w:val="none" w:sz="0" w:space="0" w:color="auto"/>
                <w:right w:val="none" w:sz="0" w:space="0" w:color="auto"/>
              </w:divBdr>
            </w:div>
            <w:div w:id="747503827">
              <w:marLeft w:val="0"/>
              <w:marRight w:val="0"/>
              <w:marTop w:val="0"/>
              <w:marBottom w:val="0"/>
              <w:divBdr>
                <w:top w:val="none" w:sz="0" w:space="0" w:color="auto"/>
                <w:left w:val="none" w:sz="0" w:space="0" w:color="auto"/>
                <w:bottom w:val="none" w:sz="0" w:space="0" w:color="auto"/>
                <w:right w:val="none" w:sz="0" w:space="0" w:color="auto"/>
              </w:divBdr>
            </w:div>
            <w:div w:id="758403481">
              <w:marLeft w:val="0"/>
              <w:marRight w:val="0"/>
              <w:marTop w:val="0"/>
              <w:marBottom w:val="0"/>
              <w:divBdr>
                <w:top w:val="none" w:sz="0" w:space="0" w:color="auto"/>
                <w:left w:val="none" w:sz="0" w:space="0" w:color="auto"/>
                <w:bottom w:val="none" w:sz="0" w:space="0" w:color="auto"/>
                <w:right w:val="none" w:sz="0" w:space="0" w:color="auto"/>
              </w:divBdr>
              <w:divsChild>
                <w:div w:id="787747566">
                  <w:marLeft w:val="0"/>
                  <w:marRight w:val="0"/>
                  <w:marTop w:val="0"/>
                  <w:marBottom w:val="0"/>
                  <w:divBdr>
                    <w:top w:val="none" w:sz="0" w:space="0" w:color="auto"/>
                    <w:left w:val="none" w:sz="0" w:space="0" w:color="auto"/>
                    <w:bottom w:val="none" w:sz="0" w:space="0" w:color="auto"/>
                    <w:right w:val="none" w:sz="0" w:space="0" w:color="auto"/>
                  </w:divBdr>
                </w:div>
                <w:div w:id="1199780707">
                  <w:marLeft w:val="0"/>
                  <w:marRight w:val="0"/>
                  <w:marTop w:val="0"/>
                  <w:marBottom w:val="0"/>
                  <w:divBdr>
                    <w:top w:val="none" w:sz="0" w:space="0" w:color="auto"/>
                    <w:left w:val="none" w:sz="0" w:space="0" w:color="auto"/>
                    <w:bottom w:val="none" w:sz="0" w:space="0" w:color="auto"/>
                    <w:right w:val="none" w:sz="0" w:space="0" w:color="auto"/>
                  </w:divBdr>
                </w:div>
                <w:div w:id="1233465872">
                  <w:marLeft w:val="0"/>
                  <w:marRight w:val="0"/>
                  <w:marTop w:val="0"/>
                  <w:marBottom w:val="0"/>
                  <w:divBdr>
                    <w:top w:val="none" w:sz="0" w:space="0" w:color="auto"/>
                    <w:left w:val="none" w:sz="0" w:space="0" w:color="auto"/>
                    <w:bottom w:val="none" w:sz="0" w:space="0" w:color="auto"/>
                    <w:right w:val="none" w:sz="0" w:space="0" w:color="auto"/>
                  </w:divBdr>
                </w:div>
                <w:div w:id="1273130018">
                  <w:marLeft w:val="0"/>
                  <w:marRight w:val="0"/>
                  <w:marTop w:val="0"/>
                  <w:marBottom w:val="0"/>
                  <w:divBdr>
                    <w:top w:val="none" w:sz="0" w:space="0" w:color="auto"/>
                    <w:left w:val="none" w:sz="0" w:space="0" w:color="auto"/>
                    <w:bottom w:val="none" w:sz="0" w:space="0" w:color="auto"/>
                    <w:right w:val="none" w:sz="0" w:space="0" w:color="auto"/>
                  </w:divBdr>
                </w:div>
                <w:div w:id="1786388317">
                  <w:marLeft w:val="0"/>
                  <w:marRight w:val="0"/>
                  <w:marTop w:val="0"/>
                  <w:marBottom w:val="0"/>
                  <w:divBdr>
                    <w:top w:val="none" w:sz="0" w:space="0" w:color="auto"/>
                    <w:left w:val="none" w:sz="0" w:space="0" w:color="auto"/>
                    <w:bottom w:val="none" w:sz="0" w:space="0" w:color="auto"/>
                    <w:right w:val="none" w:sz="0" w:space="0" w:color="auto"/>
                  </w:divBdr>
                </w:div>
                <w:div w:id="1850296160">
                  <w:marLeft w:val="0"/>
                  <w:marRight w:val="0"/>
                  <w:marTop w:val="0"/>
                  <w:marBottom w:val="0"/>
                  <w:divBdr>
                    <w:top w:val="none" w:sz="0" w:space="0" w:color="auto"/>
                    <w:left w:val="none" w:sz="0" w:space="0" w:color="auto"/>
                    <w:bottom w:val="none" w:sz="0" w:space="0" w:color="auto"/>
                    <w:right w:val="none" w:sz="0" w:space="0" w:color="auto"/>
                  </w:divBdr>
                </w:div>
                <w:div w:id="1932616938">
                  <w:marLeft w:val="0"/>
                  <w:marRight w:val="0"/>
                  <w:marTop w:val="0"/>
                  <w:marBottom w:val="0"/>
                  <w:divBdr>
                    <w:top w:val="none" w:sz="0" w:space="0" w:color="auto"/>
                    <w:left w:val="none" w:sz="0" w:space="0" w:color="auto"/>
                    <w:bottom w:val="none" w:sz="0" w:space="0" w:color="auto"/>
                    <w:right w:val="none" w:sz="0" w:space="0" w:color="auto"/>
                  </w:divBdr>
                </w:div>
                <w:div w:id="1984503564">
                  <w:marLeft w:val="0"/>
                  <w:marRight w:val="0"/>
                  <w:marTop w:val="0"/>
                  <w:marBottom w:val="0"/>
                  <w:divBdr>
                    <w:top w:val="none" w:sz="0" w:space="0" w:color="auto"/>
                    <w:left w:val="none" w:sz="0" w:space="0" w:color="auto"/>
                    <w:bottom w:val="none" w:sz="0" w:space="0" w:color="auto"/>
                    <w:right w:val="none" w:sz="0" w:space="0" w:color="auto"/>
                  </w:divBdr>
                </w:div>
              </w:divsChild>
            </w:div>
            <w:div w:id="761874585">
              <w:marLeft w:val="0"/>
              <w:marRight w:val="0"/>
              <w:marTop w:val="0"/>
              <w:marBottom w:val="0"/>
              <w:divBdr>
                <w:top w:val="none" w:sz="0" w:space="0" w:color="auto"/>
                <w:left w:val="none" w:sz="0" w:space="0" w:color="auto"/>
                <w:bottom w:val="none" w:sz="0" w:space="0" w:color="auto"/>
                <w:right w:val="none" w:sz="0" w:space="0" w:color="auto"/>
              </w:divBdr>
            </w:div>
            <w:div w:id="761878106">
              <w:marLeft w:val="0"/>
              <w:marRight w:val="0"/>
              <w:marTop w:val="0"/>
              <w:marBottom w:val="0"/>
              <w:divBdr>
                <w:top w:val="none" w:sz="0" w:space="0" w:color="auto"/>
                <w:left w:val="none" w:sz="0" w:space="0" w:color="auto"/>
                <w:bottom w:val="none" w:sz="0" w:space="0" w:color="auto"/>
                <w:right w:val="none" w:sz="0" w:space="0" w:color="auto"/>
              </w:divBdr>
            </w:div>
            <w:div w:id="770861232">
              <w:marLeft w:val="0"/>
              <w:marRight w:val="0"/>
              <w:marTop w:val="0"/>
              <w:marBottom w:val="0"/>
              <w:divBdr>
                <w:top w:val="none" w:sz="0" w:space="0" w:color="auto"/>
                <w:left w:val="none" w:sz="0" w:space="0" w:color="auto"/>
                <w:bottom w:val="none" w:sz="0" w:space="0" w:color="auto"/>
                <w:right w:val="none" w:sz="0" w:space="0" w:color="auto"/>
              </w:divBdr>
            </w:div>
            <w:div w:id="777140179">
              <w:marLeft w:val="0"/>
              <w:marRight w:val="0"/>
              <w:marTop w:val="0"/>
              <w:marBottom w:val="0"/>
              <w:divBdr>
                <w:top w:val="none" w:sz="0" w:space="0" w:color="auto"/>
                <w:left w:val="none" w:sz="0" w:space="0" w:color="auto"/>
                <w:bottom w:val="none" w:sz="0" w:space="0" w:color="auto"/>
                <w:right w:val="none" w:sz="0" w:space="0" w:color="auto"/>
              </w:divBdr>
            </w:div>
            <w:div w:id="782460196">
              <w:marLeft w:val="0"/>
              <w:marRight w:val="0"/>
              <w:marTop w:val="0"/>
              <w:marBottom w:val="0"/>
              <w:divBdr>
                <w:top w:val="none" w:sz="0" w:space="0" w:color="auto"/>
                <w:left w:val="none" w:sz="0" w:space="0" w:color="auto"/>
                <w:bottom w:val="none" w:sz="0" w:space="0" w:color="auto"/>
                <w:right w:val="none" w:sz="0" w:space="0" w:color="auto"/>
              </w:divBdr>
            </w:div>
            <w:div w:id="784618239">
              <w:marLeft w:val="0"/>
              <w:marRight w:val="0"/>
              <w:marTop w:val="0"/>
              <w:marBottom w:val="0"/>
              <w:divBdr>
                <w:top w:val="none" w:sz="0" w:space="0" w:color="auto"/>
                <w:left w:val="none" w:sz="0" w:space="0" w:color="auto"/>
                <w:bottom w:val="none" w:sz="0" w:space="0" w:color="auto"/>
                <w:right w:val="none" w:sz="0" w:space="0" w:color="auto"/>
              </w:divBdr>
            </w:div>
            <w:div w:id="791900663">
              <w:marLeft w:val="0"/>
              <w:marRight w:val="0"/>
              <w:marTop w:val="0"/>
              <w:marBottom w:val="0"/>
              <w:divBdr>
                <w:top w:val="none" w:sz="0" w:space="0" w:color="auto"/>
                <w:left w:val="none" w:sz="0" w:space="0" w:color="auto"/>
                <w:bottom w:val="none" w:sz="0" w:space="0" w:color="auto"/>
                <w:right w:val="none" w:sz="0" w:space="0" w:color="auto"/>
              </w:divBdr>
            </w:div>
            <w:div w:id="794832762">
              <w:marLeft w:val="0"/>
              <w:marRight w:val="0"/>
              <w:marTop w:val="0"/>
              <w:marBottom w:val="0"/>
              <w:divBdr>
                <w:top w:val="none" w:sz="0" w:space="0" w:color="auto"/>
                <w:left w:val="none" w:sz="0" w:space="0" w:color="auto"/>
                <w:bottom w:val="none" w:sz="0" w:space="0" w:color="auto"/>
                <w:right w:val="none" w:sz="0" w:space="0" w:color="auto"/>
              </w:divBdr>
            </w:div>
            <w:div w:id="796721493">
              <w:marLeft w:val="0"/>
              <w:marRight w:val="0"/>
              <w:marTop w:val="0"/>
              <w:marBottom w:val="0"/>
              <w:divBdr>
                <w:top w:val="none" w:sz="0" w:space="0" w:color="auto"/>
                <w:left w:val="none" w:sz="0" w:space="0" w:color="auto"/>
                <w:bottom w:val="none" w:sz="0" w:space="0" w:color="auto"/>
                <w:right w:val="none" w:sz="0" w:space="0" w:color="auto"/>
              </w:divBdr>
            </w:div>
            <w:div w:id="797648728">
              <w:marLeft w:val="0"/>
              <w:marRight w:val="0"/>
              <w:marTop w:val="0"/>
              <w:marBottom w:val="0"/>
              <w:divBdr>
                <w:top w:val="none" w:sz="0" w:space="0" w:color="auto"/>
                <w:left w:val="none" w:sz="0" w:space="0" w:color="auto"/>
                <w:bottom w:val="none" w:sz="0" w:space="0" w:color="auto"/>
                <w:right w:val="none" w:sz="0" w:space="0" w:color="auto"/>
              </w:divBdr>
            </w:div>
            <w:div w:id="799689063">
              <w:marLeft w:val="0"/>
              <w:marRight w:val="0"/>
              <w:marTop w:val="0"/>
              <w:marBottom w:val="0"/>
              <w:divBdr>
                <w:top w:val="none" w:sz="0" w:space="0" w:color="auto"/>
                <w:left w:val="none" w:sz="0" w:space="0" w:color="auto"/>
                <w:bottom w:val="none" w:sz="0" w:space="0" w:color="auto"/>
                <w:right w:val="none" w:sz="0" w:space="0" w:color="auto"/>
              </w:divBdr>
            </w:div>
            <w:div w:id="809515192">
              <w:marLeft w:val="0"/>
              <w:marRight w:val="0"/>
              <w:marTop w:val="0"/>
              <w:marBottom w:val="0"/>
              <w:divBdr>
                <w:top w:val="none" w:sz="0" w:space="0" w:color="auto"/>
                <w:left w:val="none" w:sz="0" w:space="0" w:color="auto"/>
                <w:bottom w:val="none" w:sz="0" w:space="0" w:color="auto"/>
                <w:right w:val="none" w:sz="0" w:space="0" w:color="auto"/>
              </w:divBdr>
            </w:div>
            <w:div w:id="812480279">
              <w:marLeft w:val="0"/>
              <w:marRight w:val="0"/>
              <w:marTop w:val="0"/>
              <w:marBottom w:val="0"/>
              <w:divBdr>
                <w:top w:val="none" w:sz="0" w:space="0" w:color="auto"/>
                <w:left w:val="none" w:sz="0" w:space="0" w:color="auto"/>
                <w:bottom w:val="none" w:sz="0" w:space="0" w:color="auto"/>
                <w:right w:val="none" w:sz="0" w:space="0" w:color="auto"/>
              </w:divBdr>
            </w:div>
            <w:div w:id="814832476">
              <w:marLeft w:val="0"/>
              <w:marRight w:val="0"/>
              <w:marTop w:val="0"/>
              <w:marBottom w:val="0"/>
              <w:divBdr>
                <w:top w:val="none" w:sz="0" w:space="0" w:color="auto"/>
                <w:left w:val="none" w:sz="0" w:space="0" w:color="auto"/>
                <w:bottom w:val="none" w:sz="0" w:space="0" w:color="auto"/>
                <w:right w:val="none" w:sz="0" w:space="0" w:color="auto"/>
              </w:divBdr>
            </w:div>
            <w:div w:id="819925050">
              <w:marLeft w:val="0"/>
              <w:marRight w:val="0"/>
              <w:marTop w:val="0"/>
              <w:marBottom w:val="0"/>
              <w:divBdr>
                <w:top w:val="none" w:sz="0" w:space="0" w:color="auto"/>
                <w:left w:val="none" w:sz="0" w:space="0" w:color="auto"/>
                <w:bottom w:val="none" w:sz="0" w:space="0" w:color="auto"/>
                <w:right w:val="none" w:sz="0" w:space="0" w:color="auto"/>
              </w:divBdr>
            </w:div>
            <w:div w:id="821579153">
              <w:marLeft w:val="0"/>
              <w:marRight w:val="0"/>
              <w:marTop w:val="0"/>
              <w:marBottom w:val="0"/>
              <w:divBdr>
                <w:top w:val="none" w:sz="0" w:space="0" w:color="auto"/>
                <w:left w:val="none" w:sz="0" w:space="0" w:color="auto"/>
                <w:bottom w:val="none" w:sz="0" w:space="0" w:color="auto"/>
                <w:right w:val="none" w:sz="0" w:space="0" w:color="auto"/>
              </w:divBdr>
            </w:div>
            <w:div w:id="835147336">
              <w:marLeft w:val="0"/>
              <w:marRight w:val="0"/>
              <w:marTop w:val="0"/>
              <w:marBottom w:val="0"/>
              <w:divBdr>
                <w:top w:val="none" w:sz="0" w:space="0" w:color="auto"/>
                <w:left w:val="none" w:sz="0" w:space="0" w:color="auto"/>
                <w:bottom w:val="none" w:sz="0" w:space="0" w:color="auto"/>
                <w:right w:val="none" w:sz="0" w:space="0" w:color="auto"/>
              </w:divBdr>
            </w:div>
            <w:div w:id="841700194">
              <w:marLeft w:val="0"/>
              <w:marRight w:val="0"/>
              <w:marTop w:val="0"/>
              <w:marBottom w:val="0"/>
              <w:divBdr>
                <w:top w:val="none" w:sz="0" w:space="0" w:color="auto"/>
                <w:left w:val="none" w:sz="0" w:space="0" w:color="auto"/>
                <w:bottom w:val="none" w:sz="0" w:space="0" w:color="auto"/>
                <w:right w:val="none" w:sz="0" w:space="0" w:color="auto"/>
              </w:divBdr>
            </w:div>
            <w:div w:id="852382889">
              <w:marLeft w:val="0"/>
              <w:marRight w:val="0"/>
              <w:marTop w:val="0"/>
              <w:marBottom w:val="0"/>
              <w:divBdr>
                <w:top w:val="none" w:sz="0" w:space="0" w:color="auto"/>
                <w:left w:val="none" w:sz="0" w:space="0" w:color="auto"/>
                <w:bottom w:val="none" w:sz="0" w:space="0" w:color="auto"/>
                <w:right w:val="none" w:sz="0" w:space="0" w:color="auto"/>
              </w:divBdr>
            </w:div>
            <w:div w:id="857232375">
              <w:marLeft w:val="0"/>
              <w:marRight w:val="0"/>
              <w:marTop w:val="0"/>
              <w:marBottom w:val="0"/>
              <w:divBdr>
                <w:top w:val="none" w:sz="0" w:space="0" w:color="auto"/>
                <w:left w:val="none" w:sz="0" w:space="0" w:color="auto"/>
                <w:bottom w:val="none" w:sz="0" w:space="0" w:color="auto"/>
                <w:right w:val="none" w:sz="0" w:space="0" w:color="auto"/>
              </w:divBdr>
            </w:div>
            <w:div w:id="860319210">
              <w:marLeft w:val="0"/>
              <w:marRight w:val="0"/>
              <w:marTop w:val="0"/>
              <w:marBottom w:val="0"/>
              <w:divBdr>
                <w:top w:val="none" w:sz="0" w:space="0" w:color="auto"/>
                <w:left w:val="none" w:sz="0" w:space="0" w:color="auto"/>
                <w:bottom w:val="none" w:sz="0" w:space="0" w:color="auto"/>
                <w:right w:val="none" w:sz="0" w:space="0" w:color="auto"/>
              </w:divBdr>
            </w:div>
            <w:div w:id="860825086">
              <w:marLeft w:val="0"/>
              <w:marRight w:val="0"/>
              <w:marTop w:val="0"/>
              <w:marBottom w:val="0"/>
              <w:divBdr>
                <w:top w:val="none" w:sz="0" w:space="0" w:color="auto"/>
                <w:left w:val="none" w:sz="0" w:space="0" w:color="auto"/>
                <w:bottom w:val="none" w:sz="0" w:space="0" w:color="auto"/>
                <w:right w:val="none" w:sz="0" w:space="0" w:color="auto"/>
              </w:divBdr>
            </w:div>
            <w:div w:id="866865954">
              <w:marLeft w:val="0"/>
              <w:marRight w:val="0"/>
              <w:marTop w:val="0"/>
              <w:marBottom w:val="0"/>
              <w:divBdr>
                <w:top w:val="none" w:sz="0" w:space="0" w:color="auto"/>
                <w:left w:val="none" w:sz="0" w:space="0" w:color="auto"/>
                <w:bottom w:val="none" w:sz="0" w:space="0" w:color="auto"/>
                <w:right w:val="none" w:sz="0" w:space="0" w:color="auto"/>
              </w:divBdr>
            </w:div>
            <w:div w:id="875434726">
              <w:marLeft w:val="0"/>
              <w:marRight w:val="0"/>
              <w:marTop w:val="0"/>
              <w:marBottom w:val="0"/>
              <w:divBdr>
                <w:top w:val="none" w:sz="0" w:space="0" w:color="auto"/>
                <w:left w:val="none" w:sz="0" w:space="0" w:color="auto"/>
                <w:bottom w:val="none" w:sz="0" w:space="0" w:color="auto"/>
                <w:right w:val="none" w:sz="0" w:space="0" w:color="auto"/>
              </w:divBdr>
            </w:div>
            <w:div w:id="875435274">
              <w:marLeft w:val="0"/>
              <w:marRight w:val="0"/>
              <w:marTop w:val="0"/>
              <w:marBottom w:val="0"/>
              <w:divBdr>
                <w:top w:val="none" w:sz="0" w:space="0" w:color="auto"/>
                <w:left w:val="none" w:sz="0" w:space="0" w:color="auto"/>
                <w:bottom w:val="none" w:sz="0" w:space="0" w:color="auto"/>
                <w:right w:val="none" w:sz="0" w:space="0" w:color="auto"/>
              </w:divBdr>
            </w:div>
            <w:div w:id="883105613">
              <w:marLeft w:val="0"/>
              <w:marRight w:val="0"/>
              <w:marTop w:val="0"/>
              <w:marBottom w:val="0"/>
              <w:divBdr>
                <w:top w:val="none" w:sz="0" w:space="0" w:color="auto"/>
                <w:left w:val="none" w:sz="0" w:space="0" w:color="auto"/>
                <w:bottom w:val="none" w:sz="0" w:space="0" w:color="auto"/>
                <w:right w:val="none" w:sz="0" w:space="0" w:color="auto"/>
              </w:divBdr>
            </w:div>
            <w:div w:id="886063755">
              <w:marLeft w:val="0"/>
              <w:marRight w:val="0"/>
              <w:marTop w:val="0"/>
              <w:marBottom w:val="0"/>
              <w:divBdr>
                <w:top w:val="none" w:sz="0" w:space="0" w:color="auto"/>
                <w:left w:val="none" w:sz="0" w:space="0" w:color="auto"/>
                <w:bottom w:val="none" w:sz="0" w:space="0" w:color="auto"/>
                <w:right w:val="none" w:sz="0" w:space="0" w:color="auto"/>
              </w:divBdr>
            </w:div>
            <w:div w:id="889077619">
              <w:marLeft w:val="0"/>
              <w:marRight w:val="0"/>
              <w:marTop w:val="0"/>
              <w:marBottom w:val="0"/>
              <w:divBdr>
                <w:top w:val="none" w:sz="0" w:space="0" w:color="auto"/>
                <w:left w:val="none" w:sz="0" w:space="0" w:color="auto"/>
                <w:bottom w:val="none" w:sz="0" w:space="0" w:color="auto"/>
                <w:right w:val="none" w:sz="0" w:space="0" w:color="auto"/>
              </w:divBdr>
            </w:div>
            <w:div w:id="889417233">
              <w:marLeft w:val="0"/>
              <w:marRight w:val="0"/>
              <w:marTop w:val="0"/>
              <w:marBottom w:val="0"/>
              <w:divBdr>
                <w:top w:val="none" w:sz="0" w:space="0" w:color="auto"/>
                <w:left w:val="none" w:sz="0" w:space="0" w:color="auto"/>
                <w:bottom w:val="none" w:sz="0" w:space="0" w:color="auto"/>
                <w:right w:val="none" w:sz="0" w:space="0" w:color="auto"/>
              </w:divBdr>
            </w:div>
            <w:div w:id="892010681">
              <w:marLeft w:val="0"/>
              <w:marRight w:val="0"/>
              <w:marTop w:val="0"/>
              <w:marBottom w:val="0"/>
              <w:divBdr>
                <w:top w:val="none" w:sz="0" w:space="0" w:color="auto"/>
                <w:left w:val="none" w:sz="0" w:space="0" w:color="auto"/>
                <w:bottom w:val="none" w:sz="0" w:space="0" w:color="auto"/>
                <w:right w:val="none" w:sz="0" w:space="0" w:color="auto"/>
              </w:divBdr>
            </w:div>
            <w:div w:id="903103735">
              <w:marLeft w:val="0"/>
              <w:marRight w:val="0"/>
              <w:marTop w:val="0"/>
              <w:marBottom w:val="0"/>
              <w:divBdr>
                <w:top w:val="none" w:sz="0" w:space="0" w:color="auto"/>
                <w:left w:val="none" w:sz="0" w:space="0" w:color="auto"/>
                <w:bottom w:val="none" w:sz="0" w:space="0" w:color="auto"/>
                <w:right w:val="none" w:sz="0" w:space="0" w:color="auto"/>
              </w:divBdr>
            </w:div>
            <w:div w:id="907302238">
              <w:marLeft w:val="0"/>
              <w:marRight w:val="0"/>
              <w:marTop w:val="0"/>
              <w:marBottom w:val="0"/>
              <w:divBdr>
                <w:top w:val="none" w:sz="0" w:space="0" w:color="auto"/>
                <w:left w:val="none" w:sz="0" w:space="0" w:color="auto"/>
                <w:bottom w:val="none" w:sz="0" w:space="0" w:color="auto"/>
                <w:right w:val="none" w:sz="0" w:space="0" w:color="auto"/>
              </w:divBdr>
            </w:div>
            <w:div w:id="907569858">
              <w:marLeft w:val="0"/>
              <w:marRight w:val="0"/>
              <w:marTop w:val="0"/>
              <w:marBottom w:val="0"/>
              <w:divBdr>
                <w:top w:val="none" w:sz="0" w:space="0" w:color="auto"/>
                <w:left w:val="none" w:sz="0" w:space="0" w:color="auto"/>
                <w:bottom w:val="none" w:sz="0" w:space="0" w:color="auto"/>
                <w:right w:val="none" w:sz="0" w:space="0" w:color="auto"/>
              </w:divBdr>
            </w:div>
            <w:div w:id="908617327">
              <w:marLeft w:val="0"/>
              <w:marRight w:val="0"/>
              <w:marTop w:val="0"/>
              <w:marBottom w:val="0"/>
              <w:divBdr>
                <w:top w:val="none" w:sz="0" w:space="0" w:color="auto"/>
                <w:left w:val="none" w:sz="0" w:space="0" w:color="auto"/>
                <w:bottom w:val="none" w:sz="0" w:space="0" w:color="auto"/>
                <w:right w:val="none" w:sz="0" w:space="0" w:color="auto"/>
              </w:divBdr>
            </w:div>
            <w:div w:id="915894489">
              <w:marLeft w:val="0"/>
              <w:marRight w:val="0"/>
              <w:marTop w:val="0"/>
              <w:marBottom w:val="0"/>
              <w:divBdr>
                <w:top w:val="none" w:sz="0" w:space="0" w:color="auto"/>
                <w:left w:val="none" w:sz="0" w:space="0" w:color="auto"/>
                <w:bottom w:val="none" w:sz="0" w:space="0" w:color="auto"/>
                <w:right w:val="none" w:sz="0" w:space="0" w:color="auto"/>
              </w:divBdr>
            </w:div>
            <w:div w:id="917908864">
              <w:marLeft w:val="0"/>
              <w:marRight w:val="0"/>
              <w:marTop w:val="0"/>
              <w:marBottom w:val="0"/>
              <w:divBdr>
                <w:top w:val="none" w:sz="0" w:space="0" w:color="auto"/>
                <w:left w:val="none" w:sz="0" w:space="0" w:color="auto"/>
                <w:bottom w:val="none" w:sz="0" w:space="0" w:color="auto"/>
                <w:right w:val="none" w:sz="0" w:space="0" w:color="auto"/>
              </w:divBdr>
            </w:div>
            <w:div w:id="917911020">
              <w:marLeft w:val="0"/>
              <w:marRight w:val="0"/>
              <w:marTop w:val="0"/>
              <w:marBottom w:val="0"/>
              <w:divBdr>
                <w:top w:val="none" w:sz="0" w:space="0" w:color="auto"/>
                <w:left w:val="none" w:sz="0" w:space="0" w:color="auto"/>
                <w:bottom w:val="none" w:sz="0" w:space="0" w:color="auto"/>
                <w:right w:val="none" w:sz="0" w:space="0" w:color="auto"/>
              </w:divBdr>
            </w:div>
            <w:div w:id="926156076">
              <w:marLeft w:val="0"/>
              <w:marRight w:val="0"/>
              <w:marTop w:val="0"/>
              <w:marBottom w:val="0"/>
              <w:divBdr>
                <w:top w:val="none" w:sz="0" w:space="0" w:color="auto"/>
                <w:left w:val="none" w:sz="0" w:space="0" w:color="auto"/>
                <w:bottom w:val="none" w:sz="0" w:space="0" w:color="auto"/>
                <w:right w:val="none" w:sz="0" w:space="0" w:color="auto"/>
              </w:divBdr>
            </w:div>
            <w:div w:id="932544407">
              <w:marLeft w:val="0"/>
              <w:marRight w:val="0"/>
              <w:marTop w:val="0"/>
              <w:marBottom w:val="0"/>
              <w:divBdr>
                <w:top w:val="none" w:sz="0" w:space="0" w:color="auto"/>
                <w:left w:val="none" w:sz="0" w:space="0" w:color="auto"/>
                <w:bottom w:val="none" w:sz="0" w:space="0" w:color="auto"/>
                <w:right w:val="none" w:sz="0" w:space="0" w:color="auto"/>
              </w:divBdr>
            </w:div>
            <w:div w:id="937637149">
              <w:marLeft w:val="0"/>
              <w:marRight w:val="0"/>
              <w:marTop w:val="0"/>
              <w:marBottom w:val="0"/>
              <w:divBdr>
                <w:top w:val="none" w:sz="0" w:space="0" w:color="auto"/>
                <w:left w:val="none" w:sz="0" w:space="0" w:color="auto"/>
                <w:bottom w:val="none" w:sz="0" w:space="0" w:color="auto"/>
                <w:right w:val="none" w:sz="0" w:space="0" w:color="auto"/>
              </w:divBdr>
            </w:div>
            <w:div w:id="941915460">
              <w:marLeft w:val="0"/>
              <w:marRight w:val="0"/>
              <w:marTop w:val="0"/>
              <w:marBottom w:val="0"/>
              <w:divBdr>
                <w:top w:val="none" w:sz="0" w:space="0" w:color="auto"/>
                <w:left w:val="none" w:sz="0" w:space="0" w:color="auto"/>
                <w:bottom w:val="none" w:sz="0" w:space="0" w:color="auto"/>
                <w:right w:val="none" w:sz="0" w:space="0" w:color="auto"/>
              </w:divBdr>
            </w:div>
            <w:div w:id="943072815">
              <w:marLeft w:val="0"/>
              <w:marRight w:val="0"/>
              <w:marTop w:val="0"/>
              <w:marBottom w:val="0"/>
              <w:divBdr>
                <w:top w:val="none" w:sz="0" w:space="0" w:color="auto"/>
                <w:left w:val="none" w:sz="0" w:space="0" w:color="auto"/>
                <w:bottom w:val="none" w:sz="0" w:space="0" w:color="auto"/>
                <w:right w:val="none" w:sz="0" w:space="0" w:color="auto"/>
              </w:divBdr>
            </w:div>
            <w:div w:id="944582234">
              <w:marLeft w:val="0"/>
              <w:marRight w:val="0"/>
              <w:marTop w:val="0"/>
              <w:marBottom w:val="0"/>
              <w:divBdr>
                <w:top w:val="none" w:sz="0" w:space="0" w:color="auto"/>
                <w:left w:val="none" w:sz="0" w:space="0" w:color="auto"/>
                <w:bottom w:val="none" w:sz="0" w:space="0" w:color="auto"/>
                <w:right w:val="none" w:sz="0" w:space="0" w:color="auto"/>
              </w:divBdr>
              <w:divsChild>
                <w:div w:id="638388827">
                  <w:marLeft w:val="0"/>
                  <w:marRight w:val="0"/>
                  <w:marTop w:val="0"/>
                  <w:marBottom w:val="0"/>
                  <w:divBdr>
                    <w:top w:val="none" w:sz="0" w:space="0" w:color="auto"/>
                    <w:left w:val="none" w:sz="0" w:space="0" w:color="auto"/>
                    <w:bottom w:val="none" w:sz="0" w:space="0" w:color="auto"/>
                    <w:right w:val="none" w:sz="0" w:space="0" w:color="auto"/>
                  </w:divBdr>
                </w:div>
                <w:div w:id="657881872">
                  <w:marLeft w:val="0"/>
                  <w:marRight w:val="0"/>
                  <w:marTop w:val="0"/>
                  <w:marBottom w:val="0"/>
                  <w:divBdr>
                    <w:top w:val="none" w:sz="0" w:space="0" w:color="auto"/>
                    <w:left w:val="none" w:sz="0" w:space="0" w:color="auto"/>
                    <w:bottom w:val="none" w:sz="0" w:space="0" w:color="auto"/>
                    <w:right w:val="none" w:sz="0" w:space="0" w:color="auto"/>
                  </w:divBdr>
                </w:div>
                <w:div w:id="730008935">
                  <w:marLeft w:val="0"/>
                  <w:marRight w:val="0"/>
                  <w:marTop w:val="0"/>
                  <w:marBottom w:val="0"/>
                  <w:divBdr>
                    <w:top w:val="none" w:sz="0" w:space="0" w:color="auto"/>
                    <w:left w:val="none" w:sz="0" w:space="0" w:color="auto"/>
                    <w:bottom w:val="none" w:sz="0" w:space="0" w:color="auto"/>
                    <w:right w:val="none" w:sz="0" w:space="0" w:color="auto"/>
                  </w:divBdr>
                </w:div>
                <w:div w:id="1082528061">
                  <w:marLeft w:val="0"/>
                  <w:marRight w:val="0"/>
                  <w:marTop w:val="0"/>
                  <w:marBottom w:val="0"/>
                  <w:divBdr>
                    <w:top w:val="none" w:sz="0" w:space="0" w:color="auto"/>
                    <w:left w:val="none" w:sz="0" w:space="0" w:color="auto"/>
                    <w:bottom w:val="none" w:sz="0" w:space="0" w:color="auto"/>
                    <w:right w:val="none" w:sz="0" w:space="0" w:color="auto"/>
                  </w:divBdr>
                </w:div>
                <w:div w:id="1806124485">
                  <w:marLeft w:val="0"/>
                  <w:marRight w:val="0"/>
                  <w:marTop w:val="0"/>
                  <w:marBottom w:val="0"/>
                  <w:divBdr>
                    <w:top w:val="none" w:sz="0" w:space="0" w:color="auto"/>
                    <w:left w:val="none" w:sz="0" w:space="0" w:color="auto"/>
                    <w:bottom w:val="none" w:sz="0" w:space="0" w:color="auto"/>
                    <w:right w:val="none" w:sz="0" w:space="0" w:color="auto"/>
                  </w:divBdr>
                </w:div>
              </w:divsChild>
            </w:div>
            <w:div w:id="960766259">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989560346">
              <w:marLeft w:val="0"/>
              <w:marRight w:val="0"/>
              <w:marTop w:val="0"/>
              <w:marBottom w:val="0"/>
              <w:divBdr>
                <w:top w:val="none" w:sz="0" w:space="0" w:color="auto"/>
                <w:left w:val="none" w:sz="0" w:space="0" w:color="auto"/>
                <w:bottom w:val="none" w:sz="0" w:space="0" w:color="auto"/>
                <w:right w:val="none" w:sz="0" w:space="0" w:color="auto"/>
              </w:divBdr>
            </w:div>
            <w:div w:id="993223220">
              <w:marLeft w:val="0"/>
              <w:marRight w:val="0"/>
              <w:marTop w:val="0"/>
              <w:marBottom w:val="0"/>
              <w:divBdr>
                <w:top w:val="none" w:sz="0" w:space="0" w:color="auto"/>
                <w:left w:val="none" w:sz="0" w:space="0" w:color="auto"/>
                <w:bottom w:val="none" w:sz="0" w:space="0" w:color="auto"/>
                <w:right w:val="none" w:sz="0" w:space="0" w:color="auto"/>
              </w:divBdr>
            </w:div>
            <w:div w:id="994842906">
              <w:marLeft w:val="0"/>
              <w:marRight w:val="0"/>
              <w:marTop w:val="0"/>
              <w:marBottom w:val="0"/>
              <w:divBdr>
                <w:top w:val="none" w:sz="0" w:space="0" w:color="auto"/>
                <w:left w:val="none" w:sz="0" w:space="0" w:color="auto"/>
                <w:bottom w:val="none" w:sz="0" w:space="0" w:color="auto"/>
                <w:right w:val="none" w:sz="0" w:space="0" w:color="auto"/>
              </w:divBdr>
            </w:div>
            <w:div w:id="997685619">
              <w:marLeft w:val="0"/>
              <w:marRight w:val="0"/>
              <w:marTop w:val="0"/>
              <w:marBottom w:val="0"/>
              <w:divBdr>
                <w:top w:val="none" w:sz="0" w:space="0" w:color="auto"/>
                <w:left w:val="none" w:sz="0" w:space="0" w:color="auto"/>
                <w:bottom w:val="none" w:sz="0" w:space="0" w:color="auto"/>
                <w:right w:val="none" w:sz="0" w:space="0" w:color="auto"/>
              </w:divBdr>
            </w:div>
            <w:div w:id="1000894282">
              <w:marLeft w:val="0"/>
              <w:marRight w:val="0"/>
              <w:marTop w:val="0"/>
              <w:marBottom w:val="0"/>
              <w:divBdr>
                <w:top w:val="none" w:sz="0" w:space="0" w:color="auto"/>
                <w:left w:val="none" w:sz="0" w:space="0" w:color="auto"/>
                <w:bottom w:val="none" w:sz="0" w:space="0" w:color="auto"/>
                <w:right w:val="none" w:sz="0" w:space="0" w:color="auto"/>
              </w:divBdr>
            </w:div>
            <w:div w:id="1011613989">
              <w:marLeft w:val="0"/>
              <w:marRight w:val="0"/>
              <w:marTop w:val="0"/>
              <w:marBottom w:val="0"/>
              <w:divBdr>
                <w:top w:val="none" w:sz="0" w:space="0" w:color="auto"/>
                <w:left w:val="none" w:sz="0" w:space="0" w:color="auto"/>
                <w:bottom w:val="none" w:sz="0" w:space="0" w:color="auto"/>
                <w:right w:val="none" w:sz="0" w:space="0" w:color="auto"/>
              </w:divBdr>
            </w:div>
            <w:div w:id="1016807987">
              <w:marLeft w:val="0"/>
              <w:marRight w:val="0"/>
              <w:marTop w:val="0"/>
              <w:marBottom w:val="0"/>
              <w:divBdr>
                <w:top w:val="none" w:sz="0" w:space="0" w:color="auto"/>
                <w:left w:val="none" w:sz="0" w:space="0" w:color="auto"/>
                <w:bottom w:val="none" w:sz="0" w:space="0" w:color="auto"/>
                <w:right w:val="none" w:sz="0" w:space="0" w:color="auto"/>
              </w:divBdr>
            </w:div>
            <w:div w:id="1017344602">
              <w:marLeft w:val="0"/>
              <w:marRight w:val="0"/>
              <w:marTop w:val="0"/>
              <w:marBottom w:val="0"/>
              <w:divBdr>
                <w:top w:val="none" w:sz="0" w:space="0" w:color="auto"/>
                <w:left w:val="none" w:sz="0" w:space="0" w:color="auto"/>
                <w:bottom w:val="none" w:sz="0" w:space="0" w:color="auto"/>
                <w:right w:val="none" w:sz="0" w:space="0" w:color="auto"/>
              </w:divBdr>
            </w:div>
            <w:div w:id="1021055614">
              <w:marLeft w:val="0"/>
              <w:marRight w:val="0"/>
              <w:marTop w:val="0"/>
              <w:marBottom w:val="0"/>
              <w:divBdr>
                <w:top w:val="none" w:sz="0" w:space="0" w:color="auto"/>
                <w:left w:val="none" w:sz="0" w:space="0" w:color="auto"/>
                <w:bottom w:val="none" w:sz="0" w:space="0" w:color="auto"/>
                <w:right w:val="none" w:sz="0" w:space="0" w:color="auto"/>
              </w:divBdr>
            </w:div>
            <w:div w:id="1023286965">
              <w:marLeft w:val="0"/>
              <w:marRight w:val="0"/>
              <w:marTop w:val="0"/>
              <w:marBottom w:val="0"/>
              <w:divBdr>
                <w:top w:val="none" w:sz="0" w:space="0" w:color="auto"/>
                <w:left w:val="none" w:sz="0" w:space="0" w:color="auto"/>
                <w:bottom w:val="none" w:sz="0" w:space="0" w:color="auto"/>
                <w:right w:val="none" w:sz="0" w:space="0" w:color="auto"/>
              </w:divBdr>
            </w:div>
            <w:div w:id="1023359193">
              <w:marLeft w:val="0"/>
              <w:marRight w:val="0"/>
              <w:marTop w:val="0"/>
              <w:marBottom w:val="0"/>
              <w:divBdr>
                <w:top w:val="none" w:sz="0" w:space="0" w:color="auto"/>
                <w:left w:val="none" w:sz="0" w:space="0" w:color="auto"/>
                <w:bottom w:val="none" w:sz="0" w:space="0" w:color="auto"/>
                <w:right w:val="none" w:sz="0" w:space="0" w:color="auto"/>
              </w:divBdr>
            </w:div>
            <w:div w:id="1024021056">
              <w:marLeft w:val="0"/>
              <w:marRight w:val="0"/>
              <w:marTop w:val="0"/>
              <w:marBottom w:val="0"/>
              <w:divBdr>
                <w:top w:val="none" w:sz="0" w:space="0" w:color="auto"/>
                <w:left w:val="none" w:sz="0" w:space="0" w:color="auto"/>
                <w:bottom w:val="none" w:sz="0" w:space="0" w:color="auto"/>
                <w:right w:val="none" w:sz="0" w:space="0" w:color="auto"/>
              </w:divBdr>
            </w:div>
            <w:div w:id="1024597635">
              <w:marLeft w:val="0"/>
              <w:marRight w:val="0"/>
              <w:marTop w:val="0"/>
              <w:marBottom w:val="0"/>
              <w:divBdr>
                <w:top w:val="none" w:sz="0" w:space="0" w:color="auto"/>
                <w:left w:val="none" w:sz="0" w:space="0" w:color="auto"/>
                <w:bottom w:val="none" w:sz="0" w:space="0" w:color="auto"/>
                <w:right w:val="none" w:sz="0" w:space="0" w:color="auto"/>
              </w:divBdr>
            </w:div>
            <w:div w:id="1025402728">
              <w:marLeft w:val="0"/>
              <w:marRight w:val="0"/>
              <w:marTop w:val="0"/>
              <w:marBottom w:val="0"/>
              <w:divBdr>
                <w:top w:val="none" w:sz="0" w:space="0" w:color="auto"/>
                <w:left w:val="none" w:sz="0" w:space="0" w:color="auto"/>
                <w:bottom w:val="none" w:sz="0" w:space="0" w:color="auto"/>
                <w:right w:val="none" w:sz="0" w:space="0" w:color="auto"/>
              </w:divBdr>
            </w:div>
            <w:div w:id="1027949438">
              <w:marLeft w:val="0"/>
              <w:marRight w:val="0"/>
              <w:marTop w:val="0"/>
              <w:marBottom w:val="0"/>
              <w:divBdr>
                <w:top w:val="none" w:sz="0" w:space="0" w:color="auto"/>
                <w:left w:val="none" w:sz="0" w:space="0" w:color="auto"/>
                <w:bottom w:val="none" w:sz="0" w:space="0" w:color="auto"/>
                <w:right w:val="none" w:sz="0" w:space="0" w:color="auto"/>
              </w:divBdr>
            </w:div>
            <w:div w:id="1035732524">
              <w:marLeft w:val="0"/>
              <w:marRight w:val="0"/>
              <w:marTop w:val="0"/>
              <w:marBottom w:val="0"/>
              <w:divBdr>
                <w:top w:val="none" w:sz="0" w:space="0" w:color="auto"/>
                <w:left w:val="none" w:sz="0" w:space="0" w:color="auto"/>
                <w:bottom w:val="none" w:sz="0" w:space="0" w:color="auto"/>
                <w:right w:val="none" w:sz="0" w:space="0" w:color="auto"/>
              </w:divBdr>
            </w:div>
            <w:div w:id="1036807424">
              <w:marLeft w:val="0"/>
              <w:marRight w:val="0"/>
              <w:marTop w:val="0"/>
              <w:marBottom w:val="0"/>
              <w:divBdr>
                <w:top w:val="none" w:sz="0" w:space="0" w:color="auto"/>
                <w:left w:val="none" w:sz="0" w:space="0" w:color="auto"/>
                <w:bottom w:val="none" w:sz="0" w:space="0" w:color="auto"/>
                <w:right w:val="none" w:sz="0" w:space="0" w:color="auto"/>
              </w:divBdr>
            </w:div>
            <w:div w:id="1039936366">
              <w:marLeft w:val="0"/>
              <w:marRight w:val="0"/>
              <w:marTop w:val="0"/>
              <w:marBottom w:val="0"/>
              <w:divBdr>
                <w:top w:val="none" w:sz="0" w:space="0" w:color="auto"/>
                <w:left w:val="none" w:sz="0" w:space="0" w:color="auto"/>
                <w:bottom w:val="none" w:sz="0" w:space="0" w:color="auto"/>
                <w:right w:val="none" w:sz="0" w:space="0" w:color="auto"/>
              </w:divBdr>
            </w:div>
            <w:div w:id="1040669789">
              <w:marLeft w:val="0"/>
              <w:marRight w:val="0"/>
              <w:marTop w:val="0"/>
              <w:marBottom w:val="0"/>
              <w:divBdr>
                <w:top w:val="none" w:sz="0" w:space="0" w:color="auto"/>
                <w:left w:val="none" w:sz="0" w:space="0" w:color="auto"/>
                <w:bottom w:val="none" w:sz="0" w:space="0" w:color="auto"/>
                <w:right w:val="none" w:sz="0" w:space="0" w:color="auto"/>
              </w:divBdr>
            </w:div>
            <w:div w:id="1041243895">
              <w:marLeft w:val="0"/>
              <w:marRight w:val="0"/>
              <w:marTop w:val="0"/>
              <w:marBottom w:val="0"/>
              <w:divBdr>
                <w:top w:val="none" w:sz="0" w:space="0" w:color="auto"/>
                <w:left w:val="none" w:sz="0" w:space="0" w:color="auto"/>
                <w:bottom w:val="none" w:sz="0" w:space="0" w:color="auto"/>
                <w:right w:val="none" w:sz="0" w:space="0" w:color="auto"/>
              </w:divBdr>
            </w:div>
            <w:div w:id="1041442441">
              <w:marLeft w:val="0"/>
              <w:marRight w:val="0"/>
              <w:marTop w:val="0"/>
              <w:marBottom w:val="0"/>
              <w:divBdr>
                <w:top w:val="none" w:sz="0" w:space="0" w:color="auto"/>
                <w:left w:val="none" w:sz="0" w:space="0" w:color="auto"/>
                <w:bottom w:val="none" w:sz="0" w:space="0" w:color="auto"/>
                <w:right w:val="none" w:sz="0" w:space="0" w:color="auto"/>
              </w:divBdr>
            </w:div>
            <w:div w:id="1043678112">
              <w:marLeft w:val="0"/>
              <w:marRight w:val="0"/>
              <w:marTop w:val="0"/>
              <w:marBottom w:val="0"/>
              <w:divBdr>
                <w:top w:val="none" w:sz="0" w:space="0" w:color="auto"/>
                <w:left w:val="none" w:sz="0" w:space="0" w:color="auto"/>
                <w:bottom w:val="none" w:sz="0" w:space="0" w:color="auto"/>
                <w:right w:val="none" w:sz="0" w:space="0" w:color="auto"/>
              </w:divBdr>
            </w:div>
            <w:div w:id="1047290786">
              <w:marLeft w:val="0"/>
              <w:marRight w:val="0"/>
              <w:marTop w:val="0"/>
              <w:marBottom w:val="0"/>
              <w:divBdr>
                <w:top w:val="none" w:sz="0" w:space="0" w:color="auto"/>
                <w:left w:val="none" w:sz="0" w:space="0" w:color="auto"/>
                <w:bottom w:val="none" w:sz="0" w:space="0" w:color="auto"/>
                <w:right w:val="none" w:sz="0" w:space="0" w:color="auto"/>
              </w:divBdr>
            </w:div>
            <w:div w:id="1049261263">
              <w:marLeft w:val="0"/>
              <w:marRight w:val="0"/>
              <w:marTop w:val="0"/>
              <w:marBottom w:val="0"/>
              <w:divBdr>
                <w:top w:val="none" w:sz="0" w:space="0" w:color="auto"/>
                <w:left w:val="none" w:sz="0" w:space="0" w:color="auto"/>
                <w:bottom w:val="none" w:sz="0" w:space="0" w:color="auto"/>
                <w:right w:val="none" w:sz="0" w:space="0" w:color="auto"/>
              </w:divBdr>
            </w:div>
            <w:div w:id="1051148520">
              <w:marLeft w:val="0"/>
              <w:marRight w:val="0"/>
              <w:marTop w:val="0"/>
              <w:marBottom w:val="0"/>
              <w:divBdr>
                <w:top w:val="none" w:sz="0" w:space="0" w:color="auto"/>
                <w:left w:val="none" w:sz="0" w:space="0" w:color="auto"/>
                <w:bottom w:val="none" w:sz="0" w:space="0" w:color="auto"/>
                <w:right w:val="none" w:sz="0" w:space="0" w:color="auto"/>
              </w:divBdr>
            </w:div>
            <w:div w:id="1052383874">
              <w:marLeft w:val="0"/>
              <w:marRight w:val="0"/>
              <w:marTop w:val="0"/>
              <w:marBottom w:val="0"/>
              <w:divBdr>
                <w:top w:val="none" w:sz="0" w:space="0" w:color="auto"/>
                <w:left w:val="none" w:sz="0" w:space="0" w:color="auto"/>
                <w:bottom w:val="none" w:sz="0" w:space="0" w:color="auto"/>
                <w:right w:val="none" w:sz="0" w:space="0" w:color="auto"/>
              </w:divBdr>
            </w:div>
            <w:div w:id="1052731616">
              <w:marLeft w:val="0"/>
              <w:marRight w:val="0"/>
              <w:marTop w:val="0"/>
              <w:marBottom w:val="0"/>
              <w:divBdr>
                <w:top w:val="none" w:sz="0" w:space="0" w:color="auto"/>
                <w:left w:val="none" w:sz="0" w:space="0" w:color="auto"/>
                <w:bottom w:val="none" w:sz="0" w:space="0" w:color="auto"/>
                <w:right w:val="none" w:sz="0" w:space="0" w:color="auto"/>
              </w:divBdr>
            </w:div>
            <w:div w:id="1054500254">
              <w:marLeft w:val="0"/>
              <w:marRight w:val="0"/>
              <w:marTop w:val="0"/>
              <w:marBottom w:val="0"/>
              <w:divBdr>
                <w:top w:val="none" w:sz="0" w:space="0" w:color="auto"/>
                <w:left w:val="none" w:sz="0" w:space="0" w:color="auto"/>
                <w:bottom w:val="none" w:sz="0" w:space="0" w:color="auto"/>
                <w:right w:val="none" w:sz="0" w:space="0" w:color="auto"/>
              </w:divBdr>
            </w:div>
            <w:div w:id="1062098092">
              <w:marLeft w:val="0"/>
              <w:marRight w:val="0"/>
              <w:marTop w:val="0"/>
              <w:marBottom w:val="0"/>
              <w:divBdr>
                <w:top w:val="none" w:sz="0" w:space="0" w:color="auto"/>
                <w:left w:val="none" w:sz="0" w:space="0" w:color="auto"/>
                <w:bottom w:val="none" w:sz="0" w:space="0" w:color="auto"/>
                <w:right w:val="none" w:sz="0" w:space="0" w:color="auto"/>
              </w:divBdr>
            </w:div>
            <w:div w:id="1063064570">
              <w:marLeft w:val="0"/>
              <w:marRight w:val="0"/>
              <w:marTop w:val="0"/>
              <w:marBottom w:val="0"/>
              <w:divBdr>
                <w:top w:val="none" w:sz="0" w:space="0" w:color="auto"/>
                <w:left w:val="none" w:sz="0" w:space="0" w:color="auto"/>
                <w:bottom w:val="none" w:sz="0" w:space="0" w:color="auto"/>
                <w:right w:val="none" w:sz="0" w:space="0" w:color="auto"/>
              </w:divBdr>
            </w:div>
            <w:div w:id="1066759653">
              <w:marLeft w:val="0"/>
              <w:marRight w:val="0"/>
              <w:marTop w:val="0"/>
              <w:marBottom w:val="0"/>
              <w:divBdr>
                <w:top w:val="none" w:sz="0" w:space="0" w:color="auto"/>
                <w:left w:val="none" w:sz="0" w:space="0" w:color="auto"/>
                <w:bottom w:val="none" w:sz="0" w:space="0" w:color="auto"/>
                <w:right w:val="none" w:sz="0" w:space="0" w:color="auto"/>
              </w:divBdr>
            </w:div>
            <w:div w:id="1077750546">
              <w:marLeft w:val="0"/>
              <w:marRight w:val="0"/>
              <w:marTop w:val="0"/>
              <w:marBottom w:val="0"/>
              <w:divBdr>
                <w:top w:val="none" w:sz="0" w:space="0" w:color="auto"/>
                <w:left w:val="none" w:sz="0" w:space="0" w:color="auto"/>
                <w:bottom w:val="none" w:sz="0" w:space="0" w:color="auto"/>
                <w:right w:val="none" w:sz="0" w:space="0" w:color="auto"/>
              </w:divBdr>
            </w:div>
            <w:div w:id="1078401284">
              <w:marLeft w:val="0"/>
              <w:marRight w:val="0"/>
              <w:marTop w:val="0"/>
              <w:marBottom w:val="0"/>
              <w:divBdr>
                <w:top w:val="none" w:sz="0" w:space="0" w:color="auto"/>
                <w:left w:val="none" w:sz="0" w:space="0" w:color="auto"/>
                <w:bottom w:val="none" w:sz="0" w:space="0" w:color="auto"/>
                <w:right w:val="none" w:sz="0" w:space="0" w:color="auto"/>
              </w:divBdr>
            </w:div>
            <w:div w:id="1079211648">
              <w:marLeft w:val="0"/>
              <w:marRight w:val="0"/>
              <w:marTop w:val="0"/>
              <w:marBottom w:val="0"/>
              <w:divBdr>
                <w:top w:val="none" w:sz="0" w:space="0" w:color="auto"/>
                <w:left w:val="none" w:sz="0" w:space="0" w:color="auto"/>
                <w:bottom w:val="none" w:sz="0" w:space="0" w:color="auto"/>
                <w:right w:val="none" w:sz="0" w:space="0" w:color="auto"/>
              </w:divBdr>
            </w:div>
            <w:div w:id="1084835412">
              <w:marLeft w:val="0"/>
              <w:marRight w:val="0"/>
              <w:marTop w:val="0"/>
              <w:marBottom w:val="0"/>
              <w:divBdr>
                <w:top w:val="none" w:sz="0" w:space="0" w:color="auto"/>
                <w:left w:val="none" w:sz="0" w:space="0" w:color="auto"/>
                <w:bottom w:val="none" w:sz="0" w:space="0" w:color="auto"/>
                <w:right w:val="none" w:sz="0" w:space="0" w:color="auto"/>
              </w:divBdr>
            </w:div>
            <w:div w:id="1088042505">
              <w:marLeft w:val="0"/>
              <w:marRight w:val="0"/>
              <w:marTop w:val="0"/>
              <w:marBottom w:val="0"/>
              <w:divBdr>
                <w:top w:val="none" w:sz="0" w:space="0" w:color="auto"/>
                <w:left w:val="none" w:sz="0" w:space="0" w:color="auto"/>
                <w:bottom w:val="none" w:sz="0" w:space="0" w:color="auto"/>
                <w:right w:val="none" w:sz="0" w:space="0" w:color="auto"/>
              </w:divBdr>
            </w:div>
            <w:div w:id="1089500596">
              <w:marLeft w:val="0"/>
              <w:marRight w:val="0"/>
              <w:marTop w:val="0"/>
              <w:marBottom w:val="0"/>
              <w:divBdr>
                <w:top w:val="none" w:sz="0" w:space="0" w:color="auto"/>
                <w:left w:val="none" w:sz="0" w:space="0" w:color="auto"/>
                <w:bottom w:val="none" w:sz="0" w:space="0" w:color="auto"/>
                <w:right w:val="none" w:sz="0" w:space="0" w:color="auto"/>
              </w:divBdr>
            </w:div>
            <w:div w:id="1094595401">
              <w:marLeft w:val="0"/>
              <w:marRight w:val="0"/>
              <w:marTop w:val="0"/>
              <w:marBottom w:val="0"/>
              <w:divBdr>
                <w:top w:val="none" w:sz="0" w:space="0" w:color="auto"/>
                <w:left w:val="none" w:sz="0" w:space="0" w:color="auto"/>
                <w:bottom w:val="none" w:sz="0" w:space="0" w:color="auto"/>
                <w:right w:val="none" w:sz="0" w:space="0" w:color="auto"/>
              </w:divBdr>
            </w:div>
            <w:div w:id="1095252422">
              <w:marLeft w:val="0"/>
              <w:marRight w:val="0"/>
              <w:marTop w:val="0"/>
              <w:marBottom w:val="0"/>
              <w:divBdr>
                <w:top w:val="none" w:sz="0" w:space="0" w:color="auto"/>
                <w:left w:val="none" w:sz="0" w:space="0" w:color="auto"/>
                <w:bottom w:val="none" w:sz="0" w:space="0" w:color="auto"/>
                <w:right w:val="none" w:sz="0" w:space="0" w:color="auto"/>
              </w:divBdr>
            </w:div>
            <w:div w:id="1108769033">
              <w:marLeft w:val="0"/>
              <w:marRight w:val="0"/>
              <w:marTop w:val="0"/>
              <w:marBottom w:val="0"/>
              <w:divBdr>
                <w:top w:val="none" w:sz="0" w:space="0" w:color="auto"/>
                <w:left w:val="none" w:sz="0" w:space="0" w:color="auto"/>
                <w:bottom w:val="none" w:sz="0" w:space="0" w:color="auto"/>
                <w:right w:val="none" w:sz="0" w:space="0" w:color="auto"/>
              </w:divBdr>
            </w:div>
            <w:div w:id="1110198754">
              <w:marLeft w:val="0"/>
              <w:marRight w:val="0"/>
              <w:marTop w:val="0"/>
              <w:marBottom w:val="0"/>
              <w:divBdr>
                <w:top w:val="none" w:sz="0" w:space="0" w:color="auto"/>
                <w:left w:val="none" w:sz="0" w:space="0" w:color="auto"/>
                <w:bottom w:val="none" w:sz="0" w:space="0" w:color="auto"/>
                <w:right w:val="none" w:sz="0" w:space="0" w:color="auto"/>
              </w:divBdr>
            </w:div>
            <w:div w:id="1113285168">
              <w:marLeft w:val="0"/>
              <w:marRight w:val="0"/>
              <w:marTop w:val="0"/>
              <w:marBottom w:val="0"/>
              <w:divBdr>
                <w:top w:val="none" w:sz="0" w:space="0" w:color="auto"/>
                <w:left w:val="none" w:sz="0" w:space="0" w:color="auto"/>
                <w:bottom w:val="none" w:sz="0" w:space="0" w:color="auto"/>
                <w:right w:val="none" w:sz="0" w:space="0" w:color="auto"/>
              </w:divBdr>
            </w:div>
            <w:div w:id="1114981609">
              <w:marLeft w:val="0"/>
              <w:marRight w:val="0"/>
              <w:marTop w:val="0"/>
              <w:marBottom w:val="0"/>
              <w:divBdr>
                <w:top w:val="none" w:sz="0" w:space="0" w:color="auto"/>
                <w:left w:val="none" w:sz="0" w:space="0" w:color="auto"/>
                <w:bottom w:val="none" w:sz="0" w:space="0" w:color="auto"/>
                <w:right w:val="none" w:sz="0" w:space="0" w:color="auto"/>
              </w:divBdr>
              <w:divsChild>
                <w:div w:id="105126579">
                  <w:marLeft w:val="0"/>
                  <w:marRight w:val="0"/>
                  <w:marTop w:val="0"/>
                  <w:marBottom w:val="0"/>
                  <w:divBdr>
                    <w:top w:val="none" w:sz="0" w:space="0" w:color="auto"/>
                    <w:left w:val="none" w:sz="0" w:space="0" w:color="auto"/>
                    <w:bottom w:val="none" w:sz="0" w:space="0" w:color="auto"/>
                    <w:right w:val="none" w:sz="0" w:space="0" w:color="auto"/>
                  </w:divBdr>
                </w:div>
                <w:div w:id="1272784358">
                  <w:marLeft w:val="0"/>
                  <w:marRight w:val="0"/>
                  <w:marTop w:val="0"/>
                  <w:marBottom w:val="0"/>
                  <w:divBdr>
                    <w:top w:val="none" w:sz="0" w:space="0" w:color="auto"/>
                    <w:left w:val="none" w:sz="0" w:space="0" w:color="auto"/>
                    <w:bottom w:val="none" w:sz="0" w:space="0" w:color="auto"/>
                    <w:right w:val="none" w:sz="0" w:space="0" w:color="auto"/>
                  </w:divBdr>
                </w:div>
                <w:div w:id="1544363880">
                  <w:marLeft w:val="0"/>
                  <w:marRight w:val="0"/>
                  <w:marTop w:val="0"/>
                  <w:marBottom w:val="0"/>
                  <w:divBdr>
                    <w:top w:val="none" w:sz="0" w:space="0" w:color="auto"/>
                    <w:left w:val="none" w:sz="0" w:space="0" w:color="auto"/>
                    <w:bottom w:val="none" w:sz="0" w:space="0" w:color="auto"/>
                    <w:right w:val="none" w:sz="0" w:space="0" w:color="auto"/>
                  </w:divBdr>
                </w:div>
                <w:div w:id="1973174665">
                  <w:marLeft w:val="0"/>
                  <w:marRight w:val="0"/>
                  <w:marTop w:val="0"/>
                  <w:marBottom w:val="0"/>
                  <w:divBdr>
                    <w:top w:val="none" w:sz="0" w:space="0" w:color="auto"/>
                    <w:left w:val="none" w:sz="0" w:space="0" w:color="auto"/>
                    <w:bottom w:val="none" w:sz="0" w:space="0" w:color="auto"/>
                    <w:right w:val="none" w:sz="0" w:space="0" w:color="auto"/>
                  </w:divBdr>
                </w:div>
              </w:divsChild>
            </w:div>
            <w:div w:id="1119028126">
              <w:marLeft w:val="0"/>
              <w:marRight w:val="0"/>
              <w:marTop w:val="0"/>
              <w:marBottom w:val="0"/>
              <w:divBdr>
                <w:top w:val="none" w:sz="0" w:space="0" w:color="auto"/>
                <w:left w:val="none" w:sz="0" w:space="0" w:color="auto"/>
                <w:bottom w:val="none" w:sz="0" w:space="0" w:color="auto"/>
                <w:right w:val="none" w:sz="0" w:space="0" w:color="auto"/>
              </w:divBdr>
            </w:div>
            <w:div w:id="1124999162">
              <w:marLeft w:val="0"/>
              <w:marRight w:val="0"/>
              <w:marTop w:val="0"/>
              <w:marBottom w:val="0"/>
              <w:divBdr>
                <w:top w:val="none" w:sz="0" w:space="0" w:color="auto"/>
                <w:left w:val="none" w:sz="0" w:space="0" w:color="auto"/>
                <w:bottom w:val="none" w:sz="0" w:space="0" w:color="auto"/>
                <w:right w:val="none" w:sz="0" w:space="0" w:color="auto"/>
              </w:divBdr>
            </w:div>
            <w:div w:id="1130126505">
              <w:marLeft w:val="0"/>
              <w:marRight w:val="0"/>
              <w:marTop w:val="0"/>
              <w:marBottom w:val="0"/>
              <w:divBdr>
                <w:top w:val="none" w:sz="0" w:space="0" w:color="auto"/>
                <w:left w:val="none" w:sz="0" w:space="0" w:color="auto"/>
                <w:bottom w:val="none" w:sz="0" w:space="0" w:color="auto"/>
                <w:right w:val="none" w:sz="0" w:space="0" w:color="auto"/>
              </w:divBdr>
            </w:div>
            <w:div w:id="1132400926">
              <w:marLeft w:val="0"/>
              <w:marRight w:val="0"/>
              <w:marTop w:val="0"/>
              <w:marBottom w:val="0"/>
              <w:divBdr>
                <w:top w:val="none" w:sz="0" w:space="0" w:color="auto"/>
                <w:left w:val="none" w:sz="0" w:space="0" w:color="auto"/>
                <w:bottom w:val="none" w:sz="0" w:space="0" w:color="auto"/>
                <w:right w:val="none" w:sz="0" w:space="0" w:color="auto"/>
              </w:divBdr>
            </w:div>
            <w:div w:id="1138688294">
              <w:marLeft w:val="0"/>
              <w:marRight w:val="0"/>
              <w:marTop w:val="0"/>
              <w:marBottom w:val="0"/>
              <w:divBdr>
                <w:top w:val="none" w:sz="0" w:space="0" w:color="auto"/>
                <w:left w:val="none" w:sz="0" w:space="0" w:color="auto"/>
                <w:bottom w:val="none" w:sz="0" w:space="0" w:color="auto"/>
                <w:right w:val="none" w:sz="0" w:space="0" w:color="auto"/>
              </w:divBdr>
            </w:div>
            <w:div w:id="1147430925">
              <w:marLeft w:val="0"/>
              <w:marRight w:val="0"/>
              <w:marTop w:val="0"/>
              <w:marBottom w:val="0"/>
              <w:divBdr>
                <w:top w:val="none" w:sz="0" w:space="0" w:color="auto"/>
                <w:left w:val="none" w:sz="0" w:space="0" w:color="auto"/>
                <w:bottom w:val="none" w:sz="0" w:space="0" w:color="auto"/>
                <w:right w:val="none" w:sz="0" w:space="0" w:color="auto"/>
              </w:divBdr>
            </w:div>
            <w:div w:id="1150488755">
              <w:marLeft w:val="0"/>
              <w:marRight w:val="0"/>
              <w:marTop w:val="0"/>
              <w:marBottom w:val="0"/>
              <w:divBdr>
                <w:top w:val="none" w:sz="0" w:space="0" w:color="auto"/>
                <w:left w:val="none" w:sz="0" w:space="0" w:color="auto"/>
                <w:bottom w:val="none" w:sz="0" w:space="0" w:color="auto"/>
                <w:right w:val="none" w:sz="0" w:space="0" w:color="auto"/>
              </w:divBdr>
              <w:divsChild>
                <w:div w:id="291714547">
                  <w:marLeft w:val="0"/>
                  <w:marRight w:val="0"/>
                  <w:marTop w:val="0"/>
                  <w:marBottom w:val="0"/>
                  <w:divBdr>
                    <w:top w:val="none" w:sz="0" w:space="0" w:color="auto"/>
                    <w:left w:val="none" w:sz="0" w:space="0" w:color="auto"/>
                    <w:bottom w:val="none" w:sz="0" w:space="0" w:color="auto"/>
                    <w:right w:val="none" w:sz="0" w:space="0" w:color="auto"/>
                  </w:divBdr>
                </w:div>
                <w:div w:id="505554266">
                  <w:marLeft w:val="0"/>
                  <w:marRight w:val="0"/>
                  <w:marTop w:val="0"/>
                  <w:marBottom w:val="0"/>
                  <w:divBdr>
                    <w:top w:val="none" w:sz="0" w:space="0" w:color="auto"/>
                    <w:left w:val="none" w:sz="0" w:space="0" w:color="auto"/>
                    <w:bottom w:val="none" w:sz="0" w:space="0" w:color="auto"/>
                    <w:right w:val="none" w:sz="0" w:space="0" w:color="auto"/>
                  </w:divBdr>
                </w:div>
                <w:div w:id="669482127">
                  <w:marLeft w:val="0"/>
                  <w:marRight w:val="0"/>
                  <w:marTop w:val="0"/>
                  <w:marBottom w:val="0"/>
                  <w:divBdr>
                    <w:top w:val="none" w:sz="0" w:space="0" w:color="auto"/>
                    <w:left w:val="none" w:sz="0" w:space="0" w:color="auto"/>
                    <w:bottom w:val="none" w:sz="0" w:space="0" w:color="auto"/>
                    <w:right w:val="none" w:sz="0" w:space="0" w:color="auto"/>
                  </w:divBdr>
                </w:div>
                <w:div w:id="2019502655">
                  <w:marLeft w:val="0"/>
                  <w:marRight w:val="0"/>
                  <w:marTop w:val="0"/>
                  <w:marBottom w:val="0"/>
                  <w:divBdr>
                    <w:top w:val="none" w:sz="0" w:space="0" w:color="auto"/>
                    <w:left w:val="none" w:sz="0" w:space="0" w:color="auto"/>
                    <w:bottom w:val="none" w:sz="0" w:space="0" w:color="auto"/>
                    <w:right w:val="none" w:sz="0" w:space="0" w:color="auto"/>
                  </w:divBdr>
                </w:div>
              </w:divsChild>
            </w:div>
            <w:div w:id="1152479544">
              <w:marLeft w:val="0"/>
              <w:marRight w:val="0"/>
              <w:marTop w:val="0"/>
              <w:marBottom w:val="0"/>
              <w:divBdr>
                <w:top w:val="none" w:sz="0" w:space="0" w:color="auto"/>
                <w:left w:val="none" w:sz="0" w:space="0" w:color="auto"/>
                <w:bottom w:val="none" w:sz="0" w:space="0" w:color="auto"/>
                <w:right w:val="none" w:sz="0" w:space="0" w:color="auto"/>
              </w:divBdr>
            </w:div>
            <w:div w:id="1152529986">
              <w:marLeft w:val="0"/>
              <w:marRight w:val="0"/>
              <w:marTop w:val="0"/>
              <w:marBottom w:val="0"/>
              <w:divBdr>
                <w:top w:val="none" w:sz="0" w:space="0" w:color="auto"/>
                <w:left w:val="none" w:sz="0" w:space="0" w:color="auto"/>
                <w:bottom w:val="none" w:sz="0" w:space="0" w:color="auto"/>
                <w:right w:val="none" w:sz="0" w:space="0" w:color="auto"/>
              </w:divBdr>
            </w:div>
            <w:div w:id="1153788910">
              <w:marLeft w:val="0"/>
              <w:marRight w:val="0"/>
              <w:marTop w:val="0"/>
              <w:marBottom w:val="0"/>
              <w:divBdr>
                <w:top w:val="none" w:sz="0" w:space="0" w:color="auto"/>
                <w:left w:val="none" w:sz="0" w:space="0" w:color="auto"/>
                <w:bottom w:val="none" w:sz="0" w:space="0" w:color="auto"/>
                <w:right w:val="none" w:sz="0" w:space="0" w:color="auto"/>
              </w:divBdr>
            </w:div>
            <w:div w:id="1154570371">
              <w:marLeft w:val="0"/>
              <w:marRight w:val="0"/>
              <w:marTop w:val="0"/>
              <w:marBottom w:val="0"/>
              <w:divBdr>
                <w:top w:val="none" w:sz="0" w:space="0" w:color="auto"/>
                <w:left w:val="none" w:sz="0" w:space="0" w:color="auto"/>
                <w:bottom w:val="none" w:sz="0" w:space="0" w:color="auto"/>
                <w:right w:val="none" w:sz="0" w:space="0" w:color="auto"/>
              </w:divBdr>
              <w:divsChild>
                <w:div w:id="36663590">
                  <w:marLeft w:val="0"/>
                  <w:marRight w:val="0"/>
                  <w:marTop w:val="0"/>
                  <w:marBottom w:val="0"/>
                  <w:divBdr>
                    <w:top w:val="none" w:sz="0" w:space="0" w:color="auto"/>
                    <w:left w:val="none" w:sz="0" w:space="0" w:color="auto"/>
                    <w:bottom w:val="none" w:sz="0" w:space="0" w:color="auto"/>
                    <w:right w:val="none" w:sz="0" w:space="0" w:color="auto"/>
                  </w:divBdr>
                </w:div>
                <w:div w:id="54161044">
                  <w:marLeft w:val="0"/>
                  <w:marRight w:val="0"/>
                  <w:marTop w:val="0"/>
                  <w:marBottom w:val="0"/>
                  <w:divBdr>
                    <w:top w:val="none" w:sz="0" w:space="0" w:color="auto"/>
                    <w:left w:val="none" w:sz="0" w:space="0" w:color="auto"/>
                    <w:bottom w:val="none" w:sz="0" w:space="0" w:color="auto"/>
                    <w:right w:val="none" w:sz="0" w:space="0" w:color="auto"/>
                  </w:divBdr>
                </w:div>
                <w:div w:id="100493757">
                  <w:marLeft w:val="0"/>
                  <w:marRight w:val="0"/>
                  <w:marTop w:val="0"/>
                  <w:marBottom w:val="0"/>
                  <w:divBdr>
                    <w:top w:val="none" w:sz="0" w:space="0" w:color="auto"/>
                    <w:left w:val="none" w:sz="0" w:space="0" w:color="auto"/>
                    <w:bottom w:val="none" w:sz="0" w:space="0" w:color="auto"/>
                    <w:right w:val="none" w:sz="0" w:space="0" w:color="auto"/>
                  </w:divBdr>
                </w:div>
                <w:div w:id="177356929">
                  <w:marLeft w:val="0"/>
                  <w:marRight w:val="0"/>
                  <w:marTop w:val="0"/>
                  <w:marBottom w:val="0"/>
                  <w:divBdr>
                    <w:top w:val="none" w:sz="0" w:space="0" w:color="auto"/>
                    <w:left w:val="none" w:sz="0" w:space="0" w:color="auto"/>
                    <w:bottom w:val="none" w:sz="0" w:space="0" w:color="auto"/>
                    <w:right w:val="none" w:sz="0" w:space="0" w:color="auto"/>
                  </w:divBdr>
                </w:div>
                <w:div w:id="285084290">
                  <w:marLeft w:val="0"/>
                  <w:marRight w:val="0"/>
                  <w:marTop w:val="0"/>
                  <w:marBottom w:val="0"/>
                  <w:divBdr>
                    <w:top w:val="none" w:sz="0" w:space="0" w:color="auto"/>
                    <w:left w:val="none" w:sz="0" w:space="0" w:color="auto"/>
                    <w:bottom w:val="none" w:sz="0" w:space="0" w:color="auto"/>
                    <w:right w:val="none" w:sz="0" w:space="0" w:color="auto"/>
                  </w:divBdr>
                </w:div>
                <w:div w:id="344795466">
                  <w:marLeft w:val="0"/>
                  <w:marRight w:val="0"/>
                  <w:marTop w:val="0"/>
                  <w:marBottom w:val="0"/>
                  <w:divBdr>
                    <w:top w:val="none" w:sz="0" w:space="0" w:color="auto"/>
                    <w:left w:val="none" w:sz="0" w:space="0" w:color="auto"/>
                    <w:bottom w:val="none" w:sz="0" w:space="0" w:color="auto"/>
                    <w:right w:val="none" w:sz="0" w:space="0" w:color="auto"/>
                  </w:divBdr>
                </w:div>
                <w:div w:id="410854651">
                  <w:marLeft w:val="0"/>
                  <w:marRight w:val="0"/>
                  <w:marTop w:val="0"/>
                  <w:marBottom w:val="0"/>
                  <w:divBdr>
                    <w:top w:val="none" w:sz="0" w:space="0" w:color="auto"/>
                    <w:left w:val="none" w:sz="0" w:space="0" w:color="auto"/>
                    <w:bottom w:val="none" w:sz="0" w:space="0" w:color="auto"/>
                    <w:right w:val="none" w:sz="0" w:space="0" w:color="auto"/>
                  </w:divBdr>
                </w:div>
                <w:div w:id="467089668">
                  <w:marLeft w:val="0"/>
                  <w:marRight w:val="0"/>
                  <w:marTop w:val="0"/>
                  <w:marBottom w:val="0"/>
                  <w:divBdr>
                    <w:top w:val="none" w:sz="0" w:space="0" w:color="auto"/>
                    <w:left w:val="none" w:sz="0" w:space="0" w:color="auto"/>
                    <w:bottom w:val="none" w:sz="0" w:space="0" w:color="auto"/>
                    <w:right w:val="none" w:sz="0" w:space="0" w:color="auto"/>
                  </w:divBdr>
                </w:div>
                <w:div w:id="471598310">
                  <w:marLeft w:val="0"/>
                  <w:marRight w:val="0"/>
                  <w:marTop w:val="0"/>
                  <w:marBottom w:val="0"/>
                  <w:divBdr>
                    <w:top w:val="none" w:sz="0" w:space="0" w:color="auto"/>
                    <w:left w:val="none" w:sz="0" w:space="0" w:color="auto"/>
                    <w:bottom w:val="none" w:sz="0" w:space="0" w:color="auto"/>
                    <w:right w:val="none" w:sz="0" w:space="0" w:color="auto"/>
                  </w:divBdr>
                </w:div>
                <w:div w:id="521935657">
                  <w:marLeft w:val="0"/>
                  <w:marRight w:val="0"/>
                  <w:marTop w:val="0"/>
                  <w:marBottom w:val="0"/>
                  <w:divBdr>
                    <w:top w:val="none" w:sz="0" w:space="0" w:color="auto"/>
                    <w:left w:val="none" w:sz="0" w:space="0" w:color="auto"/>
                    <w:bottom w:val="none" w:sz="0" w:space="0" w:color="auto"/>
                    <w:right w:val="none" w:sz="0" w:space="0" w:color="auto"/>
                  </w:divBdr>
                </w:div>
                <w:div w:id="590818814">
                  <w:marLeft w:val="0"/>
                  <w:marRight w:val="0"/>
                  <w:marTop w:val="0"/>
                  <w:marBottom w:val="0"/>
                  <w:divBdr>
                    <w:top w:val="none" w:sz="0" w:space="0" w:color="auto"/>
                    <w:left w:val="none" w:sz="0" w:space="0" w:color="auto"/>
                    <w:bottom w:val="none" w:sz="0" w:space="0" w:color="auto"/>
                    <w:right w:val="none" w:sz="0" w:space="0" w:color="auto"/>
                  </w:divBdr>
                </w:div>
                <w:div w:id="613098591">
                  <w:marLeft w:val="0"/>
                  <w:marRight w:val="0"/>
                  <w:marTop w:val="0"/>
                  <w:marBottom w:val="0"/>
                  <w:divBdr>
                    <w:top w:val="none" w:sz="0" w:space="0" w:color="auto"/>
                    <w:left w:val="none" w:sz="0" w:space="0" w:color="auto"/>
                    <w:bottom w:val="none" w:sz="0" w:space="0" w:color="auto"/>
                    <w:right w:val="none" w:sz="0" w:space="0" w:color="auto"/>
                  </w:divBdr>
                </w:div>
                <w:div w:id="618879690">
                  <w:marLeft w:val="0"/>
                  <w:marRight w:val="0"/>
                  <w:marTop w:val="0"/>
                  <w:marBottom w:val="0"/>
                  <w:divBdr>
                    <w:top w:val="none" w:sz="0" w:space="0" w:color="auto"/>
                    <w:left w:val="none" w:sz="0" w:space="0" w:color="auto"/>
                    <w:bottom w:val="none" w:sz="0" w:space="0" w:color="auto"/>
                    <w:right w:val="none" w:sz="0" w:space="0" w:color="auto"/>
                  </w:divBdr>
                </w:div>
                <w:div w:id="633289435">
                  <w:marLeft w:val="0"/>
                  <w:marRight w:val="0"/>
                  <w:marTop w:val="0"/>
                  <w:marBottom w:val="0"/>
                  <w:divBdr>
                    <w:top w:val="none" w:sz="0" w:space="0" w:color="auto"/>
                    <w:left w:val="none" w:sz="0" w:space="0" w:color="auto"/>
                    <w:bottom w:val="none" w:sz="0" w:space="0" w:color="auto"/>
                    <w:right w:val="none" w:sz="0" w:space="0" w:color="auto"/>
                  </w:divBdr>
                </w:div>
                <w:div w:id="899753480">
                  <w:marLeft w:val="0"/>
                  <w:marRight w:val="0"/>
                  <w:marTop w:val="0"/>
                  <w:marBottom w:val="0"/>
                  <w:divBdr>
                    <w:top w:val="none" w:sz="0" w:space="0" w:color="auto"/>
                    <w:left w:val="none" w:sz="0" w:space="0" w:color="auto"/>
                    <w:bottom w:val="none" w:sz="0" w:space="0" w:color="auto"/>
                    <w:right w:val="none" w:sz="0" w:space="0" w:color="auto"/>
                  </w:divBdr>
                </w:div>
                <w:div w:id="1077674171">
                  <w:marLeft w:val="0"/>
                  <w:marRight w:val="0"/>
                  <w:marTop w:val="0"/>
                  <w:marBottom w:val="0"/>
                  <w:divBdr>
                    <w:top w:val="none" w:sz="0" w:space="0" w:color="auto"/>
                    <w:left w:val="none" w:sz="0" w:space="0" w:color="auto"/>
                    <w:bottom w:val="none" w:sz="0" w:space="0" w:color="auto"/>
                    <w:right w:val="none" w:sz="0" w:space="0" w:color="auto"/>
                  </w:divBdr>
                </w:div>
                <w:div w:id="1130316847">
                  <w:marLeft w:val="0"/>
                  <w:marRight w:val="0"/>
                  <w:marTop w:val="0"/>
                  <w:marBottom w:val="0"/>
                  <w:divBdr>
                    <w:top w:val="none" w:sz="0" w:space="0" w:color="auto"/>
                    <w:left w:val="none" w:sz="0" w:space="0" w:color="auto"/>
                    <w:bottom w:val="none" w:sz="0" w:space="0" w:color="auto"/>
                    <w:right w:val="none" w:sz="0" w:space="0" w:color="auto"/>
                  </w:divBdr>
                </w:div>
                <w:div w:id="1250381879">
                  <w:marLeft w:val="0"/>
                  <w:marRight w:val="0"/>
                  <w:marTop w:val="0"/>
                  <w:marBottom w:val="0"/>
                  <w:divBdr>
                    <w:top w:val="none" w:sz="0" w:space="0" w:color="auto"/>
                    <w:left w:val="none" w:sz="0" w:space="0" w:color="auto"/>
                    <w:bottom w:val="none" w:sz="0" w:space="0" w:color="auto"/>
                    <w:right w:val="none" w:sz="0" w:space="0" w:color="auto"/>
                  </w:divBdr>
                </w:div>
                <w:div w:id="1344698132">
                  <w:marLeft w:val="0"/>
                  <w:marRight w:val="0"/>
                  <w:marTop w:val="0"/>
                  <w:marBottom w:val="0"/>
                  <w:divBdr>
                    <w:top w:val="none" w:sz="0" w:space="0" w:color="auto"/>
                    <w:left w:val="none" w:sz="0" w:space="0" w:color="auto"/>
                    <w:bottom w:val="none" w:sz="0" w:space="0" w:color="auto"/>
                    <w:right w:val="none" w:sz="0" w:space="0" w:color="auto"/>
                  </w:divBdr>
                </w:div>
                <w:div w:id="1441338748">
                  <w:marLeft w:val="0"/>
                  <w:marRight w:val="0"/>
                  <w:marTop w:val="0"/>
                  <w:marBottom w:val="0"/>
                  <w:divBdr>
                    <w:top w:val="none" w:sz="0" w:space="0" w:color="auto"/>
                    <w:left w:val="none" w:sz="0" w:space="0" w:color="auto"/>
                    <w:bottom w:val="none" w:sz="0" w:space="0" w:color="auto"/>
                    <w:right w:val="none" w:sz="0" w:space="0" w:color="auto"/>
                  </w:divBdr>
                </w:div>
                <w:div w:id="1609317772">
                  <w:marLeft w:val="0"/>
                  <w:marRight w:val="0"/>
                  <w:marTop w:val="0"/>
                  <w:marBottom w:val="0"/>
                  <w:divBdr>
                    <w:top w:val="none" w:sz="0" w:space="0" w:color="auto"/>
                    <w:left w:val="none" w:sz="0" w:space="0" w:color="auto"/>
                    <w:bottom w:val="none" w:sz="0" w:space="0" w:color="auto"/>
                    <w:right w:val="none" w:sz="0" w:space="0" w:color="auto"/>
                  </w:divBdr>
                </w:div>
                <w:div w:id="1658924046">
                  <w:marLeft w:val="0"/>
                  <w:marRight w:val="0"/>
                  <w:marTop w:val="0"/>
                  <w:marBottom w:val="0"/>
                  <w:divBdr>
                    <w:top w:val="none" w:sz="0" w:space="0" w:color="auto"/>
                    <w:left w:val="none" w:sz="0" w:space="0" w:color="auto"/>
                    <w:bottom w:val="none" w:sz="0" w:space="0" w:color="auto"/>
                    <w:right w:val="none" w:sz="0" w:space="0" w:color="auto"/>
                  </w:divBdr>
                </w:div>
                <w:div w:id="1683388466">
                  <w:marLeft w:val="0"/>
                  <w:marRight w:val="0"/>
                  <w:marTop w:val="0"/>
                  <w:marBottom w:val="0"/>
                  <w:divBdr>
                    <w:top w:val="none" w:sz="0" w:space="0" w:color="auto"/>
                    <w:left w:val="none" w:sz="0" w:space="0" w:color="auto"/>
                    <w:bottom w:val="none" w:sz="0" w:space="0" w:color="auto"/>
                    <w:right w:val="none" w:sz="0" w:space="0" w:color="auto"/>
                  </w:divBdr>
                </w:div>
                <w:div w:id="1729500711">
                  <w:marLeft w:val="0"/>
                  <w:marRight w:val="0"/>
                  <w:marTop w:val="0"/>
                  <w:marBottom w:val="0"/>
                  <w:divBdr>
                    <w:top w:val="none" w:sz="0" w:space="0" w:color="auto"/>
                    <w:left w:val="none" w:sz="0" w:space="0" w:color="auto"/>
                    <w:bottom w:val="none" w:sz="0" w:space="0" w:color="auto"/>
                    <w:right w:val="none" w:sz="0" w:space="0" w:color="auto"/>
                  </w:divBdr>
                </w:div>
                <w:div w:id="1733847835">
                  <w:marLeft w:val="0"/>
                  <w:marRight w:val="0"/>
                  <w:marTop w:val="0"/>
                  <w:marBottom w:val="0"/>
                  <w:divBdr>
                    <w:top w:val="none" w:sz="0" w:space="0" w:color="auto"/>
                    <w:left w:val="none" w:sz="0" w:space="0" w:color="auto"/>
                    <w:bottom w:val="none" w:sz="0" w:space="0" w:color="auto"/>
                    <w:right w:val="none" w:sz="0" w:space="0" w:color="auto"/>
                  </w:divBdr>
                </w:div>
                <w:div w:id="1736969060">
                  <w:marLeft w:val="0"/>
                  <w:marRight w:val="0"/>
                  <w:marTop w:val="0"/>
                  <w:marBottom w:val="0"/>
                  <w:divBdr>
                    <w:top w:val="none" w:sz="0" w:space="0" w:color="auto"/>
                    <w:left w:val="none" w:sz="0" w:space="0" w:color="auto"/>
                    <w:bottom w:val="none" w:sz="0" w:space="0" w:color="auto"/>
                    <w:right w:val="none" w:sz="0" w:space="0" w:color="auto"/>
                  </w:divBdr>
                </w:div>
                <w:div w:id="1789468954">
                  <w:marLeft w:val="0"/>
                  <w:marRight w:val="0"/>
                  <w:marTop w:val="0"/>
                  <w:marBottom w:val="0"/>
                  <w:divBdr>
                    <w:top w:val="none" w:sz="0" w:space="0" w:color="auto"/>
                    <w:left w:val="none" w:sz="0" w:space="0" w:color="auto"/>
                    <w:bottom w:val="none" w:sz="0" w:space="0" w:color="auto"/>
                    <w:right w:val="none" w:sz="0" w:space="0" w:color="auto"/>
                  </w:divBdr>
                </w:div>
                <w:div w:id="1898541518">
                  <w:marLeft w:val="0"/>
                  <w:marRight w:val="0"/>
                  <w:marTop w:val="0"/>
                  <w:marBottom w:val="0"/>
                  <w:divBdr>
                    <w:top w:val="none" w:sz="0" w:space="0" w:color="auto"/>
                    <w:left w:val="none" w:sz="0" w:space="0" w:color="auto"/>
                    <w:bottom w:val="none" w:sz="0" w:space="0" w:color="auto"/>
                    <w:right w:val="none" w:sz="0" w:space="0" w:color="auto"/>
                  </w:divBdr>
                </w:div>
                <w:div w:id="1899197658">
                  <w:marLeft w:val="0"/>
                  <w:marRight w:val="0"/>
                  <w:marTop w:val="0"/>
                  <w:marBottom w:val="0"/>
                  <w:divBdr>
                    <w:top w:val="none" w:sz="0" w:space="0" w:color="auto"/>
                    <w:left w:val="none" w:sz="0" w:space="0" w:color="auto"/>
                    <w:bottom w:val="none" w:sz="0" w:space="0" w:color="auto"/>
                    <w:right w:val="none" w:sz="0" w:space="0" w:color="auto"/>
                  </w:divBdr>
                </w:div>
                <w:div w:id="1914312725">
                  <w:marLeft w:val="0"/>
                  <w:marRight w:val="0"/>
                  <w:marTop w:val="0"/>
                  <w:marBottom w:val="0"/>
                  <w:divBdr>
                    <w:top w:val="none" w:sz="0" w:space="0" w:color="auto"/>
                    <w:left w:val="none" w:sz="0" w:space="0" w:color="auto"/>
                    <w:bottom w:val="none" w:sz="0" w:space="0" w:color="auto"/>
                    <w:right w:val="none" w:sz="0" w:space="0" w:color="auto"/>
                  </w:divBdr>
                </w:div>
                <w:div w:id="1959991588">
                  <w:marLeft w:val="0"/>
                  <w:marRight w:val="0"/>
                  <w:marTop w:val="0"/>
                  <w:marBottom w:val="0"/>
                  <w:divBdr>
                    <w:top w:val="none" w:sz="0" w:space="0" w:color="auto"/>
                    <w:left w:val="none" w:sz="0" w:space="0" w:color="auto"/>
                    <w:bottom w:val="none" w:sz="0" w:space="0" w:color="auto"/>
                    <w:right w:val="none" w:sz="0" w:space="0" w:color="auto"/>
                  </w:divBdr>
                </w:div>
                <w:div w:id="1978339748">
                  <w:marLeft w:val="0"/>
                  <w:marRight w:val="0"/>
                  <w:marTop w:val="0"/>
                  <w:marBottom w:val="0"/>
                  <w:divBdr>
                    <w:top w:val="none" w:sz="0" w:space="0" w:color="auto"/>
                    <w:left w:val="none" w:sz="0" w:space="0" w:color="auto"/>
                    <w:bottom w:val="none" w:sz="0" w:space="0" w:color="auto"/>
                    <w:right w:val="none" w:sz="0" w:space="0" w:color="auto"/>
                  </w:divBdr>
                </w:div>
                <w:div w:id="2017071145">
                  <w:marLeft w:val="0"/>
                  <w:marRight w:val="0"/>
                  <w:marTop w:val="0"/>
                  <w:marBottom w:val="0"/>
                  <w:divBdr>
                    <w:top w:val="none" w:sz="0" w:space="0" w:color="auto"/>
                    <w:left w:val="none" w:sz="0" w:space="0" w:color="auto"/>
                    <w:bottom w:val="none" w:sz="0" w:space="0" w:color="auto"/>
                    <w:right w:val="none" w:sz="0" w:space="0" w:color="auto"/>
                  </w:divBdr>
                </w:div>
                <w:div w:id="2118255826">
                  <w:marLeft w:val="0"/>
                  <w:marRight w:val="0"/>
                  <w:marTop w:val="0"/>
                  <w:marBottom w:val="0"/>
                  <w:divBdr>
                    <w:top w:val="none" w:sz="0" w:space="0" w:color="auto"/>
                    <w:left w:val="none" w:sz="0" w:space="0" w:color="auto"/>
                    <w:bottom w:val="none" w:sz="0" w:space="0" w:color="auto"/>
                    <w:right w:val="none" w:sz="0" w:space="0" w:color="auto"/>
                  </w:divBdr>
                </w:div>
                <w:div w:id="2143224917">
                  <w:marLeft w:val="0"/>
                  <w:marRight w:val="0"/>
                  <w:marTop w:val="0"/>
                  <w:marBottom w:val="0"/>
                  <w:divBdr>
                    <w:top w:val="none" w:sz="0" w:space="0" w:color="auto"/>
                    <w:left w:val="none" w:sz="0" w:space="0" w:color="auto"/>
                    <w:bottom w:val="none" w:sz="0" w:space="0" w:color="auto"/>
                    <w:right w:val="none" w:sz="0" w:space="0" w:color="auto"/>
                  </w:divBdr>
                </w:div>
              </w:divsChild>
            </w:div>
            <w:div w:id="1158497344">
              <w:marLeft w:val="0"/>
              <w:marRight w:val="0"/>
              <w:marTop w:val="0"/>
              <w:marBottom w:val="0"/>
              <w:divBdr>
                <w:top w:val="none" w:sz="0" w:space="0" w:color="auto"/>
                <w:left w:val="none" w:sz="0" w:space="0" w:color="auto"/>
                <w:bottom w:val="none" w:sz="0" w:space="0" w:color="auto"/>
                <w:right w:val="none" w:sz="0" w:space="0" w:color="auto"/>
              </w:divBdr>
            </w:div>
            <w:div w:id="1161626932">
              <w:marLeft w:val="0"/>
              <w:marRight w:val="0"/>
              <w:marTop w:val="0"/>
              <w:marBottom w:val="0"/>
              <w:divBdr>
                <w:top w:val="none" w:sz="0" w:space="0" w:color="auto"/>
                <w:left w:val="none" w:sz="0" w:space="0" w:color="auto"/>
                <w:bottom w:val="none" w:sz="0" w:space="0" w:color="auto"/>
                <w:right w:val="none" w:sz="0" w:space="0" w:color="auto"/>
              </w:divBdr>
            </w:div>
            <w:div w:id="1162431543">
              <w:marLeft w:val="0"/>
              <w:marRight w:val="0"/>
              <w:marTop w:val="0"/>
              <w:marBottom w:val="0"/>
              <w:divBdr>
                <w:top w:val="none" w:sz="0" w:space="0" w:color="auto"/>
                <w:left w:val="none" w:sz="0" w:space="0" w:color="auto"/>
                <w:bottom w:val="none" w:sz="0" w:space="0" w:color="auto"/>
                <w:right w:val="none" w:sz="0" w:space="0" w:color="auto"/>
              </w:divBdr>
            </w:div>
            <w:div w:id="1163667917">
              <w:marLeft w:val="0"/>
              <w:marRight w:val="0"/>
              <w:marTop w:val="0"/>
              <w:marBottom w:val="0"/>
              <w:divBdr>
                <w:top w:val="none" w:sz="0" w:space="0" w:color="auto"/>
                <w:left w:val="none" w:sz="0" w:space="0" w:color="auto"/>
                <w:bottom w:val="none" w:sz="0" w:space="0" w:color="auto"/>
                <w:right w:val="none" w:sz="0" w:space="0" w:color="auto"/>
              </w:divBdr>
            </w:div>
            <w:div w:id="1170415628">
              <w:marLeft w:val="0"/>
              <w:marRight w:val="0"/>
              <w:marTop w:val="0"/>
              <w:marBottom w:val="0"/>
              <w:divBdr>
                <w:top w:val="none" w:sz="0" w:space="0" w:color="auto"/>
                <w:left w:val="none" w:sz="0" w:space="0" w:color="auto"/>
                <w:bottom w:val="none" w:sz="0" w:space="0" w:color="auto"/>
                <w:right w:val="none" w:sz="0" w:space="0" w:color="auto"/>
              </w:divBdr>
            </w:div>
            <w:div w:id="1180050907">
              <w:marLeft w:val="0"/>
              <w:marRight w:val="0"/>
              <w:marTop w:val="0"/>
              <w:marBottom w:val="0"/>
              <w:divBdr>
                <w:top w:val="none" w:sz="0" w:space="0" w:color="auto"/>
                <w:left w:val="none" w:sz="0" w:space="0" w:color="auto"/>
                <w:bottom w:val="none" w:sz="0" w:space="0" w:color="auto"/>
                <w:right w:val="none" w:sz="0" w:space="0" w:color="auto"/>
              </w:divBdr>
            </w:div>
            <w:div w:id="1182010256">
              <w:marLeft w:val="0"/>
              <w:marRight w:val="0"/>
              <w:marTop w:val="0"/>
              <w:marBottom w:val="0"/>
              <w:divBdr>
                <w:top w:val="none" w:sz="0" w:space="0" w:color="auto"/>
                <w:left w:val="none" w:sz="0" w:space="0" w:color="auto"/>
                <w:bottom w:val="none" w:sz="0" w:space="0" w:color="auto"/>
                <w:right w:val="none" w:sz="0" w:space="0" w:color="auto"/>
              </w:divBdr>
            </w:div>
            <w:div w:id="1188714778">
              <w:marLeft w:val="0"/>
              <w:marRight w:val="0"/>
              <w:marTop w:val="0"/>
              <w:marBottom w:val="0"/>
              <w:divBdr>
                <w:top w:val="none" w:sz="0" w:space="0" w:color="auto"/>
                <w:left w:val="none" w:sz="0" w:space="0" w:color="auto"/>
                <w:bottom w:val="none" w:sz="0" w:space="0" w:color="auto"/>
                <w:right w:val="none" w:sz="0" w:space="0" w:color="auto"/>
              </w:divBdr>
            </w:div>
            <w:div w:id="1203787047">
              <w:marLeft w:val="0"/>
              <w:marRight w:val="0"/>
              <w:marTop w:val="0"/>
              <w:marBottom w:val="0"/>
              <w:divBdr>
                <w:top w:val="none" w:sz="0" w:space="0" w:color="auto"/>
                <w:left w:val="none" w:sz="0" w:space="0" w:color="auto"/>
                <w:bottom w:val="none" w:sz="0" w:space="0" w:color="auto"/>
                <w:right w:val="none" w:sz="0" w:space="0" w:color="auto"/>
              </w:divBdr>
            </w:div>
            <w:div w:id="1206721514">
              <w:marLeft w:val="0"/>
              <w:marRight w:val="0"/>
              <w:marTop w:val="0"/>
              <w:marBottom w:val="0"/>
              <w:divBdr>
                <w:top w:val="none" w:sz="0" w:space="0" w:color="auto"/>
                <w:left w:val="none" w:sz="0" w:space="0" w:color="auto"/>
                <w:bottom w:val="none" w:sz="0" w:space="0" w:color="auto"/>
                <w:right w:val="none" w:sz="0" w:space="0" w:color="auto"/>
              </w:divBdr>
            </w:div>
            <w:div w:id="1213342620">
              <w:marLeft w:val="0"/>
              <w:marRight w:val="0"/>
              <w:marTop w:val="0"/>
              <w:marBottom w:val="0"/>
              <w:divBdr>
                <w:top w:val="none" w:sz="0" w:space="0" w:color="auto"/>
                <w:left w:val="none" w:sz="0" w:space="0" w:color="auto"/>
                <w:bottom w:val="none" w:sz="0" w:space="0" w:color="auto"/>
                <w:right w:val="none" w:sz="0" w:space="0" w:color="auto"/>
              </w:divBdr>
            </w:div>
            <w:div w:id="1215199672">
              <w:marLeft w:val="0"/>
              <w:marRight w:val="0"/>
              <w:marTop w:val="0"/>
              <w:marBottom w:val="0"/>
              <w:divBdr>
                <w:top w:val="none" w:sz="0" w:space="0" w:color="auto"/>
                <w:left w:val="none" w:sz="0" w:space="0" w:color="auto"/>
                <w:bottom w:val="none" w:sz="0" w:space="0" w:color="auto"/>
                <w:right w:val="none" w:sz="0" w:space="0" w:color="auto"/>
              </w:divBdr>
            </w:div>
            <w:div w:id="1221331490">
              <w:marLeft w:val="0"/>
              <w:marRight w:val="0"/>
              <w:marTop w:val="0"/>
              <w:marBottom w:val="0"/>
              <w:divBdr>
                <w:top w:val="none" w:sz="0" w:space="0" w:color="auto"/>
                <w:left w:val="none" w:sz="0" w:space="0" w:color="auto"/>
                <w:bottom w:val="none" w:sz="0" w:space="0" w:color="auto"/>
                <w:right w:val="none" w:sz="0" w:space="0" w:color="auto"/>
              </w:divBdr>
            </w:div>
            <w:div w:id="1227913481">
              <w:marLeft w:val="0"/>
              <w:marRight w:val="0"/>
              <w:marTop w:val="0"/>
              <w:marBottom w:val="0"/>
              <w:divBdr>
                <w:top w:val="none" w:sz="0" w:space="0" w:color="auto"/>
                <w:left w:val="none" w:sz="0" w:space="0" w:color="auto"/>
                <w:bottom w:val="none" w:sz="0" w:space="0" w:color="auto"/>
                <w:right w:val="none" w:sz="0" w:space="0" w:color="auto"/>
              </w:divBdr>
            </w:div>
            <w:div w:id="1232429064">
              <w:marLeft w:val="0"/>
              <w:marRight w:val="0"/>
              <w:marTop w:val="0"/>
              <w:marBottom w:val="0"/>
              <w:divBdr>
                <w:top w:val="none" w:sz="0" w:space="0" w:color="auto"/>
                <w:left w:val="none" w:sz="0" w:space="0" w:color="auto"/>
                <w:bottom w:val="none" w:sz="0" w:space="0" w:color="auto"/>
                <w:right w:val="none" w:sz="0" w:space="0" w:color="auto"/>
              </w:divBdr>
            </w:div>
            <w:div w:id="1237857778">
              <w:marLeft w:val="0"/>
              <w:marRight w:val="0"/>
              <w:marTop w:val="0"/>
              <w:marBottom w:val="0"/>
              <w:divBdr>
                <w:top w:val="none" w:sz="0" w:space="0" w:color="auto"/>
                <w:left w:val="none" w:sz="0" w:space="0" w:color="auto"/>
                <w:bottom w:val="none" w:sz="0" w:space="0" w:color="auto"/>
                <w:right w:val="none" w:sz="0" w:space="0" w:color="auto"/>
              </w:divBdr>
            </w:div>
            <w:div w:id="1243367289">
              <w:marLeft w:val="0"/>
              <w:marRight w:val="0"/>
              <w:marTop w:val="0"/>
              <w:marBottom w:val="0"/>
              <w:divBdr>
                <w:top w:val="none" w:sz="0" w:space="0" w:color="auto"/>
                <w:left w:val="none" w:sz="0" w:space="0" w:color="auto"/>
                <w:bottom w:val="none" w:sz="0" w:space="0" w:color="auto"/>
                <w:right w:val="none" w:sz="0" w:space="0" w:color="auto"/>
              </w:divBdr>
              <w:divsChild>
                <w:div w:id="543181734">
                  <w:marLeft w:val="0"/>
                  <w:marRight w:val="0"/>
                  <w:marTop w:val="0"/>
                  <w:marBottom w:val="0"/>
                  <w:divBdr>
                    <w:top w:val="none" w:sz="0" w:space="0" w:color="auto"/>
                    <w:left w:val="none" w:sz="0" w:space="0" w:color="auto"/>
                    <w:bottom w:val="none" w:sz="0" w:space="0" w:color="auto"/>
                    <w:right w:val="none" w:sz="0" w:space="0" w:color="auto"/>
                  </w:divBdr>
                </w:div>
                <w:div w:id="1149401180">
                  <w:marLeft w:val="0"/>
                  <w:marRight w:val="0"/>
                  <w:marTop w:val="0"/>
                  <w:marBottom w:val="0"/>
                  <w:divBdr>
                    <w:top w:val="none" w:sz="0" w:space="0" w:color="auto"/>
                    <w:left w:val="none" w:sz="0" w:space="0" w:color="auto"/>
                    <w:bottom w:val="none" w:sz="0" w:space="0" w:color="auto"/>
                    <w:right w:val="none" w:sz="0" w:space="0" w:color="auto"/>
                  </w:divBdr>
                </w:div>
                <w:div w:id="1215117675">
                  <w:marLeft w:val="0"/>
                  <w:marRight w:val="0"/>
                  <w:marTop w:val="0"/>
                  <w:marBottom w:val="0"/>
                  <w:divBdr>
                    <w:top w:val="none" w:sz="0" w:space="0" w:color="auto"/>
                    <w:left w:val="none" w:sz="0" w:space="0" w:color="auto"/>
                    <w:bottom w:val="none" w:sz="0" w:space="0" w:color="auto"/>
                    <w:right w:val="none" w:sz="0" w:space="0" w:color="auto"/>
                  </w:divBdr>
                </w:div>
                <w:div w:id="1387685056">
                  <w:marLeft w:val="0"/>
                  <w:marRight w:val="0"/>
                  <w:marTop w:val="0"/>
                  <w:marBottom w:val="0"/>
                  <w:divBdr>
                    <w:top w:val="none" w:sz="0" w:space="0" w:color="auto"/>
                    <w:left w:val="none" w:sz="0" w:space="0" w:color="auto"/>
                    <w:bottom w:val="none" w:sz="0" w:space="0" w:color="auto"/>
                    <w:right w:val="none" w:sz="0" w:space="0" w:color="auto"/>
                  </w:divBdr>
                </w:div>
                <w:div w:id="2146920621">
                  <w:marLeft w:val="0"/>
                  <w:marRight w:val="0"/>
                  <w:marTop w:val="0"/>
                  <w:marBottom w:val="0"/>
                  <w:divBdr>
                    <w:top w:val="none" w:sz="0" w:space="0" w:color="auto"/>
                    <w:left w:val="none" w:sz="0" w:space="0" w:color="auto"/>
                    <w:bottom w:val="none" w:sz="0" w:space="0" w:color="auto"/>
                    <w:right w:val="none" w:sz="0" w:space="0" w:color="auto"/>
                  </w:divBdr>
                </w:div>
              </w:divsChild>
            </w:div>
            <w:div w:id="1250311099">
              <w:marLeft w:val="0"/>
              <w:marRight w:val="0"/>
              <w:marTop w:val="0"/>
              <w:marBottom w:val="0"/>
              <w:divBdr>
                <w:top w:val="none" w:sz="0" w:space="0" w:color="auto"/>
                <w:left w:val="none" w:sz="0" w:space="0" w:color="auto"/>
                <w:bottom w:val="none" w:sz="0" w:space="0" w:color="auto"/>
                <w:right w:val="none" w:sz="0" w:space="0" w:color="auto"/>
              </w:divBdr>
            </w:div>
            <w:div w:id="1255212722">
              <w:marLeft w:val="0"/>
              <w:marRight w:val="0"/>
              <w:marTop w:val="0"/>
              <w:marBottom w:val="0"/>
              <w:divBdr>
                <w:top w:val="none" w:sz="0" w:space="0" w:color="auto"/>
                <w:left w:val="none" w:sz="0" w:space="0" w:color="auto"/>
                <w:bottom w:val="none" w:sz="0" w:space="0" w:color="auto"/>
                <w:right w:val="none" w:sz="0" w:space="0" w:color="auto"/>
              </w:divBdr>
            </w:div>
            <w:div w:id="1267155481">
              <w:marLeft w:val="0"/>
              <w:marRight w:val="0"/>
              <w:marTop w:val="0"/>
              <w:marBottom w:val="0"/>
              <w:divBdr>
                <w:top w:val="none" w:sz="0" w:space="0" w:color="auto"/>
                <w:left w:val="none" w:sz="0" w:space="0" w:color="auto"/>
                <w:bottom w:val="none" w:sz="0" w:space="0" w:color="auto"/>
                <w:right w:val="none" w:sz="0" w:space="0" w:color="auto"/>
              </w:divBdr>
            </w:div>
            <w:div w:id="1268391940">
              <w:marLeft w:val="0"/>
              <w:marRight w:val="0"/>
              <w:marTop w:val="0"/>
              <w:marBottom w:val="0"/>
              <w:divBdr>
                <w:top w:val="none" w:sz="0" w:space="0" w:color="auto"/>
                <w:left w:val="none" w:sz="0" w:space="0" w:color="auto"/>
                <w:bottom w:val="none" w:sz="0" w:space="0" w:color="auto"/>
                <w:right w:val="none" w:sz="0" w:space="0" w:color="auto"/>
              </w:divBdr>
            </w:div>
            <w:div w:id="1269240226">
              <w:marLeft w:val="0"/>
              <w:marRight w:val="0"/>
              <w:marTop w:val="0"/>
              <w:marBottom w:val="0"/>
              <w:divBdr>
                <w:top w:val="none" w:sz="0" w:space="0" w:color="auto"/>
                <w:left w:val="none" w:sz="0" w:space="0" w:color="auto"/>
                <w:bottom w:val="none" w:sz="0" w:space="0" w:color="auto"/>
                <w:right w:val="none" w:sz="0" w:space="0" w:color="auto"/>
              </w:divBdr>
            </w:div>
            <w:div w:id="1271546674">
              <w:marLeft w:val="0"/>
              <w:marRight w:val="0"/>
              <w:marTop w:val="0"/>
              <w:marBottom w:val="0"/>
              <w:divBdr>
                <w:top w:val="none" w:sz="0" w:space="0" w:color="auto"/>
                <w:left w:val="none" w:sz="0" w:space="0" w:color="auto"/>
                <w:bottom w:val="none" w:sz="0" w:space="0" w:color="auto"/>
                <w:right w:val="none" w:sz="0" w:space="0" w:color="auto"/>
              </w:divBdr>
            </w:div>
            <w:div w:id="1274092461">
              <w:marLeft w:val="0"/>
              <w:marRight w:val="0"/>
              <w:marTop w:val="0"/>
              <w:marBottom w:val="0"/>
              <w:divBdr>
                <w:top w:val="none" w:sz="0" w:space="0" w:color="auto"/>
                <w:left w:val="none" w:sz="0" w:space="0" w:color="auto"/>
                <w:bottom w:val="none" w:sz="0" w:space="0" w:color="auto"/>
                <w:right w:val="none" w:sz="0" w:space="0" w:color="auto"/>
              </w:divBdr>
            </w:div>
            <w:div w:id="1280843804">
              <w:marLeft w:val="0"/>
              <w:marRight w:val="0"/>
              <w:marTop w:val="0"/>
              <w:marBottom w:val="0"/>
              <w:divBdr>
                <w:top w:val="none" w:sz="0" w:space="0" w:color="auto"/>
                <w:left w:val="none" w:sz="0" w:space="0" w:color="auto"/>
                <w:bottom w:val="none" w:sz="0" w:space="0" w:color="auto"/>
                <w:right w:val="none" w:sz="0" w:space="0" w:color="auto"/>
              </w:divBdr>
            </w:div>
            <w:div w:id="1280988458">
              <w:marLeft w:val="0"/>
              <w:marRight w:val="0"/>
              <w:marTop w:val="0"/>
              <w:marBottom w:val="0"/>
              <w:divBdr>
                <w:top w:val="none" w:sz="0" w:space="0" w:color="auto"/>
                <w:left w:val="none" w:sz="0" w:space="0" w:color="auto"/>
                <w:bottom w:val="none" w:sz="0" w:space="0" w:color="auto"/>
                <w:right w:val="none" w:sz="0" w:space="0" w:color="auto"/>
              </w:divBdr>
            </w:div>
            <w:div w:id="1297762767">
              <w:marLeft w:val="0"/>
              <w:marRight w:val="0"/>
              <w:marTop w:val="0"/>
              <w:marBottom w:val="0"/>
              <w:divBdr>
                <w:top w:val="none" w:sz="0" w:space="0" w:color="auto"/>
                <w:left w:val="none" w:sz="0" w:space="0" w:color="auto"/>
                <w:bottom w:val="none" w:sz="0" w:space="0" w:color="auto"/>
                <w:right w:val="none" w:sz="0" w:space="0" w:color="auto"/>
              </w:divBdr>
            </w:div>
            <w:div w:id="1299068862">
              <w:marLeft w:val="0"/>
              <w:marRight w:val="0"/>
              <w:marTop w:val="0"/>
              <w:marBottom w:val="0"/>
              <w:divBdr>
                <w:top w:val="none" w:sz="0" w:space="0" w:color="auto"/>
                <w:left w:val="none" w:sz="0" w:space="0" w:color="auto"/>
                <w:bottom w:val="none" w:sz="0" w:space="0" w:color="auto"/>
                <w:right w:val="none" w:sz="0" w:space="0" w:color="auto"/>
              </w:divBdr>
            </w:div>
            <w:div w:id="1300066321">
              <w:marLeft w:val="0"/>
              <w:marRight w:val="0"/>
              <w:marTop w:val="0"/>
              <w:marBottom w:val="0"/>
              <w:divBdr>
                <w:top w:val="none" w:sz="0" w:space="0" w:color="auto"/>
                <w:left w:val="none" w:sz="0" w:space="0" w:color="auto"/>
                <w:bottom w:val="none" w:sz="0" w:space="0" w:color="auto"/>
                <w:right w:val="none" w:sz="0" w:space="0" w:color="auto"/>
              </w:divBdr>
            </w:div>
            <w:div w:id="1307324090">
              <w:marLeft w:val="0"/>
              <w:marRight w:val="0"/>
              <w:marTop w:val="0"/>
              <w:marBottom w:val="0"/>
              <w:divBdr>
                <w:top w:val="none" w:sz="0" w:space="0" w:color="auto"/>
                <w:left w:val="none" w:sz="0" w:space="0" w:color="auto"/>
                <w:bottom w:val="none" w:sz="0" w:space="0" w:color="auto"/>
                <w:right w:val="none" w:sz="0" w:space="0" w:color="auto"/>
              </w:divBdr>
            </w:div>
            <w:div w:id="1308363059">
              <w:marLeft w:val="0"/>
              <w:marRight w:val="0"/>
              <w:marTop w:val="0"/>
              <w:marBottom w:val="0"/>
              <w:divBdr>
                <w:top w:val="none" w:sz="0" w:space="0" w:color="auto"/>
                <w:left w:val="none" w:sz="0" w:space="0" w:color="auto"/>
                <w:bottom w:val="none" w:sz="0" w:space="0" w:color="auto"/>
                <w:right w:val="none" w:sz="0" w:space="0" w:color="auto"/>
              </w:divBdr>
            </w:div>
            <w:div w:id="1310675481">
              <w:marLeft w:val="0"/>
              <w:marRight w:val="0"/>
              <w:marTop w:val="0"/>
              <w:marBottom w:val="0"/>
              <w:divBdr>
                <w:top w:val="none" w:sz="0" w:space="0" w:color="auto"/>
                <w:left w:val="none" w:sz="0" w:space="0" w:color="auto"/>
                <w:bottom w:val="none" w:sz="0" w:space="0" w:color="auto"/>
                <w:right w:val="none" w:sz="0" w:space="0" w:color="auto"/>
              </w:divBdr>
            </w:div>
            <w:div w:id="1313409286">
              <w:marLeft w:val="0"/>
              <w:marRight w:val="0"/>
              <w:marTop w:val="0"/>
              <w:marBottom w:val="0"/>
              <w:divBdr>
                <w:top w:val="none" w:sz="0" w:space="0" w:color="auto"/>
                <w:left w:val="none" w:sz="0" w:space="0" w:color="auto"/>
                <w:bottom w:val="none" w:sz="0" w:space="0" w:color="auto"/>
                <w:right w:val="none" w:sz="0" w:space="0" w:color="auto"/>
              </w:divBdr>
            </w:div>
            <w:div w:id="1319113305">
              <w:marLeft w:val="0"/>
              <w:marRight w:val="0"/>
              <w:marTop w:val="0"/>
              <w:marBottom w:val="0"/>
              <w:divBdr>
                <w:top w:val="none" w:sz="0" w:space="0" w:color="auto"/>
                <w:left w:val="none" w:sz="0" w:space="0" w:color="auto"/>
                <w:bottom w:val="none" w:sz="0" w:space="0" w:color="auto"/>
                <w:right w:val="none" w:sz="0" w:space="0" w:color="auto"/>
              </w:divBdr>
            </w:div>
            <w:div w:id="1319847318">
              <w:marLeft w:val="0"/>
              <w:marRight w:val="0"/>
              <w:marTop w:val="0"/>
              <w:marBottom w:val="0"/>
              <w:divBdr>
                <w:top w:val="none" w:sz="0" w:space="0" w:color="auto"/>
                <w:left w:val="none" w:sz="0" w:space="0" w:color="auto"/>
                <w:bottom w:val="none" w:sz="0" w:space="0" w:color="auto"/>
                <w:right w:val="none" w:sz="0" w:space="0" w:color="auto"/>
              </w:divBdr>
            </w:div>
            <w:div w:id="1323655716">
              <w:marLeft w:val="0"/>
              <w:marRight w:val="0"/>
              <w:marTop w:val="0"/>
              <w:marBottom w:val="0"/>
              <w:divBdr>
                <w:top w:val="none" w:sz="0" w:space="0" w:color="auto"/>
                <w:left w:val="none" w:sz="0" w:space="0" w:color="auto"/>
                <w:bottom w:val="none" w:sz="0" w:space="0" w:color="auto"/>
                <w:right w:val="none" w:sz="0" w:space="0" w:color="auto"/>
              </w:divBdr>
            </w:div>
            <w:div w:id="1324770875">
              <w:marLeft w:val="0"/>
              <w:marRight w:val="0"/>
              <w:marTop w:val="0"/>
              <w:marBottom w:val="0"/>
              <w:divBdr>
                <w:top w:val="none" w:sz="0" w:space="0" w:color="auto"/>
                <w:left w:val="none" w:sz="0" w:space="0" w:color="auto"/>
                <w:bottom w:val="none" w:sz="0" w:space="0" w:color="auto"/>
                <w:right w:val="none" w:sz="0" w:space="0" w:color="auto"/>
              </w:divBdr>
            </w:div>
            <w:div w:id="1328288175">
              <w:marLeft w:val="0"/>
              <w:marRight w:val="0"/>
              <w:marTop w:val="0"/>
              <w:marBottom w:val="0"/>
              <w:divBdr>
                <w:top w:val="none" w:sz="0" w:space="0" w:color="auto"/>
                <w:left w:val="none" w:sz="0" w:space="0" w:color="auto"/>
                <w:bottom w:val="none" w:sz="0" w:space="0" w:color="auto"/>
                <w:right w:val="none" w:sz="0" w:space="0" w:color="auto"/>
              </w:divBdr>
            </w:div>
            <w:div w:id="1329554142">
              <w:marLeft w:val="0"/>
              <w:marRight w:val="0"/>
              <w:marTop w:val="0"/>
              <w:marBottom w:val="0"/>
              <w:divBdr>
                <w:top w:val="none" w:sz="0" w:space="0" w:color="auto"/>
                <w:left w:val="none" w:sz="0" w:space="0" w:color="auto"/>
                <w:bottom w:val="none" w:sz="0" w:space="0" w:color="auto"/>
                <w:right w:val="none" w:sz="0" w:space="0" w:color="auto"/>
              </w:divBdr>
            </w:div>
            <w:div w:id="1338271815">
              <w:marLeft w:val="0"/>
              <w:marRight w:val="0"/>
              <w:marTop w:val="0"/>
              <w:marBottom w:val="0"/>
              <w:divBdr>
                <w:top w:val="none" w:sz="0" w:space="0" w:color="auto"/>
                <w:left w:val="none" w:sz="0" w:space="0" w:color="auto"/>
                <w:bottom w:val="none" w:sz="0" w:space="0" w:color="auto"/>
                <w:right w:val="none" w:sz="0" w:space="0" w:color="auto"/>
              </w:divBdr>
            </w:div>
            <w:div w:id="1344741312">
              <w:marLeft w:val="0"/>
              <w:marRight w:val="0"/>
              <w:marTop w:val="0"/>
              <w:marBottom w:val="0"/>
              <w:divBdr>
                <w:top w:val="none" w:sz="0" w:space="0" w:color="auto"/>
                <w:left w:val="none" w:sz="0" w:space="0" w:color="auto"/>
                <w:bottom w:val="none" w:sz="0" w:space="0" w:color="auto"/>
                <w:right w:val="none" w:sz="0" w:space="0" w:color="auto"/>
              </w:divBdr>
            </w:div>
            <w:div w:id="1350837445">
              <w:marLeft w:val="0"/>
              <w:marRight w:val="0"/>
              <w:marTop w:val="0"/>
              <w:marBottom w:val="0"/>
              <w:divBdr>
                <w:top w:val="none" w:sz="0" w:space="0" w:color="auto"/>
                <w:left w:val="none" w:sz="0" w:space="0" w:color="auto"/>
                <w:bottom w:val="none" w:sz="0" w:space="0" w:color="auto"/>
                <w:right w:val="none" w:sz="0" w:space="0" w:color="auto"/>
              </w:divBdr>
            </w:div>
            <w:div w:id="1366635670">
              <w:marLeft w:val="0"/>
              <w:marRight w:val="0"/>
              <w:marTop w:val="0"/>
              <w:marBottom w:val="0"/>
              <w:divBdr>
                <w:top w:val="none" w:sz="0" w:space="0" w:color="auto"/>
                <w:left w:val="none" w:sz="0" w:space="0" w:color="auto"/>
                <w:bottom w:val="none" w:sz="0" w:space="0" w:color="auto"/>
                <w:right w:val="none" w:sz="0" w:space="0" w:color="auto"/>
              </w:divBdr>
            </w:div>
            <w:div w:id="1374694509">
              <w:marLeft w:val="0"/>
              <w:marRight w:val="0"/>
              <w:marTop w:val="0"/>
              <w:marBottom w:val="0"/>
              <w:divBdr>
                <w:top w:val="none" w:sz="0" w:space="0" w:color="auto"/>
                <w:left w:val="none" w:sz="0" w:space="0" w:color="auto"/>
                <w:bottom w:val="none" w:sz="0" w:space="0" w:color="auto"/>
                <w:right w:val="none" w:sz="0" w:space="0" w:color="auto"/>
              </w:divBdr>
            </w:div>
            <w:div w:id="1377121875">
              <w:marLeft w:val="0"/>
              <w:marRight w:val="0"/>
              <w:marTop w:val="0"/>
              <w:marBottom w:val="0"/>
              <w:divBdr>
                <w:top w:val="none" w:sz="0" w:space="0" w:color="auto"/>
                <w:left w:val="none" w:sz="0" w:space="0" w:color="auto"/>
                <w:bottom w:val="none" w:sz="0" w:space="0" w:color="auto"/>
                <w:right w:val="none" w:sz="0" w:space="0" w:color="auto"/>
              </w:divBdr>
            </w:div>
            <w:div w:id="1378162931">
              <w:marLeft w:val="0"/>
              <w:marRight w:val="0"/>
              <w:marTop w:val="0"/>
              <w:marBottom w:val="0"/>
              <w:divBdr>
                <w:top w:val="none" w:sz="0" w:space="0" w:color="auto"/>
                <w:left w:val="none" w:sz="0" w:space="0" w:color="auto"/>
                <w:bottom w:val="none" w:sz="0" w:space="0" w:color="auto"/>
                <w:right w:val="none" w:sz="0" w:space="0" w:color="auto"/>
              </w:divBdr>
            </w:div>
            <w:div w:id="1386758504">
              <w:marLeft w:val="0"/>
              <w:marRight w:val="0"/>
              <w:marTop w:val="0"/>
              <w:marBottom w:val="0"/>
              <w:divBdr>
                <w:top w:val="none" w:sz="0" w:space="0" w:color="auto"/>
                <w:left w:val="none" w:sz="0" w:space="0" w:color="auto"/>
                <w:bottom w:val="none" w:sz="0" w:space="0" w:color="auto"/>
                <w:right w:val="none" w:sz="0" w:space="0" w:color="auto"/>
              </w:divBdr>
              <w:divsChild>
                <w:div w:id="384453205">
                  <w:marLeft w:val="0"/>
                  <w:marRight w:val="0"/>
                  <w:marTop w:val="0"/>
                  <w:marBottom w:val="0"/>
                  <w:divBdr>
                    <w:top w:val="none" w:sz="0" w:space="0" w:color="auto"/>
                    <w:left w:val="none" w:sz="0" w:space="0" w:color="auto"/>
                    <w:bottom w:val="none" w:sz="0" w:space="0" w:color="auto"/>
                    <w:right w:val="none" w:sz="0" w:space="0" w:color="auto"/>
                  </w:divBdr>
                </w:div>
                <w:div w:id="590353892">
                  <w:marLeft w:val="0"/>
                  <w:marRight w:val="0"/>
                  <w:marTop w:val="0"/>
                  <w:marBottom w:val="0"/>
                  <w:divBdr>
                    <w:top w:val="none" w:sz="0" w:space="0" w:color="auto"/>
                    <w:left w:val="none" w:sz="0" w:space="0" w:color="auto"/>
                    <w:bottom w:val="none" w:sz="0" w:space="0" w:color="auto"/>
                    <w:right w:val="none" w:sz="0" w:space="0" w:color="auto"/>
                  </w:divBdr>
                </w:div>
                <w:div w:id="614870957">
                  <w:marLeft w:val="0"/>
                  <w:marRight w:val="0"/>
                  <w:marTop w:val="0"/>
                  <w:marBottom w:val="0"/>
                  <w:divBdr>
                    <w:top w:val="none" w:sz="0" w:space="0" w:color="auto"/>
                    <w:left w:val="none" w:sz="0" w:space="0" w:color="auto"/>
                    <w:bottom w:val="none" w:sz="0" w:space="0" w:color="auto"/>
                    <w:right w:val="none" w:sz="0" w:space="0" w:color="auto"/>
                  </w:divBdr>
                </w:div>
                <w:div w:id="744574292">
                  <w:marLeft w:val="0"/>
                  <w:marRight w:val="0"/>
                  <w:marTop w:val="0"/>
                  <w:marBottom w:val="0"/>
                  <w:divBdr>
                    <w:top w:val="none" w:sz="0" w:space="0" w:color="auto"/>
                    <w:left w:val="none" w:sz="0" w:space="0" w:color="auto"/>
                    <w:bottom w:val="none" w:sz="0" w:space="0" w:color="auto"/>
                    <w:right w:val="none" w:sz="0" w:space="0" w:color="auto"/>
                  </w:divBdr>
                </w:div>
                <w:div w:id="849762260">
                  <w:marLeft w:val="0"/>
                  <w:marRight w:val="0"/>
                  <w:marTop w:val="0"/>
                  <w:marBottom w:val="0"/>
                  <w:divBdr>
                    <w:top w:val="none" w:sz="0" w:space="0" w:color="auto"/>
                    <w:left w:val="none" w:sz="0" w:space="0" w:color="auto"/>
                    <w:bottom w:val="none" w:sz="0" w:space="0" w:color="auto"/>
                    <w:right w:val="none" w:sz="0" w:space="0" w:color="auto"/>
                  </w:divBdr>
                </w:div>
                <w:div w:id="916329788">
                  <w:marLeft w:val="0"/>
                  <w:marRight w:val="0"/>
                  <w:marTop w:val="0"/>
                  <w:marBottom w:val="0"/>
                  <w:divBdr>
                    <w:top w:val="none" w:sz="0" w:space="0" w:color="auto"/>
                    <w:left w:val="none" w:sz="0" w:space="0" w:color="auto"/>
                    <w:bottom w:val="none" w:sz="0" w:space="0" w:color="auto"/>
                    <w:right w:val="none" w:sz="0" w:space="0" w:color="auto"/>
                  </w:divBdr>
                </w:div>
                <w:div w:id="988746934">
                  <w:marLeft w:val="0"/>
                  <w:marRight w:val="0"/>
                  <w:marTop w:val="0"/>
                  <w:marBottom w:val="0"/>
                  <w:divBdr>
                    <w:top w:val="none" w:sz="0" w:space="0" w:color="auto"/>
                    <w:left w:val="none" w:sz="0" w:space="0" w:color="auto"/>
                    <w:bottom w:val="none" w:sz="0" w:space="0" w:color="auto"/>
                    <w:right w:val="none" w:sz="0" w:space="0" w:color="auto"/>
                  </w:divBdr>
                </w:div>
                <w:div w:id="1622222025">
                  <w:marLeft w:val="0"/>
                  <w:marRight w:val="0"/>
                  <w:marTop w:val="0"/>
                  <w:marBottom w:val="0"/>
                  <w:divBdr>
                    <w:top w:val="none" w:sz="0" w:space="0" w:color="auto"/>
                    <w:left w:val="none" w:sz="0" w:space="0" w:color="auto"/>
                    <w:bottom w:val="none" w:sz="0" w:space="0" w:color="auto"/>
                    <w:right w:val="none" w:sz="0" w:space="0" w:color="auto"/>
                  </w:divBdr>
                </w:div>
                <w:div w:id="1791780905">
                  <w:marLeft w:val="0"/>
                  <w:marRight w:val="0"/>
                  <w:marTop w:val="0"/>
                  <w:marBottom w:val="0"/>
                  <w:divBdr>
                    <w:top w:val="none" w:sz="0" w:space="0" w:color="auto"/>
                    <w:left w:val="none" w:sz="0" w:space="0" w:color="auto"/>
                    <w:bottom w:val="none" w:sz="0" w:space="0" w:color="auto"/>
                    <w:right w:val="none" w:sz="0" w:space="0" w:color="auto"/>
                  </w:divBdr>
                </w:div>
                <w:div w:id="2129928391">
                  <w:marLeft w:val="0"/>
                  <w:marRight w:val="0"/>
                  <w:marTop w:val="0"/>
                  <w:marBottom w:val="0"/>
                  <w:divBdr>
                    <w:top w:val="none" w:sz="0" w:space="0" w:color="auto"/>
                    <w:left w:val="none" w:sz="0" w:space="0" w:color="auto"/>
                    <w:bottom w:val="none" w:sz="0" w:space="0" w:color="auto"/>
                    <w:right w:val="none" w:sz="0" w:space="0" w:color="auto"/>
                  </w:divBdr>
                </w:div>
                <w:div w:id="2132624847">
                  <w:marLeft w:val="0"/>
                  <w:marRight w:val="0"/>
                  <w:marTop w:val="0"/>
                  <w:marBottom w:val="0"/>
                  <w:divBdr>
                    <w:top w:val="none" w:sz="0" w:space="0" w:color="auto"/>
                    <w:left w:val="none" w:sz="0" w:space="0" w:color="auto"/>
                    <w:bottom w:val="none" w:sz="0" w:space="0" w:color="auto"/>
                    <w:right w:val="none" w:sz="0" w:space="0" w:color="auto"/>
                  </w:divBdr>
                </w:div>
              </w:divsChild>
            </w:div>
            <w:div w:id="1388794841">
              <w:marLeft w:val="0"/>
              <w:marRight w:val="0"/>
              <w:marTop w:val="0"/>
              <w:marBottom w:val="0"/>
              <w:divBdr>
                <w:top w:val="none" w:sz="0" w:space="0" w:color="auto"/>
                <w:left w:val="none" w:sz="0" w:space="0" w:color="auto"/>
                <w:bottom w:val="none" w:sz="0" w:space="0" w:color="auto"/>
                <w:right w:val="none" w:sz="0" w:space="0" w:color="auto"/>
              </w:divBdr>
            </w:div>
            <w:div w:id="1393580225">
              <w:marLeft w:val="0"/>
              <w:marRight w:val="0"/>
              <w:marTop w:val="0"/>
              <w:marBottom w:val="0"/>
              <w:divBdr>
                <w:top w:val="none" w:sz="0" w:space="0" w:color="auto"/>
                <w:left w:val="none" w:sz="0" w:space="0" w:color="auto"/>
                <w:bottom w:val="none" w:sz="0" w:space="0" w:color="auto"/>
                <w:right w:val="none" w:sz="0" w:space="0" w:color="auto"/>
              </w:divBdr>
            </w:div>
            <w:div w:id="1408459935">
              <w:marLeft w:val="0"/>
              <w:marRight w:val="0"/>
              <w:marTop w:val="0"/>
              <w:marBottom w:val="0"/>
              <w:divBdr>
                <w:top w:val="none" w:sz="0" w:space="0" w:color="auto"/>
                <w:left w:val="none" w:sz="0" w:space="0" w:color="auto"/>
                <w:bottom w:val="none" w:sz="0" w:space="0" w:color="auto"/>
                <w:right w:val="none" w:sz="0" w:space="0" w:color="auto"/>
              </w:divBdr>
            </w:div>
            <w:div w:id="1412236383">
              <w:marLeft w:val="0"/>
              <w:marRight w:val="0"/>
              <w:marTop w:val="0"/>
              <w:marBottom w:val="0"/>
              <w:divBdr>
                <w:top w:val="none" w:sz="0" w:space="0" w:color="auto"/>
                <w:left w:val="none" w:sz="0" w:space="0" w:color="auto"/>
                <w:bottom w:val="none" w:sz="0" w:space="0" w:color="auto"/>
                <w:right w:val="none" w:sz="0" w:space="0" w:color="auto"/>
              </w:divBdr>
            </w:div>
            <w:div w:id="1419519882">
              <w:marLeft w:val="0"/>
              <w:marRight w:val="0"/>
              <w:marTop w:val="0"/>
              <w:marBottom w:val="0"/>
              <w:divBdr>
                <w:top w:val="none" w:sz="0" w:space="0" w:color="auto"/>
                <w:left w:val="none" w:sz="0" w:space="0" w:color="auto"/>
                <w:bottom w:val="none" w:sz="0" w:space="0" w:color="auto"/>
                <w:right w:val="none" w:sz="0" w:space="0" w:color="auto"/>
              </w:divBdr>
            </w:div>
            <w:div w:id="1420370076">
              <w:marLeft w:val="0"/>
              <w:marRight w:val="0"/>
              <w:marTop w:val="0"/>
              <w:marBottom w:val="0"/>
              <w:divBdr>
                <w:top w:val="none" w:sz="0" w:space="0" w:color="auto"/>
                <w:left w:val="none" w:sz="0" w:space="0" w:color="auto"/>
                <w:bottom w:val="none" w:sz="0" w:space="0" w:color="auto"/>
                <w:right w:val="none" w:sz="0" w:space="0" w:color="auto"/>
              </w:divBdr>
            </w:div>
            <w:div w:id="1422603643">
              <w:marLeft w:val="0"/>
              <w:marRight w:val="0"/>
              <w:marTop w:val="0"/>
              <w:marBottom w:val="0"/>
              <w:divBdr>
                <w:top w:val="none" w:sz="0" w:space="0" w:color="auto"/>
                <w:left w:val="none" w:sz="0" w:space="0" w:color="auto"/>
                <w:bottom w:val="none" w:sz="0" w:space="0" w:color="auto"/>
                <w:right w:val="none" w:sz="0" w:space="0" w:color="auto"/>
              </w:divBdr>
            </w:div>
            <w:div w:id="1425880390">
              <w:marLeft w:val="0"/>
              <w:marRight w:val="0"/>
              <w:marTop w:val="0"/>
              <w:marBottom w:val="0"/>
              <w:divBdr>
                <w:top w:val="none" w:sz="0" w:space="0" w:color="auto"/>
                <w:left w:val="none" w:sz="0" w:space="0" w:color="auto"/>
                <w:bottom w:val="none" w:sz="0" w:space="0" w:color="auto"/>
                <w:right w:val="none" w:sz="0" w:space="0" w:color="auto"/>
              </w:divBdr>
            </w:div>
            <w:div w:id="1433815247">
              <w:marLeft w:val="0"/>
              <w:marRight w:val="0"/>
              <w:marTop w:val="0"/>
              <w:marBottom w:val="0"/>
              <w:divBdr>
                <w:top w:val="none" w:sz="0" w:space="0" w:color="auto"/>
                <w:left w:val="none" w:sz="0" w:space="0" w:color="auto"/>
                <w:bottom w:val="none" w:sz="0" w:space="0" w:color="auto"/>
                <w:right w:val="none" w:sz="0" w:space="0" w:color="auto"/>
              </w:divBdr>
            </w:div>
            <w:div w:id="1436637096">
              <w:marLeft w:val="0"/>
              <w:marRight w:val="0"/>
              <w:marTop w:val="0"/>
              <w:marBottom w:val="0"/>
              <w:divBdr>
                <w:top w:val="none" w:sz="0" w:space="0" w:color="auto"/>
                <w:left w:val="none" w:sz="0" w:space="0" w:color="auto"/>
                <w:bottom w:val="none" w:sz="0" w:space="0" w:color="auto"/>
                <w:right w:val="none" w:sz="0" w:space="0" w:color="auto"/>
              </w:divBdr>
            </w:div>
            <w:div w:id="1441147828">
              <w:marLeft w:val="0"/>
              <w:marRight w:val="0"/>
              <w:marTop w:val="0"/>
              <w:marBottom w:val="0"/>
              <w:divBdr>
                <w:top w:val="none" w:sz="0" w:space="0" w:color="auto"/>
                <w:left w:val="none" w:sz="0" w:space="0" w:color="auto"/>
                <w:bottom w:val="none" w:sz="0" w:space="0" w:color="auto"/>
                <w:right w:val="none" w:sz="0" w:space="0" w:color="auto"/>
              </w:divBdr>
            </w:div>
            <w:div w:id="1441218080">
              <w:marLeft w:val="0"/>
              <w:marRight w:val="0"/>
              <w:marTop w:val="0"/>
              <w:marBottom w:val="0"/>
              <w:divBdr>
                <w:top w:val="none" w:sz="0" w:space="0" w:color="auto"/>
                <w:left w:val="none" w:sz="0" w:space="0" w:color="auto"/>
                <w:bottom w:val="none" w:sz="0" w:space="0" w:color="auto"/>
                <w:right w:val="none" w:sz="0" w:space="0" w:color="auto"/>
              </w:divBdr>
            </w:div>
            <w:div w:id="1445494452">
              <w:marLeft w:val="0"/>
              <w:marRight w:val="0"/>
              <w:marTop w:val="0"/>
              <w:marBottom w:val="0"/>
              <w:divBdr>
                <w:top w:val="none" w:sz="0" w:space="0" w:color="auto"/>
                <w:left w:val="none" w:sz="0" w:space="0" w:color="auto"/>
                <w:bottom w:val="none" w:sz="0" w:space="0" w:color="auto"/>
                <w:right w:val="none" w:sz="0" w:space="0" w:color="auto"/>
              </w:divBdr>
            </w:div>
            <w:div w:id="1452238697">
              <w:marLeft w:val="0"/>
              <w:marRight w:val="0"/>
              <w:marTop w:val="0"/>
              <w:marBottom w:val="0"/>
              <w:divBdr>
                <w:top w:val="none" w:sz="0" w:space="0" w:color="auto"/>
                <w:left w:val="none" w:sz="0" w:space="0" w:color="auto"/>
                <w:bottom w:val="none" w:sz="0" w:space="0" w:color="auto"/>
                <w:right w:val="none" w:sz="0" w:space="0" w:color="auto"/>
              </w:divBdr>
            </w:div>
            <w:div w:id="1452280764">
              <w:marLeft w:val="0"/>
              <w:marRight w:val="0"/>
              <w:marTop w:val="0"/>
              <w:marBottom w:val="0"/>
              <w:divBdr>
                <w:top w:val="none" w:sz="0" w:space="0" w:color="auto"/>
                <w:left w:val="none" w:sz="0" w:space="0" w:color="auto"/>
                <w:bottom w:val="none" w:sz="0" w:space="0" w:color="auto"/>
                <w:right w:val="none" w:sz="0" w:space="0" w:color="auto"/>
              </w:divBdr>
            </w:div>
            <w:div w:id="1457021347">
              <w:marLeft w:val="0"/>
              <w:marRight w:val="0"/>
              <w:marTop w:val="0"/>
              <w:marBottom w:val="0"/>
              <w:divBdr>
                <w:top w:val="none" w:sz="0" w:space="0" w:color="auto"/>
                <w:left w:val="none" w:sz="0" w:space="0" w:color="auto"/>
                <w:bottom w:val="none" w:sz="0" w:space="0" w:color="auto"/>
                <w:right w:val="none" w:sz="0" w:space="0" w:color="auto"/>
              </w:divBdr>
            </w:div>
            <w:div w:id="1459566986">
              <w:marLeft w:val="0"/>
              <w:marRight w:val="0"/>
              <w:marTop w:val="0"/>
              <w:marBottom w:val="0"/>
              <w:divBdr>
                <w:top w:val="none" w:sz="0" w:space="0" w:color="auto"/>
                <w:left w:val="none" w:sz="0" w:space="0" w:color="auto"/>
                <w:bottom w:val="none" w:sz="0" w:space="0" w:color="auto"/>
                <w:right w:val="none" w:sz="0" w:space="0" w:color="auto"/>
              </w:divBdr>
            </w:div>
            <w:div w:id="1459761232">
              <w:marLeft w:val="0"/>
              <w:marRight w:val="0"/>
              <w:marTop w:val="0"/>
              <w:marBottom w:val="0"/>
              <w:divBdr>
                <w:top w:val="none" w:sz="0" w:space="0" w:color="auto"/>
                <w:left w:val="none" w:sz="0" w:space="0" w:color="auto"/>
                <w:bottom w:val="none" w:sz="0" w:space="0" w:color="auto"/>
                <w:right w:val="none" w:sz="0" w:space="0" w:color="auto"/>
              </w:divBdr>
            </w:div>
            <w:div w:id="1476335701">
              <w:marLeft w:val="0"/>
              <w:marRight w:val="0"/>
              <w:marTop w:val="0"/>
              <w:marBottom w:val="0"/>
              <w:divBdr>
                <w:top w:val="none" w:sz="0" w:space="0" w:color="auto"/>
                <w:left w:val="none" w:sz="0" w:space="0" w:color="auto"/>
                <w:bottom w:val="none" w:sz="0" w:space="0" w:color="auto"/>
                <w:right w:val="none" w:sz="0" w:space="0" w:color="auto"/>
              </w:divBdr>
            </w:div>
            <w:div w:id="1477604494">
              <w:marLeft w:val="0"/>
              <w:marRight w:val="0"/>
              <w:marTop w:val="0"/>
              <w:marBottom w:val="0"/>
              <w:divBdr>
                <w:top w:val="none" w:sz="0" w:space="0" w:color="auto"/>
                <w:left w:val="none" w:sz="0" w:space="0" w:color="auto"/>
                <w:bottom w:val="none" w:sz="0" w:space="0" w:color="auto"/>
                <w:right w:val="none" w:sz="0" w:space="0" w:color="auto"/>
              </w:divBdr>
            </w:div>
            <w:div w:id="1484740877">
              <w:marLeft w:val="0"/>
              <w:marRight w:val="0"/>
              <w:marTop w:val="0"/>
              <w:marBottom w:val="0"/>
              <w:divBdr>
                <w:top w:val="none" w:sz="0" w:space="0" w:color="auto"/>
                <w:left w:val="none" w:sz="0" w:space="0" w:color="auto"/>
                <w:bottom w:val="none" w:sz="0" w:space="0" w:color="auto"/>
                <w:right w:val="none" w:sz="0" w:space="0" w:color="auto"/>
              </w:divBdr>
              <w:divsChild>
                <w:div w:id="455490112">
                  <w:marLeft w:val="0"/>
                  <w:marRight w:val="0"/>
                  <w:marTop w:val="0"/>
                  <w:marBottom w:val="0"/>
                  <w:divBdr>
                    <w:top w:val="none" w:sz="0" w:space="0" w:color="auto"/>
                    <w:left w:val="none" w:sz="0" w:space="0" w:color="auto"/>
                    <w:bottom w:val="none" w:sz="0" w:space="0" w:color="auto"/>
                    <w:right w:val="none" w:sz="0" w:space="0" w:color="auto"/>
                  </w:divBdr>
                </w:div>
                <w:div w:id="909075101">
                  <w:marLeft w:val="0"/>
                  <w:marRight w:val="0"/>
                  <w:marTop w:val="0"/>
                  <w:marBottom w:val="0"/>
                  <w:divBdr>
                    <w:top w:val="none" w:sz="0" w:space="0" w:color="auto"/>
                    <w:left w:val="none" w:sz="0" w:space="0" w:color="auto"/>
                    <w:bottom w:val="none" w:sz="0" w:space="0" w:color="auto"/>
                    <w:right w:val="none" w:sz="0" w:space="0" w:color="auto"/>
                  </w:divBdr>
                </w:div>
                <w:div w:id="1226914395">
                  <w:marLeft w:val="0"/>
                  <w:marRight w:val="0"/>
                  <w:marTop w:val="0"/>
                  <w:marBottom w:val="0"/>
                  <w:divBdr>
                    <w:top w:val="none" w:sz="0" w:space="0" w:color="auto"/>
                    <w:left w:val="none" w:sz="0" w:space="0" w:color="auto"/>
                    <w:bottom w:val="none" w:sz="0" w:space="0" w:color="auto"/>
                    <w:right w:val="none" w:sz="0" w:space="0" w:color="auto"/>
                  </w:divBdr>
                </w:div>
                <w:div w:id="1498763159">
                  <w:marLeft w:val="0"/>
                  <w:marRight w:val="0"/>
                  <w:marTop w:val="0"/>
                  <w:marBottom w:val="0"/>
                  <w:divBdr>
                    <w:top w:val="none" w:sz="0" w:space="0" w:color="auto"/>
                    <w:left w:val="none" w:sz="0" w:space="0" w:color="auto"/>
                    <w:bottom w:val="none" w:sz="0" w:space="0" w:color="auto"/>
                    <w:right w:val="none" w:sz="0" w:space="0" w:color="auto"/>
                  </w:divBdr>
                </w:div>
                <w:div w:id="1664312225">
                  <w:marLeft w:val="0"/>
                  <w:marRight w:val="0"/>
                  <w:marTop w:val="0"/>
                  <w:marBottom w:val="0"/>
                  <w:divBdr>
                    <w:top w:val="none" w:sz="0" w:space="0" w:color="auto"/>
                    <w:left w:val="none" w:sz="0" w:space="0" w:color="auto"/>
                    <w:bottom w:val="none" w:sz="0" w:space="0" w:color="auto"/>
                    <w:right w:val="none" w:sz="0" w:space="0" w:color="auto"/>
                  </w:divBdr>
                </w:div>
                <w:div w:id="1844734483">
                  <w:marLeft w:val="0"/>
                  <w:marRight w:val="0"/>
                  <w:marTop w:val="0"/>
                  <w:marBottom w:val="0"/>
                  <w:divBdr>
                    <w:top w:val="none" w:sz="0" w:space="0" w:color="auto"/>
                    <w:left w:val="none" w:sz="0" w:space="0" w:color="auto"/>
                    <w:bottom w:val="none" w:sz="0" w:space="0" w:color="auto"/>
                    <w:right w:val="none" w:sz="0" w:space="0" w:color="auto"/>
                  </w:divBdr>
                </w:div>
                <w:div w:id="1957059004">
                  <w:marLeft w:val="0"/>
                  <w:marRight w:val="0"/>
                  <w:marTop w:val="0"/>
                  <w:marBottom w:val="0"/>
                  <w:divBdr>
                    <w:top w:val="none" w:sz="0" w:space="0" w:color="auto"/>
                    <w:left w:val="none" w:sz="0" w:space="0" w:color="auto"/>
                    <w:bottom w:val="none" w:sz="0" w:space="0" w:color="auto"/>
                    <w:right w:val="none" w:sz="0" w:space="0" w:color="auto"/>
                  </w:divBdr>
                </w:div>
                <w:div w:id="1958174496">
                  <w:marLeft w:val="0"/>
                  <w:marRight w:val="0"/>
                  <w:marTop w:val="0"/>
                  <w:marBottom w:val="0"/>
                  <w:divBdr>
                    <w:top w:val="none" w:sz="0" w:space="0" w:color="auto"/>
                    <w:left w:val="none" w:sz="0" w:space="0" w:color="auto"/>
                    <w:bottom w:val="none" w:sz="0" w:space="0" w:color="auto"/>
                    <w:right w:val="none" w:sz="0" w:space="0" w:color="auto"/>
                  </w:divBdr>
                </w:div>
              </w:divsChild>
            </w:div>
            <w:div w:id="1485656132">
              <w:marLeft w:val="0"/>
              <w:marRight w:val="0"/>
              <w:marTop w:val="0"/>
              <w:marBottom w:val="0"/>
              <w:divBdr>
                <w:top w:val="none" w:sz="0" w:space="0" w:color="auto"/>
                <w:left w:val="none" w:sz="0" w:space="0" w:color="auto"/>
                <w:bottom w:val="none" w:sz="0" w:space="0" w:color="auto"/>
                <w:right w:val="none" w:sz="0" w:space="0" w:color="auto"/>
              </w:divBdr>
            </w:div>
            <w:div w:id="1490100582">
              <w:marLeft w:val="0"/>
              <w:marRight w:val="0"/>
              <w:marTop w:val="0"/>
              <w:marBottom w:val="0"/>
              <w:divBdr>
                <w:top w:val="none" w:sz="0" w:space="0" w:color="auto"/>
                <w:left w:val="none" w:sz="0" w:space="0" w:color="auto"/>
                <w:bottom w:val="none" w:sz="0" w:space="0" w:color="auto"/>
                <w:right w:val="none" w:sz="0" w:space="0" w:color="auto"/>
              </w:divBdr>
            </w:div>
            <w:div w:id="1490753485">
              <w:marLeft w:val="0"/>
              <w:marRight w:val="0"/>
              <w:marTop w:val="0"/>
              <w:marBottom w:val="0"/>
              <w:divBdr>
                <w:top w:val="none" w:sz="0" w:space="0" w:color="auto"/>
                <w:left w:val="none" w:sz="0" w:space="0" w:color="auto"/>
                <w:bottom w:val="none" w:sz="0" w:space="0" w:color="auto"/>
                <w:right w:val="none" w:sz="0" w:space="0" w:color="auto"/>
              </w:divBdr>
            </w:div>
            <w:div w:id="1495338850">
              <w:marLeft w:val="0"/>
              <w:marRight w:val="0"/>
              <w:marTop w:val="0"/>
              <w:marBottom w:val="0"/>
              <w:divBdr>
                <w:top w:val="none" w:sz="0" w:space="0" w:color="auto"/>
                <w:left w:val="none" w:sz="0" w:space="0" w:color="auto"/>
                <w:bottom w:val="none" w:sz="0" w:space="0" w:color="auto"/>
                <w:right w:val="none" w:sz="0" w:space="0" w:color="auto"/>
              </w:divBdr>
            </w:div>
            <w:div w:id="1499299462">
              <w:marLeft w:val="0"/>
              <w:marRight w:val="0"/>
              <w:marTop w:val="0"/>
              <w:marBottom w:val="0"/>
              <w:divBdr>
                <w:top w:val="none" w:sz="0" w:space="0" w:color="auto"/>
                <w:left w:val="none" w:sz="0" w:space="0" w:color="auto"/>
                <w:bottom w:val="none" w:sz="0" w:space="0" w:color="auto"/>
                <w:right w:val="none" w:sz="0" w:space="0" w:color="auto"/>
              </w:divBdr>
            </w:div>
            <w:div w:id="1500729270">
              <w:marLeft w:val="0"/>
              <w:marRight w:val="0"/>
              <w:marTop w:val="0"/>
              <w:marBottom w:val="0"/>
              <w:divBdr>
                <w:top w:val="none" w:sz="0" w:space="0" w:color="auto"/>
                <w:left w:val="none" w:sz="0" w:space="0" w:color="auto"/>
                <w:bottom w:val="none" w:sz="0" w:space="0" w:color="auto"/>
                <w:right w:val="none" w:sz="0" w:space="0" w:color="auto"/>
              </w:divBdr>
            </w:div>
            <w:div w:id="1502740513">
              <w:marLeft w:val="0"/>
              <w:marRight w:val="0"/>
              <w:marTop w:val="0"/>
              <w:marBottom w:val="0"/>
              <w:divBdr>
                <w:top w:val="none" w:sz="0" w:space="0" w:color="auto"/>
                <w:left w:val="none" w:sz="0" w:space="0" w:color="auto"/>
                <w:bottom w:val="none" w:sz="0" w:space="0" w:color="auto"/>
                <w:right w:val="none" w:sz="0" w:space="0" w:color="auto"/>
              </w:divBdr>
            </w:div>
            <w:div w:id="1506629763">
              <w:marLeft w:val="0"/>
              <w:marRight w:val="0"/>
              <w:marTop w:val="0"/>
              <w:marBottom w:val="0"/>
              <w:divBdr>
                <w:top w:val="none" w:sz="0" w:space="0" w:color="auto"/>
                <w:left w:val="none" w:sz="0" w:space="0" w:color="auto"/>
                <w:bottom w:val="none" w:sz="0" w:space="0" w:color="auto"/>
                <w:right w:val="none" w:sz="0" w:space="0" w:color="auto"/>
              </w:divBdr>
            </w:div>
            <w:div w:id="1512135530">
              <w:marLeft w:val="0"/>
              <w:marRight w:val="0"/>
              <w:marTop w:val="0"/>
              <w:marBottom w:val="0"/>
              <w:divBdr>
                <w:top w:val="none" w:sz="0" w:space="0" w:color="auto"/>
                <w:left w:val="none" w:sz="0" w:space="0" w:color="auto"/>
                <w:bottom w:val="none" w:sz="0" w:space="0" w:color="auto"/>
                <w:right w:val="none" w:sz="0" w:space="0" w:color="auto"/>
              </w:divBdr>
            </w:div>
            <w:div w:id="1513033768">
              <w:marLeft w:val="0"/>
              <w:marRight w:val="0"/>
              <w:marTop w:val="0"/>
              <w:marBottom w:val="0"/>
              <w:divBdr>
                <w:top w:val="none" w:sz="0" w:space="0" w:color="auto"/>
                <w:left w:val="none" w:sz="0" w:space="0" w:color="auto"/>
                <w:bottom w:val="none" w:sz="0" w:space="0" w:color="auto"/>
                <w:right w:val="none" w:sz="0" w:space="0" w:color="auto"/>
              </w:divBdr>
            </w:div>
            <w:div w:id="1515607374">
              <w:marLeft w:val="0"/>
              <w:marRight w:val="0"/>
              <w:marTop w:val="0"/>
              <w:marBottom w:val="0"/>
              <w:divBdr>
                <w:top w:val="none" w:sz="0" w:space="0" w:color="auto"/>
                <w:left w:val="none" w:sz="0" w:space="0" w:color="auto"/>
                <w:bottom w:val="none" w:sz="0" w:space="0" w:color="auto"/>
                <w:right w:val="none" w:sz="0" w:space="0" w:color="auto"/>
              </w:divBdr>
            </w:div>
            <w:div w:id="1516263147">
              <w:marLeft w:val="0"/>
              <w:marRight w:val="0"/>
              <w:marTop w:val="0"/>
              <w:marBottom w:val="0"/>
              <w:divBdr>
                <w:top w:val="none" w:sz="0" w:space="0" w:color="auto"/>
                <w:left w:val="none" w:sz="0" w:space="0" w:color="auto"/>
                <w:bottom w:val="none" w:sz="0" w:space="0" w:color="auto"/>
                <w:right w:val="none" w:sz="0" w:space="0" w:color="auto"/>
              </w:divBdr>
            </w:div>
            <w:div w:id="1516650593">
              <w:marLeft w:val="0"/>
              <w:marRight w:val="0"/>
              <w:marTop w:val="0"/>
              <w:marBottom w:val="0"/>
              <w:divBdr>
                <w:top w:val="none" w:sz="0" w:space="0" w:color="auto"/>
                <w:left w:val="none" w:sz="0" w:space="0" w:color="auto"/>
                <w:bottom w:val="none" w:sz="0" w:space="0" w:color="auto"/>
                <w:right w:val="none" w:sz="0" w:space="0" w:color="auto"/>
              </w:divBdr>
            </w:div>
            <w:div w:id="1518228642">
              <w:marLeft w:val="0"/>
              <w:marRight w:val="0"/>
              <w:marTop w:val="0"/>
              <w:marBottom w:val="0"/>
              <w:divBdr>
                <w:top w:val="none" w:sz="0" w:space="0" w:color="auto"/>
                <w:left w:val="none" w:sz="0" w:space="0" w:color="auto"/>
                <w:bottom w:val="none" w:sz="0" w:space="0" w:color="auto"/>
                <w:right w:val="none" w:sz="0" w:space="0" w:color="auto"/>
              </w:divBdr>
            </w:div>
            <w:div w:id="1518689031">
              <w:marLeft w:val="0"/>
              <w:marRight w:val="0"/>
              <w:marTop w:val="0"/>
              <w:marBottom w:val="0"/>
              <w:divBdr>
                <w:top w:val="none" w:sz="0" w:space="0" w:color="auto"/>
                <w:left w:val="none" w:sz="0" w:space="0" w:color="auto"/>
                <w:bottom w:val="none" w:sz="0" w:space="0" w:color="auto"/>
                <w:right w:val="none" w:sz="0" w:space="0" w:color="auto"/>
              </w:divBdr>
            </w:div>
            <w:div w:id="1532062583">
              <w:marLeft w:val="0"/>
              <w:marRight w:val="0"/>
              <w:marTop w:val="0"/>
              <w:marBottom w:val="0"/>
              <w:divBdr>
                <w:top w:val="none" w:sz="0" w:space="0" w:color="auto"/>
                <w:left w:val="none" w:sz="0" w:space="0" w:color="auto"/>
                <w:bottom w:val="none" w:sz="0" w:space="0" w:color="auto"/>
                <w:right w:val="none" w:sz="0" w:space="0" w:color="auto"/>
              </w:divBdr>
            </w:div>
            <w:div w:id="1532257064">
              <w:marLeft w:val="0"/>
              <w:marRight w:val="0"/>
              <w:marTop w:val="0"/>
              <w:marBottom w:val="0"/>
              <w:divBdr>
                <w:top w:val="none" w:sz="0" w:space="0" w:color="auto"/>
                <w:left w:val="none" w:sz="0" w:space="0" w:color="auto"/>
                <w:bottom w:val="none" w:sz="0" w:space="0" w:color="auto"/>
                <w:right w:val="none" w:sz="0" w:space="0" w:color="auto"/>
              </w:divBdr>
            </w:div>
            <w:div w:id="1533496658">
              <w:marLeft w:val="0"/>
              <w:marRight w:val="0"/>
              <w:marTop w:val="0"/>
              <w:marBottom w:val="0"/>
              <w:divBdr>
                <w:top w:val="none" w:sz="0" w:space="0" w:color="auto"/>
                <w:left w:val="none" w:sz="0" w:space="0" w:color="auto"/>
                <w:bottom w:val="none" w:sz="0" w:space="0" w:color="auto"/>
                <w:right w:val="none" w:sz="0" w:space="0" w:color="auto"/>
              </w:divBdr>
            </w:div>
            <w:div w:id="1534803357">
              <w:marLeft w:val="0"/>
              <w:marRight w:val="0"/>
              <w:marTop w:val="0"/>
              <w:marBottom w:val="0"/>
              <w:divBdr>
                <w:top w:val="none" w:sz="0" w:space="0" w:color="auto"/>
                <w:left w:val="none" w:sz="0" w:space="0" w:color="auto"/>
                <w:bottom w:val="none" w:sz="0" w:space="0" w:color="auto"/>
                <w:right w:val="none" w:sz="0" w:space="0" w:color="auto"/>
              </w:divBdr>
            </w:div>
            <w:div w:id="1536692329">
              <w:marLeft w:val="0"/>
              <w:marRight w:val="0"/>
              <w:marTop w:val="0"/>
              <w:marBottom w:val="0"/>
              <w:divBdr>
                <w:top w:val="none" w:sz="0" w:space="0" w:color="auto"/>
                <w:left w:val="none" w:sz="0" w:space="0" w:color="auto"/>
                <w:bottom w:val="none" w:sz="0" w:space="0" w:color="auto"/>
                <w:right w:val="none" w:sz="0" w:space="0" w:color="auto"/>
              </w:divBdr>
            </w:div>
            <w:div w:id="1539662059">
              <w:marLeft w:val="0"/>
              <w:marRight w:val="0"/>
              <w:marTop w:val="0"/>
              <w:marBottom w:val="0"/>
              <w:divBdr>
                <w:top w:val="none" w:sz="0" w:space="0" w:color="auto"/>
                <w:left w:val="none" w:sz="0" w:space="0" w:color="auto"/>
                <w:bottom w:val="none" w:sz="0" w:space="0" w:color="auto"/>
                <w:right w:val="none" w:sz="0" w:space="0" w:color="auto"/>
              </w:divBdr>
            </w:div>
            <w:div w:id="1539782702">
              <w:marLeft w:val="0"/>
              <w:marRight w:val="0"/>
              <w:marTop w:val="0"/>
              <w:marBottom w:val="0"/>
              <w:divBdr>
                <w:top w:val="none" w:sz="0" w:space="0" w:color="auto"/>
                <w:left w:val="none" w:sz="0" w:space="0" w:color="auto"/>
                <w:bottom w:val="none" w:sz="0" w:space="0" w:color="auto"/>
                <w:right w:val="none" w:sz="0" w:space="0" w:color="auto"/>
              </w:divBdr>
            </w:div>
            <w:div w:id="1546213731">
              <w:marLeft w:val="0"/>
              <w:marRight w:val="0"/>
              <w:marTop w:val="0"/>
              <w:marBottom w:val="0"/>
              <w:divBdr>
                <w:top w:val="none" w:sz="0" w:space="0" w:color="auto"/>
                <w:left w:val="none" w:sz="0" w:space="0" w:color="auto"/>
                <w:bottom w:val="none" w:sz="0" w:space="0" w:color="auto"/>
                <w:right w:val="none" w:sz="0" w:space="0" w:color="auto"/>
              </w:divBdr>
            </w:div>
            <w:div w:id="1547646690">
              <w:marLeft w:val="0"/>
              <w:marRight w:val="0"/>
              <w:marTop w:val="0"/>
              <w:marBottom w:val="0"/>
              <w:divBdr>
                <w:top w:val="none" w:sz="0" w:space="0" w:color="auto"/>
                <w:left w:val="none" w:sz="0" w:space="0" w:color="auto"/>
                <w:bottom w:val="none" w:sz="0" w:space="0" w:color="auto"/>
                <w:right w:val="none" w:sz="0" w:space="0" w:color="auto"/>
              </w:divBdr>
            </w:div>
            <w:div w:id="1550458578">
              <w:marLeft w:val="0"/>
              <w:marRight w:val="0"/>
              <w:marTop w:val="0"/>
              <w:marBottom w:val="0"/>
              <w:divBdr>
                <w:top w:val="none" w:sz="0" w:space="0" w:color="auto"/>
                <w:left w:val="none" w:sz="0" w:space="0" w:color="auto"/>
                <w:bottom w:val="none" w:sz="0" w:space="0" w:color="auto"/>
                <w:right w:val="none" w:sz="0" w:space="0" w:color="auto"/>
              </w:divBdr>
            </w:div>
            <w:div w:id="1551260552">
              <w:marLeft w:val="0"/>
              <w:marRight w:val="0"/>
              <w:marTop w:val="0"/>
              <w:marBottom w:val="0"/>
              <w:divBdr>
                <w:top w:val="none" w:sz="0" w:space="0" w:color="auto"/>
                <w:left w:val="none" w:sz="0" w:space="0" w:color="auto"/>
                <w:bottom w:val="none" w:sz="0" w:space="0" w:color="auto"/>
                <w:right w:val="none" w:sz="0" w:space="0" w:color="auto"/>
              </w:divBdr>
            </w:div>
            <w:div w:id="1557426025">
              <w:marLeft w:val="0"/>
              <w:marRight w:val="0"/>
              <w:marTop w:val="0"/>
              <w:marBottom w:val="0"/>
              <w:divBdr>
                <w:top w:val="none" w:sz="0" w:space="0" w:color="auto"/>
                <w:left w:val="none" w:sz="0" w:space="0" w:color="auto"/>
                <w:bottom w:val="none" w:sz="0" w:space="0" w:color="auto"/>
                <w:right w:val="none" w:sz="0" w:space="0" w:color="auto"/>
              </w:divBdr>
            </w:div>
            <w:div w:id="1560824321">
              <w:marLeft w:val="0"/>
              <w:marRight w:val="0"/>
              <w:marTop w:val="0"/>
              <w:marBottom w:val="0"/>
              <w:divBdr>
                <w:top w:val="none" w:sz="0" w:space="0" w:color="auto"/>
                <w:left w:val="none" w:sz="0" w:space="0" w:color="auto"/>
                <w:bottom w:val="none" w:sz="0" w:space="0" w:color="auto"/>
                <w:right w:val="none" w:sz="0" w:space="0" w:color="auto"/>
              </w:divBdr>
            </w:div>
            <w:div w:id="1584335523">
              <w:marLeft w:val="0"/>
              <w:marRight w:val="0"/>
              <w:marTop w:val="0"/>
              <w:marBottom w:val="0"/>
              <w:divBdr>
                <w:top w:val="none" w:sz="0" w:space="0" w:color="auto"/>
                <w:left w:val="none" w:sz="0" w:space="0" w:color="auto"/>
                <w:bottom w:val="none" w:sz="0" w:space="0" w:color="auto"/>
                <w:right w:val="none" w:sz="0" w:space="0" w:color="auto"/>
              </w:divBdr>
            </w:div>
            <w:div w:id="1585526437">
              <w:marLeft w:val="0"/>
              <w:marRight w:val="0"/>
              <w:marTop w:val="0"/>
              <w:marBottom w:val="0"/>
              <w:divBdr>
                <w:top w:val="none" w:sz="0" w:space="0" w:color="auto"/>
                <w:left w:val="none" w:sz="0" w:space="0" w:color="auto"/>
                <w:bottom w:val="none" w:sz="0" w:space="0" w:color="auto"/>
                <w:right w:val="none" w:sz="0" w:space="0" w:color="auto"/>
              </w:divBdr>
            </w:div>
            <w:div w:id="1586039410">
              <w:marLeft w:val="0"/>
              <w:marRight w:val="0"/>
              <w:marTop w:val="0"/>
              <w:marBottom w:val="0"/>
              <w:divBdr>
                <w:top w:val="none" w:sz="0" w:space="0" w:color="auto"/>
                <w:left w:val="none" w:sz="0" w:space="0" w:color="auto"/>
                <w:bottom w:val="none" w:sz="0" w:space="0" w:color="auto"/>
                <w:right w:val="none" w:sz="0" w:space="0" w:color="auto"/>
              </w:divBdr>
            </w:div>
            <w:div w:id="1588466554">
              <w:marLeft w:val="0"/>
              <w:marRight w:val="0"/>
              <w:marTop w:val="0"/>
              <w:marBottom w:val="0"/>
              <w:divBdr>
                <w:top w:val="none" w:sz="0" w:space="0" w:color="auto"/>
                <w:left w:val="none" w:sz="0" w:space="0" w:color="auto"/>
                <w:bottom w:val="none" w:sz="0" w:space="0" w:color="auto"/>
                <w:right w:val="none" w:sz="0" w:space="0" w:color="auto"/>
              </w:divBdr>
            </w:div>
            <w:div w:id="1595161873">
              <w:marLeft w:val="0"/>
              <w:marRight w:val="0"/>
              <w:marTop w:val="0"/>
              <w:marBottom w:val="0"/>
              <w:divBdr>
                <w:top w:val="none" w:sz="0" w:space="0" w:color="auto"/>
                <w:left w:val="none" w:sz="0" w:space="0" w:color="auto"/>
                <w:bottom w:val="none" w:sz="0" w:space="0" w:color="auto"/>
                <w:right w:val="none" w:sz="0" w:space="0" w:color="auto"/>
              </w:divBdr>
            </w:div>
            <w:div w:id="1607272084">
              <w:marLeft w:val="0"/>
              <w:marRight w:val="0"/>
              <w:marTop w:val="0"/>
              <w:marBottom w:val="0"/>
              <w:divBdr>
                <w:top w:val="none" w:sz="0" w:space="0" w:color="auto"/>
                <w:left w:val="none" w:sz="0" w:space="0" w:color="auto"/>
                <w:bottom w:val="none" w:sz="0" w:space="0" w:color="auto"/>
                <w:right w:val="none" w:sz="0" w:space="0" w:color="auto"/>
              </w:divBdr>
            </w:div>
            <w:div w:id="1608392560">
              <w:marLeft w:val="0"/>
              <w:marRight w:val="0"/>
              <w:marTop w:val="0"/>
              <w:marBottom w:val="0"/>
              <w:divBdr>
                <w:top w:val="none" w:sz="0" w:space="0" w:color="auto"/>
                <w:left w:val="none" w:sz="0" w:space="0" w:color="auto"/>
                <w:bottom w:val="none" w:sz="0" w:space="0" w:color="auto"/>
                <w:right w:val="none" w:sz="0" w:space="0" w:color="auto"/>
              </w:divBdr>
            </w:div>
            <w:div w:id="1612518258">
              <w:marLeft w:val="0"/>
              <w:marRight w:val="0"/>
              <w:marTop w:val="0"/>
              <w:marBottom w:val="0"/>
              <w:divBdr>
                <w:top w:val="none" w:sz="0" w:space="0" w:color="auto"/>
                <w:left w:val="none" w:sz="0" w:space="0" w:color="auto"/>
                <w:bottom w:val="none" w:sz="0" w:space="0" w:color="auto"/>
                <w:right w:val="none" w:sz="0" w:space="0" w:color="auto"/>
              </w:divBdr>
            </w:div>
            <w:div w:id="1613243220">
              <w:marLeft w:val="0"/>
              <w:marRight w:val="0"/>
              <w:marTop w:val="0"/>
              <w:marBottom w:val="0"/>
              <w:divBdr>
                <w:top w:val="none" w:sz="0" w:space="0" w:color="auto"/>
                <w:left w:val="none" w:sz="0" w:space="0" w:color="auto"/>
                <w:bottom w:val="none" w:sz="0" w:space="0" w:color="auto"/>
                <w:right w:val="none" w:sz="0" w:space="0" w:color="auto"/>
              </w:divBdr>
            </w:div>
            <w:div w:id="1617105184">
              <w:marLeft w:val="0"/>
              <w:marRight w:val="0"/>
              <w:marTop w:val="0"/>
              <w:marBottom w:val="0"/>
              <w:divBdr>
                <w:top w:val="none" w:sz="0" w:space="0" w:color="auto"/>
                <w:left w:val="none" w:sz="0" w:space="0" w:color="auto"/>
                <w:bottom w:val="none" w:sz="0" w:space="0" w:color="auto"/>
                <w:right w:val="none" w:sz="0" w:space="0" w:color="auto"/>
              </w:divBdr>
            </w:div>
            <w:div w:id="1617322945">
              <w:marLeft w:val="0"/>
              <w:marRight w:val="0"/>
              <w:marTop w:val="0"/>
              <w:marBottom w:val="0"/>
              <w:divBdr>
                <w:top w:val="none" w:sz="0" w:space="0" w:color="auto"/>
                <w:left w:val="none" w:sz="0" w:space="0" w:color="auto"/>
                <w:bottom w:val="none" w:sz="0" w:space="0" w:color="auto"/>
                <w:right w:val="none" w:sz="0" w:space="0" w:color="auto"/>
              </w:divBdr>
            </w:div>
            <w:div w:id="1619951295">
              <w:marLeft w:val="0"/>
              <w:marRight w:val="0"/>
              <w:marTop w:val="0"/>
              <w:marBottom w:val="0"/>
              <w:divBdr>
                <w:top w:val="none" w:sz="0" w:space="0" w:color="auto"/>
                <w:left w:val="none" w:sz="0" w:space="0" w:color="auto"/>
                <w:bottom w:val="none" w:sz="0" w:space="0" w:color="auto"/>
                <w:right w:val="none" w:sz="0" w:space="0" w:color="auto"/>
              </w:divBdr>
            </w:div>
            <w:div w:id="1620142727">
              <w:marLeft w:val="0"/>
              <w:marRight w:val="0"/>
              <w:marTop w:val="0"/>
              <w:marBottom w:val="0"/>
              <w:divBdr>
                <w:top w:val="none" w:sz="0" w:space="0" w:color="auto"/>
                <w:left w:val="none" w:sz="0" w:space="0" w:color="auto"/>
                <w:bottom w:val="none" w:sz="0" w:space="0" w:color="auto"/>
                <w:right w:val="none" w:sz="0" w:space="0" w:color="auto"/>
              </w:divBdr>
            </w:div>
            <w:div w:id="1628511590">
              <w:marLeft w:val="0"/>
              <w:marRight w:val="0"/>
              <w:marTop w:val="0"/>
              <w:marBottom w:val="0"/>
              <w:divBdr>
                <w:top w:val="none" w:sz="0" w:space="0" w:color="auto"/>
                <w:left w:val="none" w:sz="0" w:space="0" w:color="auto"/>
                <w:bottom w:val="none" w:sz="0" w:space="0" w:color="auto"/>
                <w:right w:val="none" w:sz="0" w:space="0" w:color="auto"/>
              </w:divBdr>
            </w:div>
            <w:div w:id="1635525844">
              <w:marLeft w:val="0"/>
              <w:marRight w:val="0"/>
              <w:marTop w:val="0"/>
              <w:marBottom w:val="0"/>
              <w:divBdr>
                <w:top w:val="none" w:sz="0" w:space="0" w:color="auto"/>
                <w:left w:val="none" w:sz="0" w:space="0" w:color="auto"/>
                <w:bottom w:val="none" w:sz="0" w:space="0" w:color="auto"/>
                <w:right w:val="none" w:sz="0" w:space="0" w:color="auto"/>
              </w:divBdr>
            </w:div>
            <w:div w:id="1636258776">
              <w:marLeft w:val="0"/>
              <w:marRight w:val="0"/>
              <w:marTop w:val="0"/>
              <w:marBottom w:val="0"/>
              <w:divBdr>
                <w:top w:val="none" w:sz="0" w:space="0" w:color="auto"/>
                <w:left w:val="none" w:sz="0" w:space="0" w:color="auto"/>
                <w:bottom w:val="none" w:sz="0" w:space="0" w:color="auto"/>
                <w:right w:val="none" w:sz="0" w:space="0" w:color="auto"/>
              </w:divBdr>
            </w:div>
            <w:div w:id="1639798328">
              <w:marLeft w:val="0"/>
              <w:marRight w:val="0"/>
              <w:marTop w:val="0"/>
              <w:marBottom w:val="0"/>
              <w:divBdr>
                <w:top w:val="none" w:sz="0" w:space="0" w:color="auto"/>
                <w:left w:val="none" w:sz="0" w:space="0" w:color="auto"/>
                <w:bottom w:val="none" w:sz="0" w:space="0" w:color="auto"/>
                <w:right w:val="none" w:sz="0" w:space="0" w:color="auto"/>
              </w:divBdr>
            </w:div>
            <w:div w:id="1645889039">
              <w:marLeft w:val="0"/>
              <w:marRight w:val="0"/>
              <w:marTop w:val="0"/>
              <w:marBottom w:val="0"/>
              <w:divBdr>
                <w:top w:val="none" w:sz="0" w:space="0" w:color="auto"/>
                <w:left w:val="none" w:sz="0" w:space="0" w:color="auto"/>
                <w:bottom w:val="none" w:sz="0" w:space="0" w:color="auto"/>
                <w:right w:val="none" w:sz="0" w:space="0" w:color="auto"/>
              </w:divBdr>
            </w:div>
            <w:div w:id="1657147413">
              <w:marLeft w:val="0"/>
              <w:marRight w:val="0"/>
              <w:marTop w:val="0"/>
              <w:marBottom w:val="0"/>
              <w:divBdr>
                <w:top w:val="none" w:sz="0" w:space="0" w:color="auto"/>
                <w:left w:val="none" w:sz="0" w:space="0" w:color="auto"/>
                <w:bottom w:val="none" w:sz="0" w:space="0" w:color="auto"/>
                <w:right w:val="none" w:sz="0" w:space="0" w:color="auto"/>
              </w:divBdr>
            </w:div>
            <w:div w:id="1662150138">
              <w:marLeft w:val="0"/>
              <w:marRight w:val="0"/>
              <w:marTop w:val="0"/>
              <w:marBottom w:val="0"/>
              <w:divBdr>
                <w:top w:val="none" w:sz="0" w:space="0" w:color="auto"/>
                <w:left w:val="none" w:sz="0" w:space="0" w:color="auto"/>
                <w:bottom w:val="none" w:sz="0" w:space="0" w:color="auto"/>
                <w:right w:val="none" w:sz="0" w:space="0" w:color="auto"/>
              </w:divBdr>
            </w:div>
            <w:div w:id="1668249697">
              <w:marLeft w:val="0"/>
              <w:marRight w:val="0"/>
              <w:marTop w:val="0"/>
              <w:marBottom w:val="0"/>
              <w:divBdr>
                <w:top w:val="none" w:sz="0" w:space="0" w:color="auto"/>
                <w:left w:val="none" w:sz="0" w:space="0" w:color="auto"/>
                <w:bottom w:val="none" w:sz="0" w:space="0" w:color="auto"/>
                <w:right w:val="none" w:sz="0" w:space="0" w:color="auto"/>
              </w:divBdr>
            </w:div>
            <w:div w:id="1668363701">
              <w:marLeft w:val="0"/>
              <w:marRight w:val="0"/>
              <w:marTop w:val="0"/>
              <w:marBottom w:val="0"/>
              <w:divBdr>
                <w:top w:val="none" w:sz="0" w:space="0" w:color="auto"/>
                <w:left w:val="none" w:sz="0" w:space="0" w:color="auto"/>
                <w:bottom w:val="none" w:sz="0" w:space="0" w:color="auto"/>
                <w:right w:val="none" w:sz="0" w:space="0" w:color="auto"/>
              </w:divBdr>
              <w:divsChild>
                <w:div w:id="58216523">
                  <w:marLeft w:val="0"/>
                  <w:marRight w:val="0"/>
                  <w:marTop w:val="0"/>
                  <w:marBottom w:val="0"/>
                  <w:divBdr>
                    <w:top w:val="none" w:sz="0" w:space="0" w:color="auto"/>
                    <w:left w:val="none" w:sz="0" w:space="0" w:color="auto"/>
                    <w:bottom w:val="none" w:sz="0" w:space="0" w:color="auto"/>
                    <w:right w:val="none" w:sz="0" w:space="0" w:color="auto"/>
                  </w:divBdr>
                </w:div>
                <w:div w:id="217322468">
                  <w:marLeft w:val="0"/>
                  <w:marRight w:val="0"/>
                  <w:marTop w:val="0"/>
                  <w:marBottom w:val="0"/>
                  <w:divBdr>
                    <w:top w:val="none" w:sz="0" w:space="0" w:color="auto"/>
                    <w:left w:val="none" w:sz="0" w:space="0" w:color="auto"/>
                    <w:bottom w:val="none" w:sz="0" w:space="0" w:color="auto"/>
                    <w:right w:val="none" w:sz="0" w:space="0" w:color="auto"/>
                  </w:divBdr>
                </w:div>
                <w:div w:id="243492951">
                  <w:marLeft w:val="0"/>
                  <w:marRight w:val="0"/>
                  <w:marTop w:val="0"/>
                  <w:marBottom w:val="0"/>
                  <w:divBdr>
                    <w:top w:val="none" w:sz="0" w:space="0" w:color="auto"/>
                    <w:left w:val="none" w:sz="0" w:space="0" w:color="auto"/>
                    <w:bottom w:val="none" w:sz="0" w:space="0" w:color="auto"/>
                    <w:right w:val="none" w:sz="0" w:space="0" w:color="auto"/>
                  </w:divBdr>
                </w:div>
                <w:div w:id="373114679">
                  <w:marLeft w:val="0"/>
                  <w:marRight w:val="0"/>
                  <w:marTop w:val="0"/>
                  <w:marBottom w:val="0"/>
                  <w:divBdr>
                    <w:top w:val="none" w:sz="0" w:space="0" w:color="auto"/>
                    <w:left w:val="none" w:sz="0" w:space="0" w:color="auto"/>
                    <w:bottom w:val="none" w:sz="0" w:space="0" w:color="auto"/>
                    <w:right w:val="none" w:sz="0" w:space="0" w:color="auto"/>
                  </w:divBdr>
                </w:div>
                <w:div w:id="415908460">
                  <w:marLeft w:val="0"/>
                  <w:marRight w:val="0"/>
                  <w:marTop w:val="0"/>
                  <w:marBottom w:val="0"/>
                  <w:divBdr>
                    <w:top w:val="none" w:sz="0" w:space="0" w:color="auto"/>
                    <w:left w:val="none" w:sz="0" w:space="0" w:color="auto"/>
                    <w:bottom w:val="none" w:sz="0" w:space="0" w:color="auto"/>
                    <w:right w:val="none" w:sz="0" w:space="0" w:color="auto"/>
                  </w:divBdr>
                </w:div>
                <w:div w:id="539585822">
                  <w:marLeft w:val="0"/>
                  <w:marRight w:val="0"/>
                  <w:marTop w:val="0"/>
                  <w:marBottom w:val="0"/>
                  <w:divBdr>
                    <w:top w:val="none" w:sz="0" w:space="0" w:color="auto"/>
                    <w:left w:val="none" w:sz="0" w:space="0" w:color="auto"/>
                    <w:bottom w:val="none" w:sz="0" w:space="0" w:color="auto"/>
                    <w:right w:val="none" w:sz="0" w:space="0" w:color="auto"/>
                  </w:divBdr>
                </w:div>
                <w:div w:id="562566161">
                  <w:marLeft w:val="0"/>
                  <w:marRight w:val="0"/>
                  <w:marTop w:val="0"/>
                  <w:marBottom w:val="0"/>
                  <w:divBdr>
                    <w:top w:val="none" w:sz="0" w:space="0" w:color="auto"/>
                    <w:left w:val="none" w:sz="0" w:space="0" w:color="auto"/>
                    <w:bottom w:val="none" w:sz="0" w:space="0" w:color="auto"/>
                    <w:right w:val="none" w:sz="0" w:space="0" w:color="auto"/>
                  </w:divBdr>
                </w:div>
                <w:div w:id="669985805">
                  <w:marLeft w:val="0"/>
                  <w:marRight w:val="0"/>
                  <w:marTop w:val="0"/>
                  <w:marBottom w:val="0"/>
                  <w:divBdr>
                    <w:top w:val="none" w:sz="0" w:space="0" w:color="auto"/>
                    <w:left w:val="none" w:sz="0" w:space="0" w:color="auto"/>
                    <w:bottom w:val="none" w:sz="0" w:space="0" w:color="auto"/>
                    <w:right w:val="none" w:sz="0" w:space="0" w:color="auto"/>
                  </w:divBdr>
                </w:div>
                <w:div w:id="822965223">
                  <w:marLeft w:val="0"/>
                  <w:marRight w:val="0"/>
                  <w:marTop w:val="0"/>
                  <w:marBottom w:val="0"/>
                  <w:divBdr>
                    <w:top w:val="none" w:sz="0" w:space="0" w:color="auto"/>
                    <w:left w:val="none" w:sz="0" w:space="0" w:color="auto"/>
                    <w:bottom w:val="none" w:sz="0" w:space="0" w:color="auto"/>
                    <w:right w:val="none" w:sz="0" w:space="0" w:color="auto"/>
                  </w:divBdr>
                </w:div>
                <w:div w:id="880946817">
                  <w:marLeft w:val="0"/>
                  <w:marRight w:val="0"/>
                  <w:marTop w:val="0"/>
                  <w:marBottom w:val="0"/>
                  <w:divBdr>
                    <w:top w:val="none" w:sz="0" w:space="0" w:color="auto"/>
                    <w:left w:val="none" w:sz="0" w:space="0" w:color="auto"/>
                    <w:bottom w:val="none" w:sz="0" w:space="0" w:color="auto"/>
                    <w:right w:val="none" w:sz="0" w:space="0" w:color="auto"/>
                  </w:divBdr>
                </w:div>
                <w:div w:id="1154178055">
                  <w:marLeft w:val="0"/>
                  <w:marRight w:val="0"/>
                  <w:marTop w:val="0"/>
                  <w:marBottom w:val="0"/>
                  <w:divBdr>
                    <w:top w:val="none" w:sz="0" w:space="0" w:color="auto"/>
                    <w:left w:val="none" w:sz="0" w:space="0" w:color="auto"/>
                    <w:bottom w:val="none" w:sz="0" w:space="0" w:color="auto"/>
                    <w:right w:val="none" w:sz="0" w:space="0" w:color="auto"/>
                  </w:divBdr>
                </w:div>
                <w:div w:id="1279724488">
                  <w:marLeft w:val="0"/>
                  <w:marRight w:val="0"/>
                  <w:marTop w:val="0"/>
                  <w:marBottom w:val="0"/>
                  <w:divBdr>
                    <w:top w:val="none" w:sz="0" w:space="0" w:color="auto"/>
                    <w:left w:val="none" w:sz="0" w:space="0" w:color="auto"/>
                    <w:bottom w:val="none" w:sz="0" w:space="0" w:color="auto"/>
                    <w:right w:val="none" w:sz="0" w:space="0" w:color="auto"/>
                  </w:divBdr>
                </w:div>
                <w:div w:id="1438141512">
                  <w:marLeft w:val="0"/>
                  <w:marRight w:val="0"/>
                  <w:marTop w:val="0"/>
                  <w:marBottom w:val="0"/>
                  <w:divBdr>
                    <w:top w:val="none" w:sz="0" w:space="0" w:color="auto"/>
                    <w:left w:val="none" w:sz="0" w:space="0" w:color="auto"/>
                    <w:bottom w:val="none" w:sz="0" w:space="0" w:color="auto"/>
                    <w:right w:val="none" w:sz="0" w:space="0" w:color="auto"/>
                  </w:divBdr>
                </w:div>
                <w:div w:id="1513102072">
                  <w:marLeft w:val="0"/>
                  <w:marRight w:val="0"/>
                  <w:marTop w:val="0"/>
                  <w:marBottom w:val="0"/>
                  <w:divBdr>
                    <w:top w:val="none" w:sz="0" w:space="0" w:color="auto"/>
                    <w:left w:val="none" w:sz="0" w:space="0" w:color="auto"/>
                    <w:bottom w:val="none" w:sz="0" w:space="0" w:color="auto"/>
                    <w:right w:val="none" w:sz="0" w:space="0" w:color="auto"/>
                  </w:divBdr>
                </w:div>
                <w:div w:id="1671643690">
                  <w:marLeft w:val="0"/>
                  <w:marRight w:val="0"/>
                  <w:marTop w:val="0"/>
                  <w:marBottom w:val="0"/>
                  <w:divBdr>
                    <w:top w:val="none" w:sz="0" w:space="0" w:color="auto"/>
                    <w:left w:val="none" w:sz="0" w:space="0" w:color="auto"/>
                    <w:bottom w:val="none" w:sz="0" w:space="0" w:color="auto"/>
                    <w:right w:val="none" w:sz="0" w:space="0" w:color="auto"/>
                  </w:divBdr>
                </w:div>
                <w:div w:id="1793405653">
                  <w:marLeft w:val="0"/>
                  <w:marRight w:val="0"/>
                  <w:marTop w:val="0"/>
                  <w:marBottom w:val="0"/>
                  <w:divBdr>
                    <w:top w:val="none" w:sz="0" w:space="0" w:color="auto"/>
                    <w:left w:val="none" w:sz="0" w:space="0" w:color="auto"/>
                    <w:bottom w:val="none" w:sz="0" w:space="0" w:color="auto"/>
                    <w:right w:val="none" w:sz="0" w:space="0" w:color="auto"/>
                  </w:divBdr>
                </w:div>
                <w:div w:id="1922181786">
                  <w:marLeft w:val="0"/>
                  <w:marRight w:val="0"/>
                  <w:marTop w:val="0"/>
                  <w:marBottom w:val="0"/>
                  <w:divBdr>
                    <w:top w:val="none" w:sz="0" w:space="0" w:color="auto"/>
                    <w:left w:val="none" w:sz="0" w:space="0" w:color="auto"/>
                    <w:bottom w:val="none" w:sz="0" w:space="0" w:color="auto"/>
                    <w:right w:val="none" w:sz="0" w:space="0" w:color="auto"/>
                  </w:divBdr>
                </w:div>
                <w:div w:id="2100131210">
                  <w:marLeft w:val="0"/>
                  <w:marRight w:val="0"/>
                  <w:marTop w:val="0"/>
                  <w:marBottom w:val="0"/>
                  <w:divBdr>
                    <w:top w:val="none" w:sz="0" w:space="0" w:color="auto"/>
                    <w:left w:val="none" w:sz="0" w:space="0" w:color="auto"/>
                    <w:bottom w:val="none" w:sz="0" w:space="0" w:color="auto"/>
                    <w:right w:val="none" w:sz="0" w:space="0" w:color="auto"/>
                  </w:divBdr>
                </w:div>
                <w:div w:id="2101832573">
                  <w:marLeft w:val="0"/>
                  <w:marRight w:val="0"/>
                  <w:marTop w:val="0"/>
                  <w:marBottom w:val="0"/>
                  <w:divBdr>
                    <w:top w:val="none" w:sz="0" w:space="0" w:color="auto"/>
                    <w:left w:val="none" w:sz="0" w:space="0" w:color="auto"/>
                    <w:bottom w:val="none" w:sz="0" w:space="0" w:color="auto"/>
                    <w:right w:val="none" w:sz="0" w:space="0" w:color="auto"/>
                  </w:divBdr>
                </w:div>
              </w:divsChild>
            </w:div>
            <w:div w:id="1669870256">
              <w:marLeft w:val="0"/>
              <w:marRight w:val="0"/>
              <w:marTop w:val="0"/>
              <w:marBottom w:val="0"/>
              <w:divBdr>
                <w:top w:val="none" w:sz="0" w:space="0" w:color="auto"/>
                <w:left w:val="none" w:sz="0" w:space="0" w:color="auto"/>
                <w:bottom w:val="none" w:sz="0" w:space="0" w:color="auto"/>
                <w:right w:val="none" w:sz="0" w:space="0" w:color="auto"/>
              </w:divBdr>
            </w:div>
            <w:div w:id="1670131099">
              <w:marLeft w:val="0"/>
              <w:marRight w:val="0"/>
              <w:marTop w:val="0"/>
              <w:marBottom w:val="0"/>
              <w:divBdr>
                <w:top w:val="none" w:sz="0" w:space="0" w:color="auto"/>
                <w:left w:val="none" w:sz="0" w:space="0" w:color="auto"/>
                <w:bottom w:val="none" w:sz="0" w:space="0" w:color="auto"/>
                <w:right w:val="none" w:sz="0" w:space="0" w:color="auto"/>
              </w:divBdr>
            </w:div>
            <w:div w:id="1673295137">
              <w:marLeft w:val="0"/>
              <w:marRight w:val="0"/>
              <w:marTop w:val="0"/>
              <w:marBottom w:val="0"/>
              <w:divBdr>
                <w:top w:val="none" w:sz="0" w:space="0" w:color="auto"/>
                <w:left w:val="none" w:sz="0" w:space="0" w:color="auto"/>
                <w:bottom w:val="none" w:sz="0" w:space="0" w:color="auto"/>
                <w:right w:val="none" w:sz="0" w:space="0" w:color="auto"/>
              </w:divBdr>
            </w:div>
            <w:div w:id="1673793435">
              <w:marLeft w:val="0"/>
              <w:marRight w:val="0"/>
              <w:marTop w:val="0"/>
              <w:marBottom w:val="0"/>
              <w:divBdr>
                <w:top w:val="none" w:sz="0" w:space="0" w:color="auto"/>
                <w:left w:val="none" w:sz="0" w:space="0" w:color="auto"/>
                <w:bottom w:val="none" w:sz="0" w:space="0" w:color="auto"/>
                <w:right w:val="none" w:sz="0" w:space="0" w:color="auto"/>
              </w:divBdr>
            </w:div>
            <w:div w:id="1688949626">
              <w:marLeft w:val="0"/>
              <w:marRight w:val="0"/>
              <w:marTop w:val="0"/>
              <w:marBottom w:val="0"/>
              <w:divBdr>
                <w:top w:val="none" w:sz="0" w:space="0" w:color="auto"/>
                <w:left w:val="none" w:sz="0" w:space="0" w:color="auto"/>
                <w:bottom w:val="none" w:sz="0" w:space="0" w:color="auto"/>
                <w:right w:val="none" w:sz="0" w:space="0" w:color="auto"/>
              </w:divBdr>
            </w:div>
            <w:div w:id="1689797779">
              <w:marLeft w:val="0"/>
              <w:marRight w:val="0"/>
              <w:marTop w:val="0"/>
              <w:marBottom w:val="0"/>
              <w:divBdr>
                <w:top w:val="none" w:sz="0" w:space="0" w:color="auto"/>
                <w:left w:val="none" w:sz="0" w:space="0" w:color="auto"/>
                <w:bottom w:val="none" w:sz="0" w:space="0" w:color="auto"/>
                <w:right w:val="none" w:sz="0" w:space="0" w:color="auto"/>
              </w:divBdr>
            </w:div>
            <w:div w:id="1689873581">
              <w:marLeft w:val="0"/>
              <w:marRight w:val="0"/>
              <w:marTop w:val="0"/>
              <w:marBottom w:val="0"/>
              <w:divBdr>
                <w:top w:val="none" w:sz="0" w:space="0" w:color="auto"/>
                <w:left w:val="none" w:sz="0" w:space="0" w:color="auto"/>
                <w:bottom w:val="none" w:sz="0" w:space="0" w:color="auto"/>
                <w:right w:val="none" w:sz="0" w:space="0" w:color="auto"/>
              </w:divBdr>
            </w:div>
            <w:div w:id="1690133965">
              <w:marLeft w:val="0"/>
              <w:marRight w:val="0"/>
              <w:marTop w:val="0"/>
              <w:marBottom w:val="0"/>
              <w:divBdr>
                <w:top w:val="none" w:sz="0" w:space="0" w:color="auto"/>
                <w:left w:val="none" w:sz="0" w:space="0" w:color="auto"/>
                <w:bottom w:val="none" w:sz="0" w:space="0" w:color="auto"/>
                <w:right w:val="none" w:sz="0" w:space="0" w:color="auto"/>
              </w:divBdr>
            </w:div>
            <w:div w:id="1693798443">
              <w:marLeft w:val="0"/>
              <w:marRight w:val="0"/>
              <w:marTop w:val="0"/>
              <w:marBottom w:val="0"/>
              <w:divBdr>
                <w:top w:val="none" w:sz="0" w:space="0" w:color="auto"/>
                <w:left w:val="none" w:sz="0" w:space="0" w:color="auto"/>
                <w:bottom w:val="none" w:sz="0" w:space="0" w:color="auto"/>
                <w:right w:val="none" w:sz="0" w:space="0" w:color="auto"/>
              </w:divBdr>
            </w:div>
            <w:div w:id="1703632442">
              <w:marLeft w:val="0"/>
              <w:marRight w:val="0"/>
              <w:marTop w:val="0"/>
              <w:marBottom w:val="0"/>
              <w:divBdr>
                <w:top w:val="none" w:sz="0" w:space="0" w:color="auto"/>
                <w:left w:val="none" w:sz="0" w:space="0" w:color="auto"/>
                <w:bottom w:val="none" w:sz="0" w:space="0" w:color="auto"/>
                <w:right w:val="none" w:sz="0" w:space="0" w:color="auto"/>
              </w:divBdr>
            </w:div>
            <w:div w:id="1708482879">
              <w:marLeft w:val="0"/>
              <w:marRight w:val="0"/>
              <w:marTop w:val="0"/>
              <w:marBottom w:val="0"/>
              <w:divBdr>
                <w:top w:val="none" w:sz="0" w:space="0" w:color="auto"/>
                <w:left w:val="none" w:sz="0" w:space="0" w:color="auto"/>
                <w:bottom w:val="none" w:sz="0" w:space="0" w:color="auto"/>
                <w:right w:val="none" w:sz="0" w:space="0" w:color="auto"/>
              </w:divBdr>
            </w:div>
            <w:div w:id="1708525513">
              <w:marLeft w:val="0"/>
              <w:marRight w:val="0"/>
              <w:marTop w:val="0"/>
              <w:marBottom w:val="0"/>
              <w:divBdr>
                <w:top w:val="none" w:sz="0" w:space="0" w:color="auto"/>
                <w:left w:val="none" w:sz="0" w:space="0" w:color="auto"/>
                <w:bottom w:val="none" w:sz="0" w:space="0" w:color="auto"/>
                <w:right w:val="none" w:sz="0" w:space="0" w:color="auto"/>
              </w:divBdr>
            </w:div>
            <w:div w:id="1708917895">
              <w:marLeft w:val="0"/>
              <w:marRight w:val="0"/>
              <w:marTop w:val="0"/>
              <w:marBottom w:val="0"/>
              <w:divBdr>
                <w:top w:val="none" w:sz="0" w:space="0" w:color="auto"/>
                <w:left w:val="none" w:sz="0" w:space="0" w:color="auto"/>
                <w:bottom w:val="none" w:sz="0" w:space="0" w:color="auto"/>
                <w:right w:val="none" w:sz="0" w:space="0" w:color="auto"/>
              </w:divBdr>
            </w:div>
            <w:div w:id="1717847549">
              <w:marLeft w:val="0"/>
              <w:marRight w:val="0"/>
              <w:marTop w:val="0"/>
              <w:marBottom w:val="0"/>
              <w:divBdr>
                <w:top w:val="none" w:sz="0" w:space="0" w:color="auto"/>
                <w:left w:val="none" w:sz="0" w:space="0" w:color="auto"/>
                <w:bottom w:val="none" w:sz="0" w:space="0" w:color="auto"/>
                <w:right w:val="none" w:sz="0" w:space="0" w:color="auto"/>
              </w:divBdr>
            </w:div>
            <w:div w:id="1718967003">
              <w:marLeft w:val="0"/>
              <w:marRight w:val="0"/>
              <w:marTop w:val="0"/>
              <w:marBottom w:val="0"/>
              <w:divBdr>
                <w:top w:val="none" w:sz="0" w:space="0" w:color="auto"/>
                <w:left w:val="none" w:sz="0" w:space="0" w:color="auto"/>
                <w:bottom w:val="none" w:sz="0" w:space="0" w:color="auto"/>
                <w:right w:val="none" w:sz="0" w:space="0" w:color="auto"/>
              </w:divBdr>
            </w:div>
            <w:div w:id="1720669439">
              <w:marLeft w:val="0"/>
              <w:marRight w:val="0"/>
              <w:marTop w:val="0"/>
              <w:marBottom w:val="0"/>
              <w:divBdr>
                <w:top w:val="none" w:sz="0" w:space="0" w:color="auto"/>
                <w:left w:val="none" w:sz="0" w:space="0" w:color="auto"/>
                <w:bottom w:val="none" w:sz="0" w:space="0" w:color="auto"/>
                <w:right w:val="none" w:sz="0" w:space="0" w:color="auto"/>
              </w:divBdr>
            </w:div>
            <w:div w:id="1729960604">
              <w:marLeft w:val="0"/>
              <w:marRight w:val="0"/>
              <w:marTop w:val="0"/>
              <w:marBottom w:val="0"/>
              <w:divBdr>
                <w:top w:val="none" w:sz="0" w:space="0" w:color="auto"/>
                <w:left w:val="none" w:sz="0" w:space="0" w:color="auto"/>
                <w:bottom w:val="none" w:sz="0" w:space="0" w:color="auto"/>
                <w:right w:val="none" w:sz="0" w:space="0" w:color="auto"/>
              </w:divBdr>
            </w:div>
            <w:div w:id="1730420561">
              <w:marLeft w:val="0"/>
              <w:marRight w:val="0"/>
              <w:marTop w:val="0"/>
              <w:marBottom w:val="0"/>
              <w:divBdr>
                <w:top w:val="none" w:sz="0" w:space="0" w:color="auto"/>
                <w:left w:val="none" w:sz="0" w:space="0" w:color="auto"/>
                <w:bottom w:val="none" w:sz="0" w:space="0" w:color="auto"/>
                <w:right w:val="none" w:sz="0" w:space="0" w:color="auto"/>
              </w:divBdr>
            </w:div>
            <w:div w:id="1734692178">
              <w:marLeft w:val="0"/>
              <w:marRight w:val="0"/>
              <w:marTop w:val="0"/>
              <w:marBottom w:val="0"/>
              <w:divBdr>
                <w:top w:val="none" w:sz="0" w:space="0" w:color="auto"/>
                <w:left w:val="none" w:sz="0" w:space="0" w:color="auto"/>
                <w:bottom w:val="none" w:sz="0" w:space="0" w:color="auto"/>
                <w:right w:val="none" w:sz="0" w:space="0" w:color="auto"/>
              </w:divBdr>
            </w:div>
            <w:div w:id="1734963590">
              <w:marLeft w:val="0"/>
              <w:marRight w:val="0"/>
              <w:marTop w:val="0"/>
              <w:marBottom w:val="0"/>
              <w:divBdr>
                <w:top w:val="none" w:sz="0" w:space="0" w:color="auto"/>
                <w:left w:val="none" w:sz="0" w:space="0" w:color="auto"/>
                <w:bottom w:val="none" w:sz="0" w:space="0" w:color="auto"/>
                <w:right w:val="none" w:sz="0" w:space="0" w:color="auto"/>
              </w:divBdr>
            </w:div>
            <w:div w:id="1740052572">
              <w:marLeft w:val="0"/>
              <w:marRight w:val="0"/>
              <w:marTop w:val="0"/>
              <w:marBottom w:val="0"/>
              <w:divBdr>
                <w:top w:val="none" w:sz="0" w:space="0" w:color="auto"/>
                <w:left w:val="none" w:sz="0" w:space="0" w:color="auto"/>
                <w:bottom w:val="none" w:sz="0" w:space="0" w:color="auto"/>
                <w:right w:val="none" w:sz="0" w:space="0" w:color="auto"/>
              </w:divBdr>
            </w:div>
            <w:div w:id="1746804976">
              <w:marLeft w:val="0"/>
              <w:marRight w:val="0"/>
              <w:marTop w:val="0"/>
              <w:marBottom w:val="0"/>
              <w:divBdr>
                <w:top w:val="none" w:sz="0" w:space="0" w:color="auto"/>
                <w:left w:val="none" w:sz="0" w:space="0" w:color="auto"/>
                <w:bottom w:val="none" w:sz="0" w:space="0" w:color="auto"/>
                <w:right w:val="none" w:sz="0" w:space="0" w:color="auto"/>
              </w:divBdr>
            </w:div>
            <w:div w:id="1747994927">
              <w:marLeft w:val="0"/>
              <w:marRight w:val="0"/>
              <w:marTop w:val="0"/>
              <w:marBottom w:val="0"/>
              <w:divBdr>
                <w:top w:val="none" w:sz="0" w:space="0" w:color="auto"/>
                <w:left w:val="none" w:sz="0" w:space="0" w:color="auto"/>
                <w:bottom w:val="none" w:sz="0" w:space="0" w:color="auto"/>
                <w:right w:val="none" w:sz="0" w:space="0" w:color="auto"/>
              </w:divBdr>
            </w:div>
            <w:div w:id="1753309261">
              <w:marLeft w:val="0"/>
              <w:marRight w:val="0"/>
              <w:marTop w:val="0"/>
              <w:marBottom w:val="0"/>
              <w:divBdr>
                <w:top w:val="none" w:sz="0" w:space="0" w:color="auto"/>
                <w:left w:val="none" w:sz="0" w:space="0" w:color="auto"/>
                <w:bottom w:val="none" w:sz="0" w:space="0" w:color="auto"/>
                <w:right w:val="none" w:sz="0" w:space="0" w:color="auto"/>
              </w:divBdr>
            </w:div>
            <w:div w:id="1754929994">
              <w:marLeft w:val="0"/>
              <w:marRight w:val="0"/>
              <w:marTop w:val="0"/>
              <w:marBottom w:val="0"/>
              <w:divBdr>
                <w:top w:val="none" w:sz="0" w:space="0" w:color="auto"/>
                <w:left w:val="none" w:sz="0" w:space="0" w:color="auto"/>
                <w:bottom w:val="none" w:sz="0" w:space="0" w:color="auto"/>
                <w:right w:val="none" w:sz="0" w:space="0" w:color="auto"/>
              </w:divBdr>
            </w:div>
            <w:div w:id="1763060820">
              <w:marLeft w:val="0"/>
              <w:marRight w:val="0"/>
              <w:marTop w:val="0"/>
              <w:marBottom w:val="0"/>
              <w:divBdr>
                <w:top w:val="none" w:sz="0" w:space="0" w:color="auto"/>
                <w:left w:val="none" w:sz="0" w:space="0" w:color="auto"/>
                <w:bottom w:val="none" w:sz="0" w:space="0" w:color="auto"/>
                <w:right w:val="none" w:sz="0" w:space="0" w:color="auto"/>
              </w:divBdr>
            </w:div>
            <w:div w:id="1764842692">
              <w:marLeft w:val="0"/>
              <w:marRight w:val="0"/>
              <w:marTop w:val="0"/>
              <w:marBottom w:val="0"/>
              <w:divBdr>
                <w:top w:val="none" w:sz="0" w:space="0" w:color="auto"/>
                <w:left w:val="none" w:sz="0" w:space="0" w:color="auto"/>
                <w:bottom w:val="none" w:sz="0" w:space="0" w:color="auto"/>
                <w:right w:val="none" w:sz="0" w:space="0" w:color="auto"/>
              </w:divBdr>
            </w:div>
            <w:div w:id="1771971610">
              <w:marLeft w:val="0"/>
              <w:marRight w:val="0"/>
              <w:marTop w:val="0"/>
              <w:marBottom w:val="0"/>
              <w:divBdr>
                <w:top w:val="none" w:sz="0" w:space="0" w:color="auto"/>
                <w:left w:val="none" w:sz="0" w:space="0" w:color="auto"/>
                <w:bottom w:val="none" w:sz="0" w:space="0" w:color="auto"/>
                <w:right w:val="none" w:sz="0" w:space="0" w:color="auto"/>
              </w:divBdr>
            </w:div>
            <w:div w:id="1777868211">
              <w:marLeft w:val="0"/>
              <w:marRight w:val="0"/>
              <w:marTop w:val="0"/>
              <w:marBottom w:val="0"/>
              <w:divBdr>
                <w:top w:val="none" w:sz="0" w:space="0" w:color="auto"/>
                <w:left w:val="none" w:sz="0" w:space="0" w:color="auto"/>
                <w:bottom w:val="none" w:sz="0" w:space="0" w:color="auto"/>
                <w:right w:val="none" w:sz="0" w:space="0" w:color="auto"/>
              </w:divBdr>
            </w:div>
            <w:div w:id="1782720867">
              <w:marLeft w:val="0"/>
              <w:marRight w:val="0"/>
              <w:marTop w:val="0"/>
              <w:marBottom w:val="0"/>
              <w:divBdr>
                <w:top w:val="none" w:sz="0" w:space="0" w:color="auto"/>
                <w:left w:val="none" w:sz="0" w:space="0" w:color="auto"/>
                <w:bottom w:val="none" w:sz="0" w:space="0" w:color="auto"/>
                <w:right w:val="none" w:sz="0" w:space="0" w:color="auto"/>
              </w:divBdr>
            </w:div>
            <w:div w:id="1782843185">
              <w:marLeft w:val="0"/>
              <w:marRight w:val="0"/>
              <w:marTop w:val="0"/>
              <w:marBottom w:val="0"/>
              <w:divBdr>
                <w:top w:val="none" w:sz="0" w:space="0" w:color="auto"/>
                <w:left w:val="none" w:sz="0" w:space="0" w:color="auto"/>
                <w:bottom w:val="none" w:sz="0" w:space="0" w:color="auto"/>
                <w:right w:val="none" w:sz="0" w:space="0" w:color="auto"/>
              </w:divBdr>
              <w:divsChild>
                <w:div w:id="435710220">
                  <w:marLeft w:val="0"/>
                  <w:marRight w:val="0"/>
                  <w:marTop w:val="0"/>
                  <w:marBottom w:val="0"/>
                  <w:divBdr>
                    <w:top w:val="none" w:sz="0" w:space="0" w:color="auto"/>
                    <w:left w:val="none" w:sz="0" w:space="0" w:color="auto"/>
                    <w:bottom w:val="none" w:sz="0" w:space="0" w:color="auto"/>
                    <w:right w:val="none" w:sz="0" w:space="0" w:color="auto"/>
                  </w:divBdr>
                </w:div>
                <w:div w:id="521358157">
                  <w:marLeft w:val="0"/>
                  <w:marRight w:val="0"/>
                  <w:marTop w:val="0"/>
                  <w:marBottom w:val="0"/>
                  <w:divBdr>
                    <w:top w:val="none" w:sz="0" w:space="0" w:color="auto"/>
                    <w:left w:val="none" w:sz="0" w:space="0" w:color="auto"/>
                    <w:bottom w:val="none" w:sz="0" w:space="0" w:color="auto"/>
                    <w:right w:val="none" w:sz="0" w:space="0" w:color="auto"/>
                  </w:divBdr>
                </w:div>
                <w:div w:id="1427769509">
                  <w:marLeft w:val="0"/>
                  <w:marRight w:val="0"/>
                  <w:marTop w:val="0"/>
                  <w:marBottom w:val="0"/>
                  <w:divBdr>
                    <w:top w:val="none" w:sz="0" w:space="0" w:color="auto"/>
                    <w:left w:val="none" w:sz="0" w:space="0" w:color="auto"/>
                    <w:bottom w:val="none" w:sz="0" w:space="0" w:color="auto"/>
                    <w:right w:val="none" w:sz="0" w:space="0" w:color="auto"/>
                  </w:divBdr>
                </w:div>
              </w:divsChild>
            </w:div>
            <w:div w:id="1785495350">
              <w:marLeft w:val="0"/>
              <w:marRight w:val="0"/>
              <w:marTop w:val="0"/>
              <w:marBottom w:val="0"/>
              <w:divBdr>
                <w:top w:val="none" w:sz="0" w:space="0" w:color="auto"/>
                <w:left w:val="none" w:sz="0" w:space="0" w:color="auto"/>
                <w:bottom w:val="none" w:sz="0" w:space="0" w:color="auto"/>
                <w:right w:val="none" w:sz="0" w:space="0" w:color="auto"/>
              </w:divBdr>
            </w:div>
            <w:div w:id="1796023768">
              <w:marLeft w:val="0"/>
              <w:marRight w:val="0"/>
              <w:marTop w:val="0"/>
              <w:marBottom w:val="0"/>
              <w:divBdr>
                <w:top w:val="none" w:sz="0" w:space="0" w:color="auto"/>
                <w:left w:val="none" w:sz="0" w:space="0" w:color="auto"/>
                <w:bottom w:val="none" w:sz="0" w:space="0" w:color="auto"/>
                <w:right w:val="none" w:sz="0" w:space="0" w:color="auto"/>
              </w:divBdr>
            </w:div>
            <w:div w:id="1800680562">
              <w:marLeft w:val="0"/>
              <w:marRight w:val="0"/>
              <w:marTop w:val="0"/>
              <w:marBottom w:val="0"/>
              <w:divBdr>
                <w:top w:val="none" w:sz="0" w:space="0" w:color="auto"/>
                <w:left w:val="none" w:sz="0" w:space="0" w:color="auto"/>
                <w:bottom w:val="none" w:sz="0" w:space="0" w:color="auto"/>
                <w:right w:val="none" w:sz="0" w:space="0" w:color="auto"/>
              </w:divBdr>
            </w:div>
            <w:div w:id="1801459963">
              <w:marLeft w:val="0"/>
              <w:marRight w:val="0"/>
              <w:marTop w:val="0"/>
              <w:marBottom w:val="0"/>
              <w:divBdr>
                <w:top w:val="none" w:sz="0" w:space="0" w:color="auto"/>
                <w:left w:val="none" w:sz="0" w:space="0" w:color="auto"/>
                <w:bottom w:val="none" w:sz="0" w:space="0" w:color="auto"/>
                <w:right w:val="none" w:sz="0" w:space="0" w:color="auto"/>
              </w:divBdr>
            </w:div>
            <w:div w:id="1802378586">
              <w:marLeft w:val="0"/>
              <w:marRight w:val="0"/>
              <w:marTop w:val="0"/>
              <w:marBottom w:val="0"/>
              <w:divBdr>
                <w:top w:val="none" w:sz="0" w:space="0" w:color="auto"/>
                <w:left w:val="none" w:sz="0" w:space="0" w:color="auto"/>
                <w:bottom w:val="none" w:sz="0" w:space="0" w:color="auto"/>
                <w:right w:val="none" w:sz="0" w:space="0" w:color="auto"/>
              </w:divBdr>
              <w:divsChild>
                <w:div w:id="4870839">
                  <w:marLeft w:val="0"/>
                  <w:marRight w:val="0"/>
                  <w:marTop w:val="0"/>
                  <w:marBottom w:val="0"/>
                  <w:divBdr>
                    <w:top w:val="none" w:sz="0" w:space="0" w:color="auto"/>
                    <w:left w:val="none" w:sz="0" w:space="0" w:color="auto"/>
                    <w:bottom w:val="none" w:sz="0" w:space="0" w:color="auto"/>
                    <w:right w:val="none" w:sz="0" w:space="0" w:color="auto"/>
                  </w:divBdr>
                </w:div>
                <w:div w:id="7487781">
                  <w:marLeft w:val="0"/>
                  <w:marRight w:val="0"/>
                  <w:marTop w:val="0"/>
                  <w:marBottom w:val="0"/>
                  <w:divBdr>
                    <w:top w:val="none" w:sz="0" w:space="0" w:color="auto"/>
                    <w:left w:val="none" w:sz="0" w:space="0" w:color="auto"/>
                    <w:bottom w:val="none" w:sz="0" w:space="0" w:color="auto"/>
                    <w:right w:val="none" w:sz="0" w:space="0" w:color="auto"/>
                  </w:divBdr>
                </w:div>
                <w:div w:id="28335676">
                  <w:marLeft w:val="0"/>
                  <w:marRight w:val="0"/>
                  <w:marTop w:val="0"/>
                  <w:marBottom w:val="0"/>
                  <w:divBdr>
                    <w:top w:val="none" w:sz="0" w:space="0" w:color="auto"/>
                    <w:left w:val="none" w:sz="0" w:space="0" w:color="auto"/>
                    <w:bottom w:val="none" w:sz="0" w:space="0" w:color="auto"/>
                    <w:right w:val="none" w:sz="0" w:space="0" w:color="auto"/>
                  </w:divBdr>
                </w:div>
                <w:div w:id="32075536">
                  <w:marLeft w:val="0"/>
                  <w:marRight w:val="0"/>
                  <w:marTop w:val="0"/>
                  <w:marBottom w:val="0"/>
                  <w:divBdr>
                    <w:top w:val="none" w:sz="0" w:space="0" w:color="auto"/>
                    <w:left w:val="none" w:sz="0" w:space="0" w:color="auto"/>
                    <w:bottom w:val="none" w:sz="0" w:space="0" w:color="auto"/>
                    <w:right w:val="none" w:sz="0" w:space="0" w:color="auto"/>
                  </w:divBdr>
                </w:div>
                <w:div w:id="37359422">
                  <w:marLeft w:val="0"/>
                  <w:marRight w:val="0"/>
                  <w:marTop w:val="0"/>
                  <w:marBottom w:val="0"/>
                  <w:divBdr>
                    <w:top w:val="none" w:sz="0" w:space="0" w:color="auto"/>
                    <w:left w:val="none" w:sz="0" w:space="0" w:color="auto"/>
                    <w:bottom w:val="none" w:sz="0" w:space="0" w:color="auto"/>
                    <w:right w:val="none" w:sz="0" w:space="0" w:color="auto"/>
                  </w:divBdr>
                </w:div>
                <w:div w:id="40178469">
                  <w:marLeft w:val="0"/>
                  <w:marRight w:val="0"/>
                  <w:marTop w:val="0"/>
                  <w:marBottom w:val="0"/>
                  <w:divBdr>
                    <w:top w:val="none" w:sz="0" w:space="0" w:color="auto"/>
                    <w:left w:val="none" w:sz="0" w:space="0" w:color="auto"/>
                    <w:bottom w:val="none" w:sz="0" w:space="0" w:color="auto"/>
                    <w:right w:val="none" w:sz="0" w:space="0" w:color="auto"/>
                  </w:divBdr>
                </w:div>
                <w:div w:id="43991314">
                  <w:marLeft w:val="0"/>
                  <w:marRight w:val="0"/>
                  <w:marTop w:val="0"/>
                  <w:marBottom w:val="0"/>
                  <w:divBdr>
                    <w:top w:val="none" w:sz="0" w:space="0" w:color="auto"/>
                    <w:left w:val="none" w:sz="0" w:space="0" w:color="auto"/>
                    <w:bottom w:val="none" w:sz="0" w:space="0" w:color="auto"/>
                    <w:right w:val="none" w:sz="0" w:space="0" w:color="auto"/>
                  </w:divBdr>
                </w:div>
                <w:div w:id="52777248">
                  <w:marLeft w:val="0"/>
                  <w:marRight w:val="0"/>
                  <w:marTop w:val="0"/>
                  <w:marBottom w:val="0"/>
                  <w:divBdr>
                    <w:top w:val="none" w:sz="0" w:space="0" w:color="auto"/>
                    <w:left w:val="none" w:sz="0" w:space="0" w:color="auto"/>
                    <w:bottom w:val="none" w:sz="0" w:space="0" w:color="auto"/>
                    <w:right w:val="none" w:sz="0" w:space="0" w:color="auto"/>
                  </w:divBdr>
                </w:div>
                <w:div w:id="52894659">
                  <w:marLeft w:val="0"/>
                  <w:marRight w:val="0"/>
                  <w:marTop w:val="0"/>
                  <w:marBottom w:val="0"/>
                  <w:divBdr>
                    <w:top w:val="none" w:sz="0" w:space="0" w:color="auto"/>
                    <w:left w:val="none" w:sz="0" w:space="0" w:color="auto"/>
                    <w:bottom w:val="none" w:sz="0" w:space="0" w:color="auto"/>
                    <w:right w:val="none" w:sz="0" w:space="0" w:color="auto"/>
                  </w:divBdr>
                </w:div>
                <w:div w:id="55051069">
                  <w:marLeft w:val="0"/>
                  <w:marRight w:val="0"/>
                  <w:marTop w:val="0"/>
                  <w:marBottom w:val="0"/>
                  <w:divBdr>
                    <w:top w:val="none" w:sz="0" w:space="0" w:color="auto"/>
                    <w:left w:val="none" w:sz="0" w:space="0" w:color="auto"/>
                    <w:bottom w:val="none" w:sz="0" w:space="0" w:color="auto"/>
                    <w:right w:val="none" w:sz="0" w:space="0" w:color="auto"/>
                  </w:divBdr>
                </w:div>
                <w:div w:id="70467095">
                  <w:marLeft w:val="0"/>
                  <w:marRight w:val="0"/>
                  <w:marTop w:val="0"/>
                  <w:marBottom w:val="0"/>
                  <w:divBdr>
                    <w:top w:val="none" w:sz="0" w:space="0" w:color="auto"/>
                    <w:left w:val="none" w:sz="0" w:space="0" w:color="auto"/>
                    <w:bottom w:val="none" w:sz="0" w:space="0" w:color="auto"/>
                    <w:right w:val="none" w:sz="0" w:space="0" w:color="auto"/>
                  </w:divBdr>
                </w:div>
                <w:div w:id="74479445">
                  <w:marLeft w:val="0"/>
                  <w:marRight w:val="0"/>
                  <w:marTop w:val="0"/>
                  <w:marBottom w:val="0"/>
                  <w:divBdr>
                    <w:top w:val="none" w:sz="0" w:space="0" w:color="auto"/>
                    <w:left w:val="none" w:sz="0" w:space="0" w:color="auto"/>
                    <w:bottom w:val="none" w:sz="0" w:space="0" w:color="auto"/>
                    <w:right w:val="none" w:sz="0" w:space="0" w:color="auto"/>
                  </w:divBdr>
                </w:div>
                <w:div w:id="77219453">
                  <w:marLeft w:val="0"/>
                  <w:marRight w:val="0"/>
                  <w:marTop w:val="0"/>
                  <w:marBottom w:val="0"/>
                  <w:divBdr>
                    <w:top w:val="none" w:sz="0" w:space="0" w:color="auto"/>
                    <w:left w:val="none" w:sz="0" w:space="0" w:color="auto"/>
                    <w:bottom w:val="none" w:sz="0" w:space="0" w:color="auto"/>
                    <w:right w:val="none" w:sz="0" w:space="0" w:color="auto"/>
                  </w:divBdr>
                </w:div>
                <w:div w:id="98642831">
                  <w:marLeft w:val="0"/>
                  <w:marRight w:val="0"/>
                  <w:marTop w:val="0"/>
                  <w:marBottom w:val="0"/>
                  <w:divBdr>
                    <w:top w:val="none" w:sz="0" w:space="0" w:color="auto"/>
                    <w:left w:val="none" w:sz="0" w:space="0" w:color="auto"/>
                    <w:bottom w:val="none" w:sz="0" w:space="0" w:color="auto"/>
                    <w:right w:val="none" w:sz="0" w:space="0" w:color="auto"/>
                  </w:divBdr>
                </w:div>
                <w:div w:id="101069316">
                  <w:marLeft w:val="0"/>
                  <w:marRight w:val="0"/>
                  <w:marTop w:val="0"/>
                  <w:marBottom w:val="0"/>
                  <w:divBdr>
                    <w:top w:val="none" w:sz="0" w:space="0" w:color="auto"/>
                    <w:left w:val="none" w:sz="0" w:space="0" w:color="auto"/>
                    <w:bottom w:val="none" w:sz="0" w:space="0" w:color="auto"/>
                    <w:right w:val="none" w:sz="0" w:space="0" w:color="auto"/>
                  </w:divBdr>
                </w:div>
                <w:div w:id="114257411">
                  <w:marLeft w:val="0"/>
                  <w:marRight w:val="0"/>
                  <w:marTop w:val="0"/>
                  <w:marBottom w:val="0"/>
                  <w:divBdr>
                    <w:top w:val="none" w:sz="0" w:space="0" w:color="auto"/>
                    <w:left w:val="none" w:sz="0" w:space="0" w:color="auto"/>
                    <w:bottom w:val="none" w:sz="0" w:space="0" w:color="auto"/>
                    <w:right w:val="none" w:sz="0" w:space="0" w:color="auto"/>
                  </w:divBdr>
                </w:div>
                <w:div w:id="117720075">
                  <w:marLeft w:val="0"/>
                  <w:marRight w:val="0"/>
                  <w:marTop w:val="0"/>
                  <w:marBottom w:val="0"/>
                  <w:divBdr>
                    <w:top w:val="none" w:sz="0" w:space="0" w:color="auto"/>
                    <w:left w:val="none" w:sz="0" w:space="0" w:color="auto"/>
                    <w:bottom w:val="none" w:sz="0" w:space="0" w:color="auto"/>
                    <w:right w:val="none" w:sz="0" w:space="0" w:color="auto"/>
                  </w:divBdr>
                </w:div>
                <w:div w:id="125897793">
                  <w:marLeft w:val="0"/>
                  <w:marRight w:val="0"/>
                  <w:marTop w:val="0"/>
                  <w:marBottom w:val="0"/>
                  <w:divBdr>
                    <w:top w:val="none" w:sz="0" w:space="0" w:color="auto"/>
                    <w:left w:val="none" w:sz="0" w:space="0" w:color="auto"/>
                    <w:bottom w:val="none" w:sz="0" w:space="0" w:color="auto"/>
                    <w:right w:val="none" w:sz="0" w:space="0" w:color="auto"/>
                  </w:divBdr>
                </w:div>
                <w:div w:id="134103810">
                  <w:marLeft w:val="0"/>
                  <w:marRight w:val="0"/>
                  <w:marTop w:val="0"/>
                  <w:marBottom w:val="0"/>
                  <w:divBdr>
                    <w:top w:val="none" w:sz="0" w:space="0" w:color="auto"/>
                    <w:left w:val="none" w:sz="0" w:space="0" w:color="auto"/>
                    <w:bottom w:val="none" w:sz="0" w:space="0" w:color="auto"/>
                    <w:right w:val="none" w:sz="0" w:space="0" w:color="auto"/>
                  </w:divBdr>
                </w:div>
                <w:div w:id="157773664">
                  <w:marLeft w:val="0"/>
                  <w:marRight w:val="0"/>
                  <w:marTop w:val="0"/>
                  <w:marBottom w:val="0"/>
                  <w:divBdr>
                    <w:top w:val="none" w:sz="0" w:space="0" w:color="auto"/>
                    <w:left w:val="none" w:sz="0" w:space="0" w:color="auto"/>
                    <w:bottom w:val="none" w:sz="0" w:space="0" w:color="auto"/>
                    <w:right w:val="none" w:sz="0" w:space="0" w:color="auto"/>
                  </w:divBdr>
                </w:div>
                <w:div w:id="167866793">
                  <w:marLeft w:val="0"/>
                  <w:marRight w:val="0"/>
                  <w:marTop w:val="0"/>
                  <w:marBottom w:val="0"/>
                  <w:divBdr>
                    <w:top w:val="none" w:sz="0" w:space="0" w:color="auto"/>
                    <w:left w:val="none" w:sz="0" w:space="0" w:color="auto"/>
                    <w:bottom w:val="none" w:sz="0" w:space="0" w:color="auto"/>
                    <w:right w:val="none" w:sz="0" w:space="0" w:color="auto"/>
                  </w:divBdr>
                </w:div>
                <w:div w:id="169415967">
                  <w:marLeft w:val="0"/>
                  <w:marRight w:val="0"/>
                  <w:marTop w:val="0"/>
                  <w:marBottom w:val="0"/>
                  <w:divBdr>
                    <w:top w:val="none" w:sz="0" w:space="0" w:color="auto"/>
                    <w:left w:val="none" w:sz="0" w:space="0" w:color="auto"/>
                    <w:bottom w:val="none" w:sz="0" w:space="0" w:color="auto"/>
                    <w:right w:val="none" w:sz="0" w:space="0" w:color="auto"/>
                  </w:divBdr>
                </w:div>
                <w:div w:id="186408163">
                  <w:marLeft w:val="0"/>
                  <w:marRight w:val="0"/>
                  <w:marTop w:val="0"/>
                  <w:marBottom w:val="0"/>
                  <w:divBdr>
                    <w:top w:val="none" w:sz="0" w:space="0" w:color="auto"/>
                    <w:left w:val="none" w:sz="0" w:space="0" w:color="auto"/>
                    <w:bottom w:val="none" w:sz="0" w:space="0" w:color="auto"/>
                    <w:right w:val="none" w:sz="0" w:space="0" w:color="auto"/>
                  </w:divBdr>
                </w:div>
                <w:div w:id="240024506">
                  <w:marLeft w:val="0"/>
                  <w:marRight w:val="0"/>
                  <w:marTop w:val="0"/>
                  <w:marBottom w:val="0"/>
                  <w:divBdr>
                    <w:top w:val="none" w:sz="0" w:space="0" w:color="auto"/>
                    <w:left w:val="none" w:sz="0" w:space="0" w:color="auto"/>
                    <w:bottom w:val="none" w:sz="0" w:space="0" w:color="auto"/>
                    <w:right w:val="none" w:sz="0" w:space="0" w:color="auto"/>
                  </w:divBdr>
                </w:div>
                <w:div w:id="248661465">
                  <w:marLeft w:val="0"/>
                  <w:marRight w:val="0"/>
                  <w:marTop w:val="0"/>
                  <w:marBottom w:val="0"/>
                  <w:divBdr>
                    <w:top w:val="none" w:sz="0" w:space="0" w:color="auto"/>
                    <w:left w:val="none" w:sz="0" w:space="0" w:color="auto"/>
                    <w:bottom w:val="none" w:sz="0" w:space="0" w:color="auto"/>
                    <w:right w:val="none" w:sz="0" w:space="0" w:color="auto"/>
                  </w:divBdr>
                </w:div>
                <w:div w:id="253318212">
                  <w:marLeft w:val="0"/>
                  <w:marRight w:val="0"/>
                  <w:marTop w:val="0"/>
                  <w:marBottom w:val="0"/>
                  <w:divBdr>
                    <w:top w:val="none" w:sz="0" w:space="0" w:color="auto"/>
                    <w:left w:val="none" w:sz="0" w:space="0" w:color="auto"/>
                    <w:bottom w:val="none" w:sz="0" w:space="0" w:color="auto"/>
                    <w:right w:val="none" w:sz="0" w:space="0" w:color="auto"/>
                  </w:divBdr>
                </w:div>
                <w:div w:id="256132086">
                  <w:marLeft w:val="0"/>
                  <w:marRight w:val="0"/>
                  <w:marTop w:val="0"/>
                  <w:marBottom w:val="0"/>
                  <w:divBdr>
                    <w:top w:val="none" w:sz="0" w:space="0" w:color="auto"/>
                    <w:left w:val="none" w:sz="0" w:space="0" w:color="auto"/>
                    <w:bottom w:val="none" w:sz="0" w:space="0" w:color="auto"/>
                    <w:right w:val="none" w:sz="0" w:space="0" w:color="auto"/>
                  </w:divBdr>
                </w:div>
                <w:div w:id="257101854">
                  <w:marLeft w:val="0"/>
                  <w:marRight w:val="0"/>
                  <w:marTop w:val="0"/>
                  <w:marBottom w:val="0"/>
                  <w:divBdr>
                    <w:top w:val="none" w:sz="0" w:space="0" w:color="auto"/>
                    <w:left w:val="none" w:sz="0" w:space="0" w:color="auto"/>
                    <w:bottom w:val="none" w:sz="0" w:space="0" w:color="auto"/>
                    <w:right w:val="none" w:sz="0" w:space="0" w:color="auto"/>
                  </w:divBdr>
                </w:div>
                <w:div w:id="259922337">
                  <w:marLeft w:val="0"/>
                  <w:marRight w:val="0"/>
                  <w:marTop w:val="0"/>
                  <w:marBottom w:val="0"/>
                  <w:divBdr>
                    <w:top w:val="none" w:sz="0" w:space="0" w:color="auto"/>
                    <w:left w:val="none" w:sz="0" w:space="0" w:color="auto"/>
                    <w:bottom w:val="none" w:sz="0" w:space="0" w:color="auto"/>
                    <w:right w:val="none" w:sz="0" w:space="0" w:color="auto"/>
                  </w:divBdr>
                </w:div>
                <w:div w:id="276183137">
                  <w:marLeft w:val="0"/>
                  <w:marRight w:val="0"/>
                  <w:marTop w:val="0"/>
                  <w:marBottom w:val="0"/>
                  <w:divBdr>
                    <w:top w:val="none" w:sz="0" w:space="0" w:color="auto"/>
                    <w:left w:val="none" w:sz="0" w:space="0" w:color="auto"/>
                    <w:bottom w:val="none" w:sz="0" w:space="0" w:color="auto"/>
                    <w:right w:val="none" w:sz="0" w:space="0" w:color="auto"/>
                  </w:divBdr>
                </w:div>
                <w:div w:id="277758300">
                  <w:marLeft w:val="0"/>
                  <w:marRight w:val="0"/>
                  <w:marTop w:val="0"/>
                  <w:marBottom w:val="0"/>
                  <w:divBdr>
                    <w:top w:val="none" w:sz="0" w:space="0" w:color="auto"/>
                    <w:left w:val="none" w:sz="0" w:space="0" w:color="auto"/>
                    <w:bottom w:val="none" w:sz="0" w:space="0" w:color="auto"/>
                    <w:right w:val="none" w:sz="0" w:space="0" w:color="auto"/>
                  </w:divBdr>
                </w:div>
                <w:div w:id="280115467">
                  <w:marLeft w:val="0"/>
                  <w:marRight w:val="0"/>
                  <w:marTop w:val="0"/>
                  <w:marBottom w:val="0"/>
                  <w:divBdr>
                    <w:top w:val="none" w:sz="0" w:space="0" w:color="auto"/>
                    <w:left w:val="none" w:sz="0" w:space="0" w:color="auto"/>
                    <w:bottom w:val="none" w:sz="0" w:space="0" w:color="auto"/>
                    <w:right w:val="none" w:sz="0" w:space="0" w:color="auto"/>
                  </w:divBdr>
                </w:div>
                <w:div w:id="286199052">
                  <w:marLeft w:val="0"/>
                  <w:marRight w:val="0"/>
                  <w:marTop w:val="0"/>
                  <w:marBottom w:val="0"/>
                  <w:divBdr>
                    <w:top w:val="none" w:sz="0" w:space="0" w:color="auto"/>
                    <w:left w:val="none" w:sz="0" w:space="0" w:color="auto"/>
                    <w:bottom w:val="none" w:sz="0" w:space="0" w:color="auto"/>
                    <w:right w:val="none" w:sz="0" w:space="0" w:color="auto"/>
                  </w:divBdr>
                </w:div>
                <w:div w:id="290938225">
                  <w:marLeft w:val="0"/>
                  <w:marRight w:val="0"/>
                  <w:marTop w:val="0"/>
                  <w:marBottom w:val="0"/>
                  <w:divBdr>
                    <w:top w:val="none" w:sz="0" w:space="0" w:color="auto"/>
                    <w:left w:val="none" w:sz="0" w:space="0" w:color="auto"/>
                    <w:bottom w:val="none" w:sz="0" w:space="0" w:color="auto"/>
                    <w:right w:val="none" w:sz="0" w:space="0" w:color="auto"/>
                  </w:divBdr>
                </w:div>
                <w:div w:id="297296586">
                  <w:marLeft w:val="0"/>
                  <w:marRight w:val="0"/>
                  <w:marTop w:val="0"/>
                  <w:marBottom w:val="0"/>
                  <w:divBdr>
                    <w:top w:val="none" w:sz="0" w:space="0" w:color="auto"/>
                    <w:left w:val="none" w:sz="0" w:space="0" w:color="auto"/>
                    <w:bottom w:val="none" w:sz="0" w:space="0" w:color="auto"/>
                    <w:right w:val="none" w:sz="0" w:space="0" w:color="auto"/>
                  </w:divBdr>
                </w:div>
                <w:div w:id="297959048">
                  <w:marLeft w:val="0"/>
                  <w:marRight w:val="0"/>
                  <w:marTop w:val="0"/>
                  <w:marBottom w:val="0"/>
                  <w:divBdr>
                    <w:top w:val="none" w:sz="0" w:space="0" w:color="auto"/>
                    <w:left w:val="none" w:sz="0" w:space="0" w:color="auto"/>
                    <w:bottom w:val="none" w:sz="0" w:space="0" w:color="auto"/>
                    <w:right w:val="none" w:sz="0" w:space="0" w:color="auto"/>
                  </w:divBdr>
                </w:div>
                <w:div w:id="302277672">
                  <w:marLeft w:val="0"/>
                  <w:marRight w:val="0"/>
                  <w:marTop w:val="0"/>
                  <w:marBottom w:val="0"/>
                  <w:divBdr>
                    <w:top w:val="none" w:sz="0" w:space="0" w:color="auto"/>
                    <w:left w:val="none" w:sz="0" w:space="0" w:color="auto"/>
                    <w:bottom w:val="none" w:sz="0" w:space="0" w:color="auto"/>
                    <w:right w:val="none" w:sz="0" w:space="0" w:color="auto"/>
                  </w:divBdr>
                </w:div>
                <w:div w:id="316226857">
                  <w:marLeft w:val="0"/>
                  <w:marRight w:val="0"/>
                  <w:marTop w:val="0"/>
                  <w:marBottom w:val="0"/>
                  <w:divBdr>
                    <w:top w:val="none" w:sz="0" w:space="0" w:color="auto"/>
                    <w:left w:val="none" w:sz="0" w:space="0" w:color="auto"/>
                    <w:bottom w:val="none" w:sz="0" w:space="0" w:color="auto"/>
                    <w:right w:val="none" w:sz="0" w:space="0" w:color="auto"/>
                  </w:divBdr>
                </w:div>
                <w:div w:id="316610502">
                  <w:marLeft w:val="0"/>
                  <w:marRight w:val="0"/>
                  <w:marTop w:val="0"/>
                  <w:marBottom w:val="0"/>
                  <w:divBdr>
                    <w:top w:val="none" w:sz="0" w:space="0" w:color="auto"/>
                    <w:left w:val="none" w:sz="0" w:space="0" w:color="auto"/>
                    <w:bottom w:val="none" w:sz="0" w:space="0" w:color="auto"/>
                    <w:right w:val="none" w:sz="0" w:space="0" w:color="auto"/>
                  </w:divBdr>
                </w:div>
                <w:div w:id="323824079">
                  <w:marLeft w:val="0"/>
                  <w:marRight w:val="0"/>
                  <w:marTop w:val="0"/>
                  <w:marBottom w:val="0"/>
                  <w:divBdr>
                    <w:top w:val="none" w:sz="0" w:space="0" w:color="auto"/>
                    <w:left w:val="none" w:sz="0" w:space="0" w:color="auto"/>
                    <w:bottom w:val="none" w:sz="0" w:space="0" w:color="auto"/>
                    <w:right w:val="none" w:sz="0" w:space="0" w:color="auto"/>
                  </w:divBdr>
                </w:div>
                <w:div w:id="325133638">
                  <w:marLeft w:val="0"/>
                  <w:marRight w:val="0"/>
                  <w:marTop w:val="0"/>
                  <w:marBottom w:val="0"/>
                  <w:divBdr>
                    <w:top w:val="none" w:sz="0" w:space="0" w:color="auto"/>
                    <w:left w:val="none" w:sz="0" w:space="0" w:color="auto"/>
                    <w:bottom w:val="none" w:sz="0" w:space="0" w:color="auto"/>
                    <w:right w:val="none" w:sz="0" w:space="0" w:color="auto"/>
                  </w:divBdr>
                </w:div>
                <w:div w:id="327826221">
                  <w:marLeft w:val="0"/>
                  <w:marRight w:val="0"/>
                  <w:marTop w:val="0"/>
                  <w:marBottom w:val="0"/>
                  <w:divBdr>
                    <w:top w:val="none" w:sz="0" w:space="0" w:color="auto"/>
                    <w:left w:val="none" w:sz="0" w:space="0" w:color="auto"/>
                    <w:bottom w:val="none" w:sz="0" w:space="0" w:color="auto"/>
                    <w:right w:val="none" w:sz="0" w:space="0" w:color="auto"/>
                  </w:divBdr>
                </w:div>
                <w:div w:id="329331822">
                  <w:marLeft w:val="0"/>
                  <w:marRight w:val="0"/>
                  <w:marTop w:val="0"/>
                  <w:marBottom w:val="0"/>
                  <w:divBdr>
                    <w:top w:val="none" w:sz="0" w:space="0" w:color="auto"/>
                    <w:left w:val="none" w:sz="0" w:space="0" w:color="auto"/>
                    <w:bottom w:val="none" w:sz="0" w:space="0" w:color="auto"/>
                    <w:right w:val="none" w:sz="0" w:space="0" w:color="auto"/>
                  </w:divBdr>
                </w:div>
                <w:div w:id="341512111">
                  <w:marLeft w:val="0"/>
                  <w:marRight w:val="0"/>
                  <w:marTop w:val="0"/>
                  <w:marBottom w:val="0"/>
                  <w:divBdr>
                    <w:top w:val="none" w:sz="0" w:space="0" w:color="auto"/>
                    <w:left w:val="none" w:sz="0" w:space="0" w:color="auto"/>
                    <w:bottom w:val="none" w:sz="0" w:space="0" w:color="auto"/>
                    <w:right w:val="none" w:sz="0" w:space="0" w:color="auto"/>
                  </w:divBdr>
                </w:div>
                <w:div w:id="363138911">
                  <w:marLeft w:val="0"/>
                  <w:marRight w:val="0"/>
                  <w:marTop w:val="0"/>
                  <w:marBottom w:val="0"/>
                  <w:divBdr>
                    <w:top w:val="none" w:sz="0" w:space="0" w:color="auto"/>
                    <w:left w:val="none" w:sz="0" w:space="0" w:color="auto"/>
                    <w:bottom w:val="none" w:sz="0" w:space="0" w:color="auto"/>
                    <w:right w:val="none" w:sz="0" w:space="0" w:color="auto"/>
                  </w:divBdr>
                </w:div>
                <w:div w:id="367803086">
                  <w:marLeft w:val="0"/>
                  <w:marRight w:val="0"/>
                  <w:marTop w:val="0"/>
                  <w:marBottom w:val="0"/>
                  <w:divBdr>
                    <w:top w:val="none" w:sz="0" w:space="0" w:color="auto"/>
                    <w:left w:val="none" w:sz="0" w:space="0" w:color="auto"/>
                    <w:bottom w:val="none" w:sz="0" w:space="0" w:color="auto"/>
                    <w:right w:val="none" w:sz="0" w:space="0" w:color="auto"/>
                  </w:divBdr>
                </w:div>
                <w:div w:id="369692582">
                  <w:marLeft w:val="0"/>
                  <w:marRight w:val="0"/>
                  <w:marTop w:val="0"/>
                  <w:marBottom w:val="0"/>
                  <w:divBdr>
                    <w:top w:val="none" w:sz="0" w:space="0" w:color="auto"/>
                    <w:left w:val="none" w:sz="0" w:space="0" w:color="auto"/>
                    <w:bottom w:val="none" w:sz="0" w:space="0" w:color="auto"/>
                    <w:right w:val="none" w:sz="0" w:space="0" w:color="auto"/>
                  </w:divBdr>
                </w:div>
                <w:div w:id="383677374">
                  <w:marLeft w:val="0"/>
                  <w:marRight w:val="0"/>
                  <w:marTop w:val="0"/>
                  <w:marBottom w:val="0"/>
                  <w:divBdr>
                    <w:top w:val="none" w:sz="0" w:space="0" w:color="auto"/>
                    <w:left w:val="none" w:sz="0" w:space="0" w:color="auto"/>
                    <w:bottom w:val="none" w:sz="0" w:space="0" w:color="auto"/>
                    <w:right w:val="none" w:sz="0" w:space="0" w:color="auto"/>
                  </w:divBdr>
                </w:div>
                <w:div w:id="427503479">
                  <w:marLeft w:val="0"/>
                  <w:marRight w:val="0"/>
                  <w:marTop w:val="0"/>
                  <w:marBottom w:val="0"/>
                  <w:divBdr>
                    <w:top w:val="none" w:sz="0" w:space="0" w:color="auto"/>
                    <w:left w:val="none" w:sz="0" w:space="0" w:color="auto"/>
                    <w:bottom w:val="none" w:sz="0" w:space="0" w:color="auto"/>
                    <w:right w:val="none" w:sz="0" w:space="0" w:color="auto"/>
                  </w:divBdr>
                </w:div>
                <w:div w:id="449394554">
                  <w:marLeft w:val="0"/>
                  <w:marRight w:val="0"/>
                  <w:marTop w:val="0"/>
                  <w:marBottom w:val="0"/>
                  <w:divBdr>
                    <w:top w:val="none" w:sz="0" w:space="0" w:color="auto"/>
                    <w:left w:val="none" w:sz="0" w:space="0" w:color="auto"/>
                    <w:bottom w:val="none" w:sz="0" w:space="0" w:color="auto"/>
                    <w:right w:val="none" w:sz="0" w:space="0" w:color="auto"/>
                  </w:divBdr>
                </w:div>
                <w:div w:id="480583537">
                  <w:marLeft w:val="0"/>
                  <w:marRight w:val="0"/>
                  <w:marTop w:val="0"/>
                  <w:marBottom w:val="0"/>
                  <w:divBdr>
                    <w:top w:val="none" w:sz="0" w:space="0" w:color="auto"/>
                    <w:left w:val="none" w:sz="0" w:space="0" w:color="auto"/>
                    <w:bottom w:val="none" w:sz="0" w:space="0" w:color="auto"/>
                    <w:right w:val="none" w:sz="0" w:space="0" w:color="auto"/>
                  </w:divBdr>
                </w:div>
                <w:div w:id="483394737">
                  <w:marLeft w:val="0"/>
                  <w:marRight w:val="0"/>
                  <w:marTop w:val="0"/>
                  <w:marBottom w:val="0"/>
                  <w:divBdr>
                    <w:top w:val="none" w:sz="0" w:space="0" w:color="auto"/>
                    <w:left w:val="none" w:sz="0" w:space="0" w:color="auto"/>
                    <w:bottom w:val="none" w:sz="0" w:space="0" w:color="auto"/>
                    <w:right w:val="none" w:sz="0" w:space="0" w:color="auto"/>
                  </w:divBdr>
                </w:div>
                <w:div w:id="507716284">
                  <w:marLeft w:val="0"/>
                  <w:marRight w:val="0"/>
                  <w:marTop w:val="0"/>
                  <w:marBottom w:val="0"/>
                  <w:divBdr>
                    <w:top w:val="none" w:sz="0" w:space="0" w:color="auto"/>
                    <w:left w:val="none" w:sz="0" w:space="0" w:color="auto"/>
                    <w:bottom w:val="none" w:sz="0" w:space="0" w:color="auto"/>
                    <w:right w:val="none" w:sz="0" w:space="0" w:color="auto"/>
                  </w:divBdr>
                </w:div>
                <w:div w:id="516426779">
                  <w:marLeft w:val="0"/>
                  <w:marRight w:val="0"/>
                  <w:marTop w:val="0"/>
                  <w:marBottom w:val="0"/>
                  <w:divBdr>
                    <w:top w:val="none" w:sz="0" w:space="0" w:color="auto"/>
                    <w:left w:val="none" w:sz="0" w:space="0" w:color="auto"/>
                    <w:bottom w:val="none" w:sz="0" w:space="0" w:color="auto"/>
                    <w:right w:val="none" w:sz="0" w:space="0" w:color="auto"/>
                  </w:divBdr>
                </w:div>
                <w:div w:id="522136776">
                  <w:marLeft w:val="0"/>
                  <w:marRight w:val="0"/>
                  <w:marTop w:val="0"/>
                  <w:marBottom w:val="0"/>
                  <w:divBdr>
                    <w:top w:val="none" w:sz="0" w:space="0" w:color="auto"/>
                    <w:left w:val="none" w:sz="0" w:space="0" w:color="auto"/>
                    <w:bottom w:val="none" w:sz="0" w:space="0" w:color="auto"/>
                    <w:right w:val="none" w:sz="0" w:space="0" w:color="auto"/>
                  </w:divBdr>
                </w:div>
                <w:div w:id="548569066">
                  <w:marLeft w:val="0"/>
                  <w:marRight w:val="0"/>
                  <w:marTop w:val="0"/>
                  <w:marBottom w:val="0"/>
                  <w:divBdr>
                    <w:top w:val="none" w:sz="0" w:space="0" w:color="auto"/>
                    <w:left w:val="none" w:sz="0" w:space="0" w:color="auto"/>
                    <w:bottom w:val="none" w:sz="0" w:space="0" w:color="auto"/>
                    <w:right w:val="none" w:sz="0" w:space="0" w:color="auto"/>
                  </w:divBdr>
                </w:div>
                <w:div w:id="557396209">
                  <w:marLeft w:val="0"/>
                  <w:marRight w:val="0"/>
                  <w:marTop w:val="0"/>
                  <w:marBottom w:val="0"/>
                  <w:divBdr>
                    <w:top w:val="none" w:sz="0" w:space="0" w:color="auto"/>
                    <w:left w:val="none" w:sz="0" w:space="0" w:color="auto"/>
                    <w:bottom w:val="none" w:sz="0" w:space="0" w:color="auto"/>
                    <w:right w:val="none" w:sz="0" w:space="0" w:color="auto"/>
                  </w:divBdr>
                </w:div>
                <w:div w:id="575482006">
                  <w:marLeft w:val="0"/>
                  <w:marRight w:val="0"/>
                  <w:marTop w:val="0"/>
                  <w:marBottom w:val="0"/>
                  <w:divBdr>
                    <w:top w:val="none" w:sz="0" w:space="0" w:color="auto"/>
                    <w:left w:val="none" w:sz="0" w:space="0" w:color="auto"/>
                    <w:bottom w:val="none" w:sz="0" w:space="0" w:color="auto"/>
                    <w:right w:val="none" w:sz="0" w:space="0" w:color="auto"/>
                  </w:divBdr>
                </w:div>
                <w:div w:id="577718156">
                  <w:marLeft w:val="0"/>
                  <w:marRight w:val="0"/>
                  <w:marTop w:val="0"/>
                  <w:marBottom w:val="0"/>
                  <w:divBdr>
                    <w:top w:val="none" w:sz="0" w:space="0" w:color="auto"/>
                    <w:left w:val="none" w:sz="0" w:space="0" w:color="auto"/>
                    <w:bottom w:val="none" w:sz="0" w:space="0" w:color="auto"/>
                    <w:right w:val="none" w:sz="0" w:space="0" w:color="auto"/>
                  </w:divBdr>
                </w:div>
                <w:div w:id="580411830">
                  <w:marLeft w:val="0"/>
                  <w:marRight w:val="0"/>
                  <w:marTop w:val="0"/>
                  <w:marBottom w:val="0"/>
                  <w:divBdr>
                    <w:top w:val="none" w:sz="0" w:space="0" w:color="auto"/>
                    <w:left w:val="none" w:sz="0" w:space="0" w:color="auto"/>
                    <w:bottom w:val="none" w:sz="0" w:space="0" w:color="auto"/>
                    <w:right w:val="none" w:sz="0" w:space="0" w:color="auto"/>
                  </w:divBdr>
                </w:div>
                <w:div w:id="587276450">
                  <w:marLeft w:val="0"/>
                  <w:marRight w:val="0"/>
                  <w:marTop w:val="0"/>
                  <w:marBottom w:val="0"/>
                  <w:divBdr>
                    <w:top w:val="none" w:sz="0" w:space="0" w:color="auto"/>
                    <w:left w:val="none" w:sz="0" w:space="0" w:color="auto"/>
                    <w:bottom w:val="none" w:sz="0" w:space="0" w:color="auto"/>
                    <w:right w:val="none" w:sz="0" w:space="0" w:color="auto"/>
                  </w:divBdr>
                </w:div>
                <w:div w:id="591544682">
                  <w:marLeft w:val="0"/>
                  <w:marRight w:val="0"/>
                  <w:marTop w:val="0"/>
                  <w:marBottom w:val="0"/>
                  <w:divBdr>
                    <w:top w:val="none" w:sz="0" w:space="0" w:color="auto"/>
                    <w:left w:val="none" w:sz="0" w:space="0" w:color="auto"/>
                    <w:bottom w:val="none" w:sz="0" w:space="0" w:color="auto"/>
                    <w:right w:val="none" w:sz="0" w:space="0" w:color="auto"/>
                  </w:divBdr>
                </w:div>
                <w:div w:id="591666940">
                  <w:marLeft w:val="0"/>
                  <w:marRight w:val="0"/>
                  <w:marTop w:val="0"/>
                  <w:marBottom w:val="0"/>
                  <w:divBdr>
                    <w:top w:val="none" w:sz="0" w:space="0" w:color="auto"/>
                    <w:left w:val="none" w:sz="0" w:space="0" w:color="auto"/>
                    <w:bottom w:val="none" w:sz="0" w:space="0" w:color="auto"/>
                    <w:right w:val="none" w:sz="0" w:space="0" w:color="auto"/>
                  </w:divBdr>
                </w:div>
                <w:div w:id="616984195">
                  <w:marLeft w:val="0"/>
                  <w:marRight w:val="0"/>
                  <w:marTop w:val="0"/>
                  <w:marBottom w:val="0"/>
                  <w:divBdr>
                    <w:top w:val="none" w:sz="0" w:space="0" w:color="auto"/>
                    <w:left w:val="none" w:sz="0" w:space="0" w:color="auto"/>
                    <w:bottom w:val="none" w:sz="0" w:space="0" w:color="auto"/>
                    <w:right w:val="none" w:sz="0" w:space="0" w:color="auto"/>
                  </w:divBdr>
                </w:div>
                <w:div w:id="617488868">
                  <w:marLeft w:val="0"/>
                  <w:marRight w:val="0"/>
                  <w:marTop w:val="0"/>
                  <w:marBottom w:val="0"/>
                  <w:divBdr>
                    <w:top w:val="none" w:sz="0" w:space="0" w:color="auto"/>
                    <w:left w:val="none" w:sz="0" w:space="0" w:color="auto"/>
                    <w:bottom w:val="none" w:sz="0" w:space="0" w:color="auto"/>
                    <w:right w:val="none" w:sz="0" w:space="0" w:color="auto"/>
                  </w:divBdr>
                </w:div>
                <w:div w:id="629408058">
                  <w:marLeft w:val="0"/>
                  <w:marRight w:val="0"/>
                  <w:marTop w:val="0"/>
                  <w:marBottom w:val="0"/>
                  <w:divBdr>
                    <w:top w:val="none" w:sz="0" w:space="0" w:color="auto"/>
                    <w:left w:val="none" w:sz="0" w:space="0" w:color="auto"/>
                    <w:bottom w:val="none" w:sz="0" w:space="0" w:color="auto"/>
                    <w:right w:val="none" w:sz="0" w:space="0" w:color="auto"/>
                  </w:divBdr>
                </w:div>
                <w:div w:id="631786708">
                  <w:marLeft w:val="0"/>
                  <w:marRight w:val="0"/>
                  <w:marTop w:val="0"/>
                  <w:marBottom w:val="0"/>
                  <w:divBdr>
                    <w:top w:val="none" w:sz="0" w:space="0" w:color="auto"/>
                    <w:left w:val="none" w:sz="0" w:space="0" w:color="auto"/>
                    <w:bottom w:val="none" w:sz="0" w:space="0" w:color="auto"/>
                    <w:right w:val="none" w:sz="0" w:space="0" w:color="auto"/>
                  </w:divBdr>
                </w:div>
                <w:div w:id="632907030">
                  <w:marLeft w:val="0"/>
                  <w:marRight w:val="0"/>
                  <w:marTop w:val="0"/>
                  <w:marBottom w:val="0"/>
                  <w:divBdr>
                    <w:top w:val="none" w:sz="0" w:space="0" w:color="auto"/>
                    <w:left w:val="none" w:sz="0" w:space="0" w:color="auto"/>
                    <w:bottom w:val="none" w:sz="0" w:space="0" w:color="auto"/>
                    <w:right w:val="none" w:sz="0" w:space="0" w:color="auto"/>
                  </w:divBdr>
                </w:div>
                <w:div w:id="641740244">
                  <w:marLeft w:val="0"/>
                  <w:marRight w:val="0"/>
                  <w:marTop w:val="0"/>
                  <w:marBottom w:val="0"/>
                  <w:divBdr>
                    <w:top w:val="none" w:sz="0" w:space="0" w:color="auto"/>
                    <w:left w:val="none" w:sz="0" w:space="0" w:color="auto"/>
                    <w:bottom w:val="none" w:sz="0" w:space="0" w:color="auto"/>
                    <w:right w:val="none" w:sz="0" w:space="0" w:color="auto"/>
                  </w:divBdr>
                </w:div>
                <w:div w:id="657463453">
                  <w:marLeft w:val="0"/>
                  <w:marRight w:val="0"/>
                  <w:marTop w:val="0"/>
                  <w:marBottom w:val="0"/>
                  <w:divBdr>
                    <w:top w:val="none" w:sz="0" w:space="0" w:color="auto"/>
                    <w:left w:val="none" w:sz="0" w:space="0" w:color="auto"/>
                    <w:bottom w:val="none" w:sz="0" w:space="0" w:color="auto"/>
                    <w:right w:val="none" w:sz="0" w:space="0" w:color="auto"/>
                  </w:divBdr>
                </w:div>
                <w:div w:id="663515557">
                  <w:marLeft w:val="0"/>
                  <w:marRight w:val="0"/>
                  <w:marTop w:val="0"/>
                  <w:marBottom w:val="0"/>
                  <w:divBdr>
                    <w:top w:val="none" w:sz="0" w:space="0" w:color="auto"/>
                    <w:left w:val="none" w:sz="0" w:space="0" w:color="auto"/>
                    <w:bottom w:val="none" w:sz="0" w:space="0" w:color="auto"/>
                    <w:right w:val="none" w:sz="0" w:space="0" w:color="auto"/>
                  </w:divBdr>
                </w:div>
                <w:div w:id="727415000">
                  <w:marLeft w:val="0"/>
                  <w:marRight w:val="0"/>
                  <w:marTop w:val="0"/>
                  <w:marBottom w:val="0"/>
                  <w:divBdr>
                    <w:top w:val="none" w:sz="0" w:space="0" w:color="auto"/>
                    <w:left w:val="none" w:sz="0" w:space="0" w:color="auto"/>
                    <w:bottom w:val="none" w:sz="0" w:space="0" w:color="auto"/>
                    <w:right w:val="none" w:sz="0" w:space="0" w:color="auto"/>
                  </w:divBdr>
                </w:div>
                <w:div w:id="760837551">
                  <w:marLeft w:val="0"/>
                  <w:marRight w:val="0"/>
                  <w:marTop w:val="0"/>
                  <w:marBottom w:val="0"/>
                  <w:divBdr>
                    <w:top w:val="none" w:sz="0" w:space="0" w:color="auto"/>
                    <w:left w:val="none" w:sz="0" w:space="0" w:color="auto"/>
                    <w:bottom w:val="none" w:sz="0" w:space="0" w:color="auto"/>
                    <w:right w:val="none" w:sz="0" w:space="0" w:color="auto"/>
                  </w:divBdr>
                </w:div>
                <w:div w:id="798035844">
                  <w:marLeft w:val="0"/>
                  <w:marRight w:val="0"/>
                  <w:marTop w:val="0"/>
                  <w:marBottom w:val="0"/>
                  <w:divBdr>
                    <w:top w:val="none" w:sz="0" w:space="0" w:color="auto"/>
                    <w:left w:val="none" w:sz="0" w:space="0" w:color="auto"/>
                    <w:bottom w:val="none" w:sz="0" w:space="0" w:color="auto"/>
                    <w:right w:val="none" w:sz="0" w:space="0" w:color="auto"/>
                  </w:divBdr>
                </w:div>
                <w:div w:id="807279556">
                  <w:marLeft w:val="0"/>
                  <w:marRight w:val="0"/>
                  <w:marTop w:val="0"/>
                  <w:marBottom w:val="0"/>
                  <w:divBdr>
                    <w:top w:val="none" w:sz="0" w:space="0" w:color="auto"/>
                    <w:left w:val="none" w:sz="0" w:space="0" w:color="auto"/>
                    <w:bottom w:val="none" w:sz="0" w:space="0" w:color="auto"/>
                    <w:right w:val="none" w:sz="0" w:space="0" w:color="auto"/>
                  </w:divBdr>
                </w:div>
                <w:div w:id="808745376">
                  <w:marLeft w:val="0"/>
                  <w:marRight w:val="0"/>
                  <w:marTop w:val="0"/>
                  <w:marBottom w:val="0"/>
                  <w:divBdr>
                    <w:top w:val="none" w:sz="0" w:space="0" w:color="auto"/>
                    <w:left w:val="none" w:sz="0" w:space="0" w:color="auto"/>
                    <w:bottom w:val="none" w:sz="0" w:space="0" w:color="auto"/>
                    <w:right w:val="none" w:sz="0" w:space="0" w:color="auto"/>
                  </w:divBdr>
                </w:div>
                <w:div w:id="820510755">
                  <w:marLeft w:val="0"/>
                  <w:marRight w:val="0"/>
                  <w:marTop w:val="0"/>
                  <w:marBottom w:val="0"/>
                  <w:divBdr>
                    <w:top w:val="none" w:sz="0" w:space="0" w:color="auto"/>
                    <w:left w:val="none" w:sz="0" w:space="0" w:color="auto"/>
                    <w:bottom w:val="none" w:sz="0" w:space="0" w:color="auto"/>
                    <w:right w:val="none" w:sz="0" w:space="0" w:color="auto"/>
                  </w:divBdr>
                </w:div>
                <w:div w:id="824974513">
                  <w:marLeft w:val="0"/>
                  <w:marRight w:val="0"/>
                  <w:marTop w:val="0"/>
                  <w:marBottom w:val="0"/>
                  <w:divBdr>
                    <w:top w:val="none" w:sz="0" w:space="0" w:color="auto"/>
                    <w:left w:val="none" w:sz="0" w:space="0" w:color="auto"/>
                    <w:bottom w:val="none" w:sz="0" w:space="0" w:color="auto"/>
                    <w:right w:val="none" w:sz="0" w:space="0" w:color="auto"/>
                  </w:divBdr>
                </w:div>
                <w:div w:id="830947572">
                  <w:marLeft w:val="0"/>
                  <w:marRight w:val="0"/>
                  <w:marTop w:val="0"/>
                  <w:marBottom w:val="0"/>
                  <w:divBdr>
                    <w:top w:val="none" w:sz="0" w:space="0" w:color="auto"/>
                    <w:left w:val="none" w:sz="0" w:space="0" w:color="auto"/>
                    <w:bottom w:val="none" w:sz="0" w:space="0" w:color="auto"/>
                    <w:right w:val="none" w:sz="0" w:space="0" w:color="auto"/>
                  </w:divBdr>
                </w:div>
                <w:div w:id="835724049">
                  <w:marLeft w:val="0"/>
                  <w:marRight w:val="0"/>
                  <w:marTop w:val="0"/>
                  <w:marBottom w:val="0"/>
                  <w:divBdr>
                    <w:top w:val="none" w:sz="0" w:space="0" w:color="auto"/>
                    <w:left w:val="none" w:sz="0" w:space="0" w:color="auto"/>
                    <w:bottom w:val="none" w:sz="0" w:space="0" w:color="auto"/>
                    <w:right w:val="none" w:sz="0" w:space="0" w:color="auto"/>
                  </w:divBdr>
                </w:div>
                <w:div w:id="857810468">
                  <w:marLeft w:val="0"/>
                  <w:marRight w:val="0"/>
                  <w:marTop w:val="0"/>
                  <w:marBottom w:val="0"/>
                  <w:divBdr>
                    <w:top w:val="none" w:sz="0" w:space="0" w:color="auto"/>
                    <w:left w:val="none" w:sz="0" w:space="0" w:color="auto"/>
                    <w:bottom w:val="none" w:sz="0" w:space="0" w:color="auto"/>
                    <w:right w:val="none" w:sz="0" w:space="0" w:color="auto"/>
                  </w:divBdr>
                </w:div>
                <w:div w:id="859009024">
                  <w:marLeft w:val="0"/>
                  <w:marRight w:val="0"/>
                  <w:marTop w:val="0"/>
                  <w:marBottom w:val="0"/>
                  <w:divBdr>
                    <w:top w:val="none" w:sz="0" w:space="0" w:color="auto"/>
                    <w:left w:val="none" w:sz="0" w:space="0" w:color="auto"/>
                    <w:bottom w:val="none" w:sz="0" w:space="0" w:color="auto"/>
                    <w:right w:val="none" w:sz="0" w:space="0" w:color="auto"/>
                  </w:divBdr>
                </w:div>
                <w:div w:id="878082882">
                  <w:marLeft w:val="0"/>
                  <w:marRight w:val="0"/>
                  <w:marTop w:val="0"/>
                  <w:marBottom w:val="0"/>
                  <w:divBdr>
                    <w:top w:val="none" w:sz="0" w:space="0" w:color="auto"/>
                    <w:left w:val="none" w:sz="0" w:space="0" w:color="auto"/>
                    <w:bottom w:val="none" w:sz="0" w:space="0" w:color="auto"/>
                    <w:right w:val="none" w:sz="0" w:space="0" w:color="auto"/>
                  </w:divBdr>
                </w:div>
                <w:div w:id="890921698">
                  <w:marLeft w:val="0"/>
                  <w:marRight w:val="0"/>
                  <w:marTop w:val="0"/>
                  <w:marBottom w:val="0"/>
                  <w:divBdr>
                    <w:top w:val="none" w:sz="0" w:space="0" w:color="auto"/>
                    <w:left w:val="none" w:sz="0" w:space="0" w:color="auto"/>
                    <w:bottom w:val="none" w:sz="0" w:space="0" w:color="auto"/>
                    <w:right w:val="none" w:sz="0" w:space="0" w:color="auto"/>
                  </w:divBdr>
                </w:div>
                <w:div w:id="892422798">
                  <w:marLeft w:val="0"/>
                  <w:marRight w:val="0"/>
                  <w:marTop w:val="0"/>
                  <w:marBottom w:val="0"/>
                  <w:divBdr>
                    <w:top w:val="none" w:sz="0" w:space="0" w:color="auto"/>
                    <w:left w:val="none" w:sz="0" w:space="0" w:color="auto"/>
                    <w:bottom w:val="none" w:sz="0" w:space="0" w:color="auto"/>
                    <w:right w:val="none" w:sz="0" w:space="0" w:color="auto"/>
                  </w:divBdr>
                </w:div>
                <w:div w:id="905215371">
                  <w:marLeft w:val="0"/>
                  <w:marRight w:val="0"/>
                  <w:marTop w:val="0"/>
                  <w:marBottom w:val="0"/>
                  <w:divBdr>
                    <w:top w:val="none" w:sz="0" w:space="0" w:color="auto"/>
                    <w:left w:val="none" w:sz="0" w:space="0" w:color="auto"/>
                    <w:bottom w:val="none" w:sz="0" w:space="0" w:color="auto"/>
                    <w:right w:val="none" w:sz="0" w:space="0" w:color="auto"/>
                  </w:divBdr>
                </w:div>
                <w:div w:id="932514165">
                  <w:marLeft w:val="0"/>
                  <w:marRight w:val="0"/>
                  <w:marTop w:val="0"/>
                  <w:marBottom w:val="0"/>
                  <w:divBdr>
                    <w:top w:val="none" w:sz="0" w:space="0" w:color="auto"/>
                    <w:left w:val="none" w:sz="0" w:space="0" w:color="auto"/>
                    <w:bottom w:val="none" w:sz="0" w:space="0" w:color="auto"/>
                    <w:right w:val="none" w:sz="0" w:space="0" w:color="auto"/>
                  </w:divBdr>
                </w:div>
                <w:div w:id="934558794">
                  <w:marLeft w:val="0"/>
                  <w:marRight w:val="0"/>
                  <w:marTop w:val="0"/>
                  <w:marBottom w:val="0"/>
                  <w:divBdr>
                    <w:top w:val="none" w:sz="0" w:space="0" w:color="auto"/>
                    <w:left w:val="none" w:sz="0" w:space="0" w:color="auto"/>
                    <w:bottom w:val="none" w:sz="0" w:space="0" w:color="auto"/>
                    <w:right w:val="none" w:sz="0" w:space="0" w:color="auto"/>
                  </w:divBdr>
                </w:div>
                <w:div w:id="936980244">
                  <w:marLeft w:val="0"/>
                  <w:marRight w:val="0"/>
                  <w:marTop w:val="0"/>
                  <w:marBottom w:val="0"/>
                  <w:divBdr>
                    <w:top w:val="none" w:sz="0" w:space="0" w:color="auto"/>
                    <w:left w:val="none" w:sz="0" w:space="0" w:color="auto"/>
                    <w:bottom w:val="none" w:sz="0" w:space="0" w:color="auto"/>
                    <w:right w:val="none" w:sz="0" w:space="0" w:color="auto"/>
                  </w:divBdr>
                </w:div>
                <w:div w:id="943538471">
                  <w:marLeft w:val="0"/>
                  <w:marRight w:val="0"/>
                  <w:marTop w:val="0"/>
                  <w:marBottom w:val="0"/>
                  <w:divBdr>
                    <w:top w:val="none" w:sz="0" w:space="0" w:color="auto"/>
                    <w:left w:val="none" w:sz="0" w:space="0" w:color="auto"/>
                    <w:bottom w:val="none" w:sz="0" w:space="0" w:color="auto"/>
                    <w:right w:val="none" w:sz="0" w:space="0" w:color="auto"/>
                  </w:divBdr>
                </w:div>
                <w:div w:id="951322666">
                  <w:marLeft w:val="0"/>
                  <w:marRight w:val="0"/>
                  <w:marTop w:val="0"/>
                  <w:marBottom w:val="0"/>
                  <w:divBdr>
                    <w:top w:val="none" w:sz="0" w:space="0" w:color="auto"/>
                    <w:left w:val="none" w:sz="0" w:space="0" w:color="auto"/>
                    <w:bottom w:val="none" w:sz="0" w:space="0" w:color="auto"/>
                    <w:right w:val="none" w:sz="0" w:space="0" w:color="auto"/>
                  </w:divBdr>
                </w:div>
                <w:div w:id="956646894">
                  <w:marLeft w:val="0"/>
                  <w:marRight w:val="0"/>
                  <w:marTop w:val="0"/>
                  <w:marBottom w:val="0"/>
                  <w:divBdr>
                    <w:top w:val="none" w:sz="0" w:space="0" w:color="auto"/>
                    <w:left w:val="none" w:sz="0" w:space="0" w:color="auto"/>
                    <w:bottom w:val="none" w:sz="0" w:space="0" w:color="auto"/>
                    <w:right w:val="none" w:sz="0" w:space="0" w:color="auto"/>
                  </w:divBdr>
                </w:div>
                <w:div w:id="963465613">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972754158">
                  <w:marLeft w:val="0"/>
                  <w:marRight w:val="0"/>
                  <w:marTop w:val="0"/>
                  <w:marBottom w:val="0"/>
                  <w:divBdr>
                    <w:top w:val="none" w:sz="0" w:space="0" w:color="auto"/>
                    <w:left w:val="none" w:sz="0" w:space="0" w:color="auto"/>
                    <w:bottom w:val="none" w:sz="0" w:space="0" w:color="auto"/>
                    <w:right w:val="none" w:sz="0" w:space="0" w:color="auto"/>
                  </w:divBdr>
                </w:div>
                <w:div w:id="976689585">
                  <w:marLeft w:val="0"/>
                  <w:marRight w:val="0"/>
                  <w:marTop w:val="0"/>
                  <w:marBottom w:val="0"/>
                  <w:divBdr>
                    <w:top w:val="none" w:sz="0" w:space="0" w:color="auto"/>
                    <w:left w:val="none" w:sz="0" w:space="0" w:color="auto"/>
                    <w:bottom w:val="none" w:sz="0" w:space="0" w:color="auto"/>
                    <w:right w:val="none" w:sz="0" w:space="0" w:color="auto"/>
                  </w:divBdr>
                </w:div>
                <w:div w:id="988943108">
                  <w:marLeft w:val="0"/>
                  <w:marRight w:val="0"/>
                  <w:marTop w:val="0"/>
                  <w:marBottom w:val="0"/>
                  <w:divBdr>
                    <w:top w:val="none" w:sz="0" w:space="0" w:color="auto"/>
                    <w:left w:val="none" w:sz="0" w:space="0" w:color="auto"/>
                    <w:bottom w:val="none" w:sz="0" w:space="0" w:color="auto"/>
                    <w:right w:val="none" w:sz="0" w:space="0" w:color="auto"/>
                  </w:divBdr>
                </w:div>
                <w:div w:id="1030187201">
                  <w:marLeft w:val="0"/>
                  <w:marRight w:val="0"/>
                  <w:marTop w:val="0"/>
                  <w:marBottom w:val="0"/>
                  <w:divBdr>
                    <w:top w:val="none" w:sz="0" w:space="0" w:color="auto"/>
                    <w:left w:val="none" w:sz="0" w:space="0" w:color="auto"/>
                    <w:bottom w:val="none" w:sz="0" w:space="0" w:color="auto"/>
                    <w:right w:val="none" w:sz="0" w:space="0" w:color="auto"/>
                  </w:divBdr>
                </w:div>
                <w:div w:id="1031497077">
                  <w:marLeft w:val="0"/>
                  <w:marRight w:val="0"/>
                  <w:marTop w:val="0"/>
                  <w:marBottom w:val="0"/>
                  <w:divBdr>
                    <w:top w:val="none" w:sz="0" w:space="0" w:color="auto"/>
                    <w:left w:val="none" w:sz="0" w:space="0" w:color="auto"/>
                    <w:bottom w:val="none" w:sz="0" w:space="0" w:color="auto"/>
                    <w:right w:val="none" w:sz="0" w:space="0" w:color="auto"/>
                  </w:divBdr>
                </w:div>
                <w:div w:id="1052273166">
                  <w:marLeft w:val="0"/>
                  <w:marRight w:val="0"/>
                  <w:marTop w:val="0"/>
                  <w:marBottom w:val="0"/>
                  <w:divBdr>
                    <w:top w:val="none" w:sz="0" w:space="0" w:color="auto"/>
                    <w:left w:val="none" w:sz="0" w:space="0" w:color="auto"/>
                    <w:bottom w:val="none" w:sz="0" w:space="0" w:color="auto"/>
                    <w:right w:val="none" w:sz="0" w:space="0" w:color="auto"/>
                  </w:divBdr>
                </w:div>
                <w:div w:id="1063411639">
                  <w:marLeft w:val="0"/>
                  <w:marRight w:val="0"/>
                  <w:marTop w:val="0"/>
                  <w:marBottom w:val="0"/>
                  <w:divBdr>
                    <w:top w:val="none" w:sz="0" w:space="0" w:color="auto"/>
                    <w:left w:val="none" w:sz="0" w:space="0" w:color="auto"/>
                    <w:bottom w:val="none" w:sz="0" w:space="0" w:color="auto"/>
                    <w:right w:val="none" w:sz="0" w:space="0" w:color="auto"/>
                  </w:divBdr>
                </w:div>
                <w:div w:id="1086262855">
                  <w:marLeft w:val="0"/>
                  <w:marRight w:val="0"/>
                  <w:marTop w:val="0"/>
                  <w:marBottom w:val="0"/>
                  <w:divBdr>
                    <w:top w:val="none" w:sz="0" w:space="0" w:color="auto"/>
                    <w:left w:val="none" w:sz="0" w:space="0" w:color="auto"/>
                    <w:bottom w:val="none" w:sz="0" w:space="0" w:color="auto"/>
                    <w:right w:val="none" w:sz="0" w:space="0" w:color="auto"/>
                  </w:divBdr>
                </w:div>
                <w:div w:id="1093161699">
                  <w:marLeft w:val="0"/>
                  <w:marRight w:val="0"/>
                  <w:marTop w:val="0"/>
                  <w:marBottom w:val="0"/>
                  <w:divBdr>
                    <w:top w:val="none" w:sz="0" w:space="0" w:color="auto"/>
                    <w:left w:val="none" w:sz="0" w:space="0" w:color="auto"/>
                    <w:bottom w:val="none" w:sz="0" w:space="0" w:color="auto"/>
                    <w:right w:val="none" w:sz="0" w:space="0" w:color="auto"/>
                  </w:divBdr>
                </w:div>
                <w:div w:id="1095983154">
                  <w:marLeft w:val="0"/>
                  <w:marRight w:val="0"/>
                  <w:marTop w:val="0"/>
                  <w:marBottom w:val="0"/>
                  <w:divBdr>
                    <w:top w:val="none" w:sz="0" w:space="0" w:color="auto"/>
                    <w:left w:val="none" w:sz="0" w:space="0" w:color="auto"/>
                    <w:bottom w:val="none" w:sz="0" w:space="0" w:color="auto"/>
                    <w:right w:val="none" w:sz="0" w:space="0" w:color="auto"/>
                  </w:divBdr>
                </w:div>
                <w:div w:id="1096051808">
                  <w:marLeft w:val="0"/>
                  <w:marRight w:val="0"/>
                  <w:marTop w:val="0"/>
                  <w:marBottom w:val="0"/>
                  <w:divBdr>
                    <w:top w:val="none" w:sz="0" w:space="0" w:color="auto"/>
                    <w:left w:val="none" w:sz="0" w:space="0" w:color="auto"/>
                    <w:bottom w:val="none" w:sz="0" w:space="0" w:color="auto"/>
                    <w:right w:val="none" w:sz="0" w:space="0" w:color="auto"/>
                  </w:divBdr>
                </w:div>
                <w:div w:id="1105733501">
                  <w:marLeft w:val="0"/>
                  <w:marRight w:val="0"/>
                  <w:marTop w:val="0"/>
                  <w:marBottom w:val="0"/>
                  <w:divBdr>
                    <w:top w:val="none" w:sz="0" w:space="0" w:color="auto"/>
                    <w:left w:val="none" w:sz="0" w:space="0" w:color="auto"/>
                    <w:bottom w:val="none" w:sz="0" w:space="0" w:color="auto"/>
                    <w:right w:val="none" w:sz="0" w:space="0" w:color="auto"/>
                  </w:divBdr>
                </w:div>
                <w:div w:id="1119958088">
                  <w:marLeft w:val="0"/>
                  <w:marRight w:val="0"/>
                  <w:marTop w:val="0"/>
                  <w:marBottom w:val="0"/>
                  <w:divBdr>
                    <w:top w:val="none" w:sz="0" w:space="0" w:color="auto"/>
                    <w:left w:val="none" w:sz="0" w:space="0" w:color="auto"/>
                    <w:bottom w:val="none" w:sz="0" w:space="0" w:color="auto"/>
                    <w:right w:val="none" w:sz="0" w:space="0" w:color="auto"/>
                  </w:divBdr>
                </w:div>
                <w:div w:id="1133131987">
                  <w:marLeft w:val="0"/>
                  <w:marRight w:val="0"/>
                  <w:marTop w:val="0"/>
                  <w:marBottom w:val="0"/>
                  <w:divBdr>
                    <w:top w:val="none" w:sz="0" w:space="0" w:color="auto"/>
                    <w:left w:val="none" w:sz="0" w:space="0" w:color="auto"/>
                    <w:bottom w:val="none" w:sz="0" w:space="0" w:color="auto"/>
                    <w:right w:val="none" w:sz="0" w:space="0" w:color="auto"/>
                  </w:divBdr>
                </w:div>
                <w:div w:id="1163204250">
                  <w:marLeft w:val="0"/>
                  <w:marRight w:val="0"/>
                  <w:marTop w:val="0"/>
                  <w:marBottom w:val="0"/>
                  <w:divBdr>
                    <w:top w:val="none" w:sz="0" w:space="0" w:color="auto"/>
                    <w:left w:val="none" w:sz="0" w:space="0" w:color="auto"/>
                    <w:bottom w:val="none" w:sz="0" w:space="0" w:color="auto"/>
                    <w:right w:val="none" w:sz="0" w:space="0" w:color="auto"/>
                  </w:divBdr>
                </w:div>
                <w:div w:id="1175656613">
                  <w:marLeft w:val="0"/>
                  <w:marRight w:val="0"/>
                  <w:marTop w:val="0"/>
                  <w:marBottom w:val="0"/>
                  <w:divBdr>
                    <w:top w:val="none" w:sz="0" w:space="0" w:color="auto"/>
                    <w:left w:val="none" w:sz="0" w:space="0" w:color="auto"/>
                    <w:bottom w:val="none" w:sz="0" w:space="0" w:color="auto"/>
                    <w:right w:val="none" w:sz="0" w:space="0" w:color="auto"/>
                  </w:divBdr>
                </w:div>
                <w:div w:id="1182158623">
                  <w:marLeft w:val="0"/>
                  <w:marRight w:val="0"/>
                  <w:marTop w:val="0"/>
                  <w:marBottom w:val="0"/>
                  <w:divBdr>
                    <w:top w:val="none" w:sz="0" w:space="0" w:color="auto"/>
                    <w:left w:val="none" w:sz="0" w:space="0" w:color="auto"/>
                    <w:bottom w:val="none" w:sz="0" w:space="0" w:color="auto"/>
                    <w:right w:val="none" w:sz="0" w:space="0" w:color="auto"/>
                  </w:divBdr>
                </w:div>
                <w:div w:id="1188712077">
                  <w:marLeft w:val="0"/>
                  <w:marRight w:val="0"/>
                  <w:marTop w:val="0"/>
                  <w:marBottom w:val="0"/>
                  <w:divBdr>
                    <w:top w:val="none" w:sz="0" w:space="0" w:color="auto"/>
                    <w:left w:val="none" w:sz="0" w:space="0" w:color="auto"/>
                    <w:bottom w:val="none" w:sz="0" w:space="0" w:color="auto"/>
                    <w:right w:val="none" w:sz="0" w:space="0" w:color="auto"/>
                  </w:divBdr>
                </w:div>
                <w:div w:id="1190796433">
                  <w:marLeft w:val="0"/>
                  <w:marRight w:val="0"/>
                  <w:marTop w:val="0"/>
                  <w:marBottom w:val="0"/>
                  <w:divBdr>
                    <w:top w:val="none" w:sz="0" w:space="0" w:color="auto"/>
                    <w:left w:val="none" w:sz="0" w:space="0" w:color="auto"/>
                    <w:bottom w:val="none" w:sz="0" w:space="0" w:color="auto"/>
                    <w:right w:val="none" w:sz="0" w:space="0" w:color="auto"/>
                  </w:divBdr>
                </w:div>
                <w:div w:id="1192643213">
                  <w:marLeft w:val="0"/>
                  <w:marRight w:val="0"/>
                  <w:marTop w:val="0"/>
                  <w:marBottom w:val="0"/>
                  <w:divBdr>
                    <w:top w:val="none" w:sz="0" w:space="0" w:color="auto"/>
                    <w:left w:val="none" w:sz="0" w:space="0" w:color="auto"/>
                    <w:bottom w:val="none" w:sz="0" w:space="0" w:color="auto"/>
                    <w:right w:val="none" w:sz="0" w:space="0" w:color="auto"/>
                  </w:divBdr>
                </w:div>
                <w:div w:id="1197233500">
                  <w:marLeft w:val="0"/>
                  <w:marRight w:val="0"/>
                  <w:marTop w:val="0"/>
                  <w:marBottom w:val="0"/>
                  <w:divBdr>
                    <w:top w:val="none" w:sz="0" w:space="0" w:color="auto"/>
                    <w:left w:val="none" w:sz="0" w:space="0" w:color="auto"/>
                    <w:bottom w:val="none" w:sz="0" w:space="0" w:color="auto"/>
                    <w:right w:val="none" w:sz="0" w:space="0" w:color="auto"/>
                  </w:divBdr>
                </w:div>
                <w:div w:id="1213811967">
                  <w:marLeft w:val="0"/>
                  <w:marRight w:val="0"/>
                  <w:marTop w:val="0"/>
                  <w:marBottom w:val="0"/>
                  <w:divBdr>
                    <w:top w:val="none" w:sz="0" w:space="0" w:color="auto"/>
                    <w:left w:val="none" w:sz="0" w:space="0" w:color="auto"/>
                    <w:bottom w:val="none" w:sz="0" w:space="0" w:color="auto"/>
                    <w:right w:val="none" w:sz="0" w:space="0" w:color="auto"/>
                  </w:divBdr>
                </w:div>
                <w:div w:id="1218081544">
                  <w:marLeft w:val="0"/>
                  <w:marRight w:val="0"/>
                  <w:marTop w:val="0"/>
                  <w:marBottom w:val="0"/>
                  <w:divBdr>
                    <w:top w:val="none" w:sz="0" w:space="0" w:color="auto"/>
                    <w:left w:val="none" w:sz="0" w:space="0" w:color="auto"/>
                    <w:bottom w:val="none" w:sz="0" w:space="0" w:color="auto"/>
                    <w:right w:val="none" w:sz="0" w:space="0" w:color="auto"/>
                  </w:divBdr>
                </w:div>
                <w:div w:id="1229999542">
                  <w:marLeft w:val="0"/>
                  <w:marRight w:val="0"/>
                  <w:marTop w:val="0"/>
                  <w:marBottom w:val="0"/>
                  <w:divBdr>
                    <w:top w:val="none" w:sz="0" w:space="0" w:color="auto"/>
                    <w:left w:val="none" w:sz="0" w:space="0" w:color="auto"/>
                    <w:bottom w:val="none" w:sz="0" w:space="0" w:color="auto"/>
                    <w:right w:val="none" w:sz="0" w:space="0" w:color="auto"/>
                  </w:divBdr>
                </w:div>
                <w:div w:id="1231846834">
                  <w:marLeft w:val="0"/>
                  <w:marRight w:val="0"/>
                  <w:marTop w:val="0"/>
                  <w:marBottom w:val="0"/>
                  <w:divBdr>
                    <w:top w:val="none" w:sz="0" w:space="0" w:color="auto"/>
                    <w:left w:val="none" w:sz="0" w:space="0" w:color="auto"/>
                    <w:bottom w:val="none" w:sz="0" w:space="0" w:color="auto"/>
                    <w:right w:val="none" w:sz="0" w:space="0" w:color="auto"/>
                  </w:divBdr>
                </w:div>
                <w:div w:id="1247567738">
                  <w:marLeft w:val="0"/>
                  <w:marRight w:val="0"/>
                  <w:marTop w:val="0"/>
                  <w:marBottom w:val="0"/>
                  <w:divBdr>
                    <w:top w:val="none" w:sz="0" w:space="0" w:color="auto"/>
                    <w:left w:val="none" w:sz="0" w:space="0" w:color="auto"/>
                    <w:bottom w:val="none" w:sz="0" w:space="0" w:color="auto"/>
                    <w:right w:val="none" w:sz="0" w:space="0" w:color="auto"/>
                  </w:divBdr>
                </w:div>
                <w:div w:id="1251423476">
                  <w:marLeft w:val="0"/>
                  <w:marRight w:val="0"/>
                  <w:marTop w:val="0"/>
                  <w:marBottom w:val="0"/>
                  <w:divBdr>
                    <w:top w:val="none" w:sz="0" w:space="0" w:color="auto"/>
                    <w:left w:val="none" w:sz="0" w:space="0" w:color="auto"/>
                    <w:bottom w:val="none" w:sz="0" w:space="0" w:color="auto"/>
                    <w:right w:val="none" w:sz="0" w:space="0" w:color="auto"/>
                  </w:divBdr>
                </w:div>
                <w:div w:id="1271352958">
                  <w:marLeft w:val="0"/>
                  <w:marRight w:val="0"/>
                  <w:marTop w:val="0"/>
                  <w:marBottom w:val="0"/>
                  <w:divBdr>
                    <w:top w:val="none" w:sz="0" w:space="0" w:color="auto"/>
                    <w:left w:val="none" w:sz="0" w:space="0" w:color="auto"/>
                    <w:bottom w:val="none" w:sz="0" w:space="0" w:color="auto"/>
                    <w:right w:val="none" w:sz="0" w:space="0" w:color="auto"/>
                  </w:divBdr>
                </w:div>
                <w:div w:id="1276016931">
                  <w:marLeft w:val="0"/>
                  <w:marRight w:val="0"/>
                  <w:marTop w:val="0"/>
                  <w:marBottom w:val="0"/>
                  <w:divBdr>
                    <w:top w:val="none" w:sz="0" w:space="0" w:color="auto"/>
                    <w:left w:val="none" w:sz="0" w:space="0" w:color="auto"/>
                    <w:bottom w:val="none" w:sz="0" w:space="0" w:color="auto"/>
                    <w:right w:val="none" w:sz="0" w:space="0" w:color="auto"/>
                  </w:divBdr>
                </w:div>
                <w:div w:id="1281568570">
                  <w:marLeft w:val="0"/>
                  <w:marRight w:val="0"/>
                  <w:marTop w:val="0"/>
                  <w:marBottom w:val="0"/>
                  <w:divBdr>
                    <w:top w:val="none" w:sz="0" w:space="0" w:color="auto"/>
                    <w:left w:val="none" w:sz="0" w:space="0" w:color="auto"/>
                    <w:bottom w:val="none" w:sz="0" w:space="0" w:color="auto"/>
                    <w:right w:val="none" w:sz="0" w:space="0" w:color="auto"/>
                  </w:divBdr>
                </w:div>
                <w:div w:id="1295062064">
                  <w:marLeft w:val="0"/>
                  <w:marRight w:val="0"/>
                  <w:marTop w:val="0"/>
                  <w:marBottom w:val="0"/>
                  <w:divBdr>
                    <w:top w:val="none" w:sz="0" w:space="0" w:color="auto"/>
                    <w:left w:val="none" w:sz="0" w:space="0" w:color="auto"/>
                    <w:bottom w:val="none" w:sz="0" w:space="0" w:color="auto"/>
                    <w:right w:val="none" w:sz="0" w:space="0" w:color="auto"/>
                  </w:divBdr>
                </w:div>
                <w:div w:id="1306471467">
                  <w:marLeft w:val="0"/>
                  <w:marRight w:val="0"/>
                  <w:marTop w:val="0"/>
                  <w:marBottom w:val="0"/>
                  <w:divBdr>
                    <w:top w:val="none" w:sz="0" w:space="0" w:color="auto"/>
                    <w:left w:val="none" w:sz="0" w:space="0" w:color="auto"/>
                    <w:bottom w:val="none" w:sz="0" w:space="0" w:color="auto"/>
                    <w:right w:val="none" w:sz="0" w:space="0" w:color="auto"/>
                  </w:divBdr>
                </w:div>
                <w:div w:id="1315185656">
                  <w:marLeft w:val="0"/>
                  <w:marRight w:val="0"/>
                  <w:marTop w:val="0"/>
                  <w:marBottom w:val="0"/>
                  <w:divBdr>
                    <w:top w:val="none" w:sz="0" w:space="0" w:color="auto"/>
                    <w:left w:val="none" w:sz="0" w:space="0" w:color="auto"/>
                    <w:bottom w:val="none" w:sz="0" w:space="0" w:color="auto"/>
                    <w:right w:val="none" w:sz="0" w:space="0" w:color="auto"/>
                  </w:divBdr>
                </w:div>
                <w:div w:id="1324089416">
                  <w:marLeft w:val="0"/>
                  <w:marRight w:val="0"/>
                  <w:marTop w:val="0"/>
                  <w:marBottom w:val="0"/>
                  <w:divBdr>
                    <w:top w:val="none" w:sz="0" w:space="0" w:color="auto"/>
                    <w:left w:val="none" w:sz="0" w:space="0" w:color="auto"/>
                    <w:bottom w:val="none" w:sz="0" w:space="0" w:color="auto"/>
                    <w:right w:val="none" w:sz="0" w:space="0" w:color="auto"/>
                  </w:divBdr>
                </w:div>
                <w:div w:id="1325207732">
                  <w:marLeft w:val="0"/>
                  <w:marRight w:val="0"/>
                  <w:marTop w:val="0"/>
                  <w:marBottom w:val="0"/>
                  <w:divBdr>
                    <w:top w:val="none" w:sz="0" w:space="0" w:color="auto"/>
                    <w:left w:val="none" w:sz="0" w:space="0" w:color="auto"/>
                    <w:bottom w:val="none" w:sz="0" w:space="0" w:color="auto"/>
                    <w:right w:val="none" w:sz="0" w:space="0" w:color="auto"/>
                  </w:divBdr>
                </w:div>
                <w:div w:id="1329597712">
                  <w:marLeft w:val="0"/>
                  <w:marRight w:val="0"/>
                  <w:marTop w:val="0"/>
                  <w:marBottom w:val="0"/>
                  <w:divBdr>
                    <w:top w:val="none" w:sz="0" w:space="0" w:color="auto"/>
                    <w:left w:val="none" w:sz="0" w:space="0" w:color="auto"/>
                    <w:bottom w:val="none" w:sz="0" w:space="0" w:color="auto"/>
                    <w:right w:val="none" w:sz="0" w:space="0" w:color="auto"/>
                  </w:divBdr>
                </w:div>
                <w:div w:id="1333098411">
                  <w:marLeft w:val="0"/>
                  <w:marRight w:val="0"/>
                  <w:marTop w:val="0"/>
                  <w:marBottom w:val="0"/>
                  <w:divBdr>
                    <w:top w:val="none" w:sz="0" w:space="0" w:color="auto"/>
                    <w:left w:val="none" w:sz="0" w:space="0" w:color="auto"/>
                    <w:bottom w:val="none" w:sz="0" w:space="0" w:color="auto"/>
                    <w:right w:val="none" w:sz="0" w:space="0" w:color="auto"/>
                  </w:divBdr>
                </w:div>
                <w:div w:id="1335451211">
                  <w:marLeft w:val="0"/>
                  <w:marRight w:val="0"/>
                  <w:marTop w:val="0"/>
                  <w:marBottom w:val="0"/>
                  <w:divBdr>
                    <w:top w:val="none" w:sz="0" w:space="0" w:color="auto"/>
                    <w:left w:val="none" w:sz="0" w:space="0" w:color="auto"/>
                    <w:bottom w:val="none" w:sz="0" w:space="0" w:color="auto"/>
                    <w:right w:val="none" w:sz="0" w:space="0" w:color="auto"/>
                  </w:divBdr>
                </w:div>
                <w:div w:id="1339775623">
                  <w:marLeft w:val="0"/>
                  <w:marRight w:val="0"/>
                  <w:marTop w:val="0"/>
                  <w:marBottom w:val="0"/>
                  <w:divBdr>
                    <w:top w:val="none" w:sz="0" w:space="0" w:color="auto"/>
                    <w:left w:val="none" w:sz="0" w:space="0" w:color="auto"/>
                    <w:bottom w:val="none" w:sz="0" w:space="0" w:color="auto"/>
                    <w:right w:val="none" w:sz="0" w:space="0" w:color="auto"/>
                  </w:divBdr>
                </w:div>
                <w:div w:id="1341742058">
                  <w:marLeft w:val="0"/>
                  <w:marRight w:val="0"/>
                  <w:marTop w:val="0"/>
                  <w:marBottom w:val="0"/>
                  <w:divBdr>
                    <w:top w:val="none" w:sz="0" w:space="0" w:color="auto"/>
                    <w:left w:val="none" w:sz="0" w:space="0" w:color="auto"/>
                    <w:bottom w:val="none" w:sz="0" w:space="0" w:color="auto"/>
                    <w:right w:val="none" w:sz="0" w:space="0" w:color="auto"/>
                  </w:divBdr>
                </w:div>
                <w:div w:id="1352299079">
                  <w:marLeft w:val="0"/>
                  <w:marRight w:val="0"/>
                  <w:marTop w:val="0"/>
                  <w:marBottom w:val="0"/>
                  <w:divBdr>
                    <w:top w:val="none" w:sz="0" w:space="0" w:color="auto"/>
                    <w:left w:val="none" w:sz="0" w:space="0" w:color="auto"/>
                    <w:bottom w:val="none" w:sz="0" w:space="0" w:color="auto"/>
                    <w:right w:val="none" w:sz="0" w:space="0" w:color="auto"/>
                  </w:divBdr>
                </w:div>
                <w:div w:id="1373381402">
                  <w:marLeft w:val="0"/>
                  <w:marRight w:val="0"/>
                  <w:marTop w:val="0"/>
                  <w:marBottom w:val="0"/>
                  <w:divBdr>
                    <w:top w:val="none" w:sz="0" w:space="0" w:color="auto"/>
                    <w:left w:val="none" w:sz="0" w:space="0" w:color="auto"/>
                    <w:bottom w:val="none" w:sz="0" w:space="0" w:color="auto"/>
                    <w:right w:val="none" w:sz="0" w:space="0" w:color="auto"/>
                  </w:divBdr>
                </w:div>
                <w:div w:id="1381243651">
                  <w:marLeft w:val="0"/>
                  <w:marRight w:val="0"/>
                  <w:marTop w:val="0"/>
                  <w:marBottom w:val="0"/>
                  <w:divBdr>
                    <w:top w:val="none" w:sz="0" w:space="0" w:color="auto"/>
                    <w:left w:val="none" w:sz="0" w:space="0" w:color="auto"/>
                    <w:bottom w:val="none" w:sz="0" w:space="0" w:color="auto"/>
                    <w:right w:val="none" w:sz="0" w:space="0" w:color="auto"/>
                  </w:divBdr>
                </w:div>
                <w:div w:id="1383211035">
                  <w:marLeft w:val="0"/>
                  <w:marRight w:val="0"/>
                  <w:marTop w:val="0"/>
                  <w:marBottom w:val="0"/>
                  <w:divBdr>
                    <w:top w:val="none" w:sz="0" w:space="0" w:color="auto"/>
                    <w:left w:val="none" w:sz="0" w:space="0" w:color="auto"/>
                    <w:bottom w:val="none" w:sz="0" w:space="0" w:color="auto"/>
                    <w:right w:val="none" w:sz="0" w:space="0" w:color="auto"/>
                  </w:divBdr>
                </w:div>
                <w:div w:id="1395616232">
                  <w:marLeft w:val="0"/>
                  <w:marRight w:val="0"/>
                  <w:marTop w:val="0"/>
                  <w:marBottom w:val="0"/>
                  <w:divBdr>
                    <w:top w:val="none" w:sz="0" w:space="0" w:color="auto"/>
                    <w:left w:val="none" w:sz="0" w:space="0" w:color="auto"/>
                    <w:bottom w:val="none" w:sz="0" w:space="0" w:color="auto"/>
                    <w:right w:val="none" w:sz="0" w:space="0" w:color="auto"/>
                  </w:divBdr>
                </w:div>
                <w:div w:id="1403018684">
                  <w:marLeft w:val="0"/>
                  <w:marRight w:val="0"/>
                  <w:marTop w:val="0"/>
                  <w:marBottom w:val="0"/>
                  <w:divBdr>
                    <w:top w:val="none" w:sz="0" w:space="0" w:color="auto"/>
                    <w:left w:val="none" w:sz="0" w:space="0" w:color="auto"/>
                    <w:bottom w:val="none" w:sz="0" w:space="0" w:color="auto"/>
                    <w:right w:val="none" w:sz="0" w:space="0" w:color="auto"/>
                  </w:divBdr>
                </w:div>
                <w:div w:id="1409035615">
                  <w:marLeft w:val="0"/>
                  <w:marRight w:val="0"/>
                  <w:marTop w:val="0"/>
                  <w:marBottom w:val="0"/>
                  <w:divBdr>
                    <w:top w:val="none" w:sz="0" w:space="0" w:color="auto"/>
                    <w:left w:val="none" w:sz="0" w:space="0" w:color="auto"/>
                    <w:bottom w:val="none" w:sz="0" w:space="0" w:color="auto"/>
                    <w:right w:val="none" w:sz="0" w:space="0" w:color="auto"/>
                  </w:divBdr>
                </w:div>
                <w:div w:id="1420366076">
                  <w:marLeft w:val="0"/>
                  <w:marRight w:val="0"/>
                  <w:marTop w:val="0"/>
                  <w:marBottom w:val="0"/>
                  <w:divBdr>
                    <w:top w:val="none" w:sz="0" w:space="0" w:color="auto"/>
                    <w:left w:val="none" w:sz="0" w:space="0" w:color="auto"/>
                    <w:bottom w:val="none" w:sz="0" w:space="0" w:color="auto"/>
                    <w:right w:val="none" w:sz="0" w:space="0" w:color="auto"/>
                  </w:divBdr>
                </w:div>
                <w:div w:id="1420834216">
                  <w:marLeft w:val="0"/>
                  <w:marRight w:val="0"/>
                  <w:marTop w:val="0"/>
                  <w:marBottom w:val="0"/>
                  <w:divBdr>
                    <w:top w:val="none" w:sz="0" w:space="0" w:color="auto"/>
                    <w:left w:val="none" w:sz="0" w:space="0" w:color="auto"/>
                    <w:bottom w:val="none" w:sz="0" w:space="0" w:color="auto"/>
                    <w:right w:val="none" w:sz="0" w:space="0" w:color="auto"/>
                  </w:divBdr>
                </w:div>
                <w:div w:id="1428885087">
                  <w:marLeft w:val="0"/>
                  <w:marRight w:val="0"/>
                  <w:marTop w:val="0"/>
                  <w:marBottom w:val="0"/>
                  <w:divBdr>
                    <w:top w:val="none" w:sz="0" w:space="0" w:color="auto"/>
                    <w:left w:val="none" w:sz="0" w:space="0" w:color="auto"/>
                    <w:bottom w:val="none" w:sz="0" w:space="0" w:color="auto"/>
                    <w:right w:val="none" w:sz="0" w:space="0" w:color="auto"/>
                  </w:divBdr>
                </w:div>
                <w:div w:id="1433432881">
                  <w:marLeft w:val="0"/>
                  <w:marRight w:val="0"/>
                  <w:marTop w:val="0"/>
                  <w:marBottom w:val="0"/>
                  <w:divBdr>
                    <w:top w:val="none" w:sz="0" w:space="0" w:color="auto"/>
                    <w:left w:val="none" w:sz="0" w:space="0" w:color="auto"/>
                    <w:bottom w:val="none" w:sz="0" w:space="0" w:color="auto"/>
                    <w:right w:val="none" w:sz="0" w:space="0" w:color="auto"/>
                  </w:divBdr>
                </w:div>
                <w:div w:id="1434285351">
                  <w:marLeft w:val="0"/>
                  <w:marRight w:val="0"/>
                  <w:marTop w:val="0"/>
                  <w:marBottom w:val="0"/>
                  <w:divBdr>
                    <w:top w:val="none" w:sz="0" w:space="0" w:color="auto"/>
                    <w:left w:val="none" w:sz="0" w:space="0" w:color="auto"/>
                    <w:bottom w:val="none" w:sz="0" w:space="0" w:color="auto"/>
                    <w:right w:val="none" w:sz="0" w:space="0" w:color="auto"/>
                  </w:divBdr>
                </w:div>
                <w:div w:id="1451820402">
                  <w:marLeft w:val="0"/>
                  <w:marRight w:val="0"/>
                  <w:marTop w:val="0"/>
                  <w:marBottom w:val="0"/>
                  <w:divBdr>
                    <w:top w:val="none" w:sz="0" w:space="0" w:color="auto"/>
                    <w:left w:val="none" w:sz="0" w:space="0" w:color="auto"/>
                    <w:bottom w:val="none" w:sz="0" w:space="0" w:color="auto"/>
                    <w:right w:val="none" w:sz="0" w:space="0" w:color="auto"/>
                  </w:divBdr>
                </w:div>
                <w:div w:id="1468206452">
                  <w:marLeft w:val="0"/>
                  <w:marRight w:val="0"/>
                  <w:marTop w:val="0"/>
                  <w:marBottom w:val="0"/>
                  <w:divBdr>
                    <w:top w:val="none" w:sz="0" w:space="0" w:color="auto"/>
                    <w:left w:val="none" w:sz="0" w:space="0" w:color="auto"/>
                    <w:bottom w:val="none" w:sz="0" w:space="0" w:color="auto"/>
                    <w:right w:val="none" w:sz="0" w:space="0" w:color="auto"/>
                  </w:divBdr>
                </w:div>
                <w:div w:id="1486627874">
                  <w:marLeft w:val="0"/>
                  <w:marRight w:val="0"/>
                  <w:marTop w:val="0"/>
                  <w:marBottom w:val="0"/>
                  <w:divBdr>
                    <w:top w:val="none" w:sz="0" w:space="0" w:color="auto"/>
                    <w:left w:val="none" w:sz="0" w:space="0" w:color="auto"/>
                    <w:bottom w:val="none" w:sz="0" w:space="0" w:color="auto"/>
                    <w:right w:val="none" w:sz="0" w:space="0" w:color="auto"/>
                  </w:divBdr>
                </w:div>
                <w:div w:id="1499884804">
                  <w:marLeft w:val="0"/>
                  <w:marRight w:val="0"/>
                  <w:marTop w:val="0"/>
                  <w:marBottom w:val="0"/>
                  <w:divBdr>
                    <w:top w:val="none" w:sz="0" w:space="0" w:color="auto"/>
                    <w:left w:val="none" w:sz="0" w:space="0" w:color="auto"/>
                    <w:bottom w:val="none" w:sz="0" w:space="0" w:color="auto"/>
                    <w:right w:val="none" w:sz="0" w:space="0" w:color="auto"/>
                  </w:divBdr>
                </w:div>
                <w:div w:id="1520193031">
                  <w:marLeft w:val="0"/>
                  <w:marRight w:val="0"/>
                  <w:marTop w:val="0"/>
                  <w:marBottom w:val="0"/>
                  <w:divBdr>
                    <w:top w:val="none" w:sz="0" w:space="0" w:color="auto"/>
                    <w:left w:val="none" w:sz="0" w:space="0" w:color="auto"/>
                    <w:bottom w:val="none" w:sz="0" w:space="0" w:color="auto"/>
                    <w:right w:val="none" w:sz="0" w:space="0" w:color="auto"/>
                  </w:divBdr>
                </w:div>
                <w:div w:id="1538275203">
                  <w:marLeft w:val="0"/>
                  <w:marRight w:val="0"/>
                  <w:marTop w:val="0"/>
                  <w:marBottom w:val="0"/>
                  <w:divBdr>
                    <w:top w:val="none" w:sz="0" w:space="0" w:color="auto"/>
                    <w:left w:val="none" w:sz="0" w:space="0" w:color="auto"/>
                    <w:bottom w:val="none" w:sz="0" w:space="0" w:color="auto"/>
                    <w:right w:val="none" w:sz="0" w:space="0" w:color="auto"/>
                  </w:divBdr>
                </w:div>
                <w:div w:id="1538473538">
                  <w:marLeft w:val="0"/>
                  <w:marRight w:val="0"/>
                  <w:marTop w:val="0"/>
                  <w:marBottom w:val="0"/>
                  <w:divBdr>
                    <w:top w:val="none" w:sz="0" w:space="0" w:color="auto"/>
                    <w:left w:val="none" w:sz="0" w:space="0" w:color="auto"/>
                    <w:bottom w:val="none" w:sz="0" w:space="0" w:color="auto"/>
                    <w:right w:val="none" w:sz="0" w:space="0" w:color="auto"/>
                  </w:divBdr>
                </w:div>
                <w:div w:id="1541043352">
                  <w:marLeft w:val="0"/>
                  <w:marRight w:val="0"/>
                  <w:marTop w:val="0"/>
                  <w:marBottom w:val="0"/>
                  <w:divBdr>
                    <w:top w:val="none" w:sz="0" w:space="0" w:color="auto"/>
                    <w:left w:val="none" w:sz="0" w:space="0" w:color="auto"/>
                    <w:bottom w:val="none" w:sz="0" w:space="0" w:color="auto"/>
                    <w:right w:val="none" w:sz="0" w:space="0" w:color="auto"/>
                  </w:divBdr>
                </w:div>
                <w:div w:id="1573932094">
                  <w:marLeft w:val="0"/>
                  <w:marRight w:val="0"/>
                  <w:marTop w:val="0"/>
                  <w:marBottom w:val="0"/>
                  <w:divBdr>
                    <w:top w:val="none" w:sz="0" w:space="0" w:color="auto"/>
                    <w:left w:val="none" w:sz="0" w:space="0" w:color="auto"/>
                    <w:bottom w:val="none" w:sz="0" w:space="0" w:color="auto"/>
                    <w:right w:val="none" w:sz="0" w:space="0" w:color="auto"/>
                  </w:divBdr>
                </w:div>
                <w:div w:id="1577744257">
                  <w:marLeft w:val="0"/>
                  <w:marRight w:val="0"/>
                  <w:marTop w:val="0"/>
                  <w:marBottom w:val="0"/>
                  <w:divBdr>
                    <w:top w:val="none" w:sz="0" w:space="0" w:color="auto"/>
                    <w:left w:val="none" w:sz="0" w:space="0" w:color="auto"/>
                    <w:bottom w:val="none" w:sz="0" w:space="0" w:color="auto"/>
                    <w:right w:val="none" w:sz="0" w:space="0" w:color="auto"/>
                  </w:divBdr>
                </w:div>
                <w:div w:id="1581015141">
                  <w:marLeft w:val="0"/>
                  <w:marRight w:val="0"/>
                  <w:marTop w:val="0"/>
                  <w:marBottom w:val="0"/>
                  <w:divBdr>
                    <w:top w:val="none" w:sz="0" w:space="0" w:color="auto"/>
                    <w:left w:val="none" w:sz="0" w:space="0" w:color="auto"/>
                    <w:bottom w:val="none" w:sz="0" w:space="0" w:color="auto"/>
                    <w:right w:val="none" w:sz="0" w:space="0" w:color="auto"/>
                  </w:divBdr>
                </w:div>
                <w:div w:id="1582566071">
                  <w:marLeft w:val="0"/>
                  <w:marRight w:val="0"/>
                  <w:marTop w:val="0"/>
                  <w:marBottom w:val="0"/>
                  <w:divBdr>
                    <w:top w:val="none" w:sz="0" w:space="0" w:color="auto"/>
                    <w:left w:val="none" w:sz="0" w:space="0" w:color="auto"/>
                    <w:bottom w:val="none" w:sz="0" w:space="0" w:color="auto"/>
                    <w:right w:val="none" w:sz="0" w:space="0" w:color="auto"/>
                  </w:divBdr>
                </w:div>
                <w:div w:id="1583444642">
                  <w:marLeft w:val="0"/>
                  <w:marRight w:val="0"/>
                  <w:marTop w:val="0"/>
                  <w:marBottom w:val="0"/>
                  <w:divBdr>
                    <w:top w:val="none" w:sz="0" w:space="0" w:color="auto"/>
                    <w:left w:val="none" w:sz="0" w:space="0" w:color="auto"/>
                    <w:bottom w:val="none" w:sz="0" w:space="0" w:color="auto"/>
                    <w:right w:val="none" w:sz="0" w:space="0" w:color="auto"/>
                  </w:divBdr>
                </w:div>
                <w:div w:id="1607736275">
                  <w:marLeft w:val="0"/>
                  <w:marRight w:val="0"/>
                  <w:marTop w:val="0"/>
                  <w:marBottom w:val="0"/>
                  <w:divBdr>
                    <w:top w:val="none" w:sz="0" w:space="0" w:color="auto"/>
                    <w:left w:val="none" w:sz="0" w:space="0" w:color="auto"/>
                    <w:bottom w:val="none" w:sz="0" w:space="0" w:color="auto"/>
                    <w:right w:val="none" w:sz="0" w:space="0" w:color="auto"/>
                  </w:divBdr>
                </w:div>
                <w:div w:id="1630433192">
                  <w:marLeft w:val="0"/>
                  <w:marRight w:val="0"/>
                  <w:marTop w:val="0"/>
                  <w:marBottom w:val="0"/>
                  <w:divBdr>
                    <w:top w:val="none" w:sz="0" w:space="0" w:color="auto"/>
                    <w:left w:val="none" w:sz="0" w:space="0" w:color="auto"/>
                    <w:bottom w:val="none" w:sz="0" w:space="0" w:color="auto"/>
                    <w:right w:val="none" w:sz="0" w:space="0" w:color="auto"/>
                  </w:divBdr>
                </w:div>
                <w:div w:id="1651400985">
                  <w:marLeft w:val="0"/>
                  <w:marRight w:val="0"/>
                  <w:marTop w:val="0"/>
                  <w:marBottom w:val="0"/>
                  <w:divBdr>
                    <w:top w:val="none" w:sz="0" w:space="0" w:color="auto"/>
                    <w:left w:val="none" w:sz="0" w:space="0" w:color="auto"/>
                    <w:bottom w:val="none" w:sz="0" w:space="0" w:color="auto"/>
                    <w:right w:val="none" w:sz="0" w:space="0" w:color="auto"/>
                  </w:divBdr>
                </w:div>
                <w:div w:id="1681738634">
                  <w:marLeft w:val="0"/>
                  <w:marRight w:val="0"/>
                  <w:marTop w:val="0"/>
                  <w:marBottom w:val="0"/>
                  <w:divBdr>
                    <w:top w:val="none" w:sz="0" w:space="0" w:color="auto"/>
                    <w:left w:val="none" w:sz="0" w:space="0" w:color="auto"/>
                    <w:bottom w:val="none" w:sz="0" w:space="0" w:color="auto"/>
                    <w:right w:val="none" w:sz="0" w:space="0" w:color="auto"/>
                  </w:divBdr>
                </w:div>
                <w:div w:id="1698383849">
                  <w:marLeft w:val="0"/>
                  <w:marRight w:val="0"/>
                  <w:marTop w:val="0"/>
                  <w:marBottom w:val="0"/>
                  <w:divBdr>
                    <w:top w:val="none" w:sz="0" w:space="0" w:color="auto"/>
                    <w:left w:val="none" w:sz="0" w:space="0" w:color="auto"/>
                    <w:bottom w:val="none" w:sz="0" w:space="0" w:color="auto"/>
                    <w:right w:val="none" w:sz="0" w:space="0" w:color="auto"/>
                  </w:divBdr>
                </w:div>
                <w:div w:id="1709136235">
                  <w:marLeft w:val="0"/>
                  <w:marRight w:val="0"/>
                  <w:marTop w:val="0"/>
                  <w:marBottom w:val="0"/>
                  <w:divBdr>
                    <w:top w:val="none" w:sz="0" w:space="0" w:color="auto"/>
                    <w:left w:val="none" w:sz="0" w:space="0" w:color="auto"/>
                    <w:bottom w:val="none" w:sz="0" w:space="0" w:color="auto"/>
                    <w:right w:val="none" w:sz="0" w:space="0" w:color="auto"/>
                  </w:divBdr>
                </w:div>
                <w:div w:id="1735615680">
                  <w:marLeft w:val="0"/>
                  <w:marRight w:val="0"/>
                  <w:marTop w:val="0"/>
                  <w:marBottom w:val="0"/>
                  <w:divBdr>
                    <w:top w:val="none" w:sz="0" w:space="0" w:color="auto"/>
                    <w:left w:val="none" w:sz="0" w:space="0" w:color="auto"/>
                    <w:bottom w:val="none" w:sz="0" w:space="0" w:color="auto"/>
                    <w:right w:val="none" w:sz="0" w:space="0" w:color="auto"/>
                  </w:divBdr>
                </w:div>
                <w:div w:id="1737825071">
                  <w:marLeft w:val="0"/>
                  <w:marRight w:val="0"/>
                  <w:marTop w:val="0"/>
                  <w:marBottom w:val="0"/>
                  <w:divBdr>
                    <w:top w:val="none" w:sz="0" w:space="0" w:color="auto"/>
                    <w:left w:val="none" w:sz="0" w:space="0" w:color="auto"/>
                    <w:bottom w:val="none" w:sz="0" w:space="0" w:color="auto"/>
                    <w:right w:val="none" w:sz="0" w:space="0" w:color="auto"/>
                  </w:divBdr>
                </w:div>
                <w:div w:id="1771270908">
                  <w:marLeft w:val="0"/>
                  <w:marRight w:val="0"/>
                  <w:marTop w:val="0"/>
                  <w:marBottom w:val="0"/>
                  <w:divBdr>
                    <w:top w:val="none" w:sz="0" w:space="0" w:color="auto"/>
                    <w:left w:val="none" w:sz="0" w:space="0" w:color="auto"/>
                    <w:bottom w:val="none" w:sz="0" w:space="0" w:color="auto"/>
                    <w:right w:val="none" w:sz="0" w:space="0" w:color="auto"/>
                  </w:divBdr>
                </w:div>
                <w:div w:id="1771702572">
                  <w:marLeft w:val="0"/>
                  <w:marRight w:val="0"/>
                  <w:marTop w:val="0"/>
                  <w:marBottom w:val="0"/>
                  <w:divBdr>
                    <w:top w:val="none" w:sz="0" w:space="0" w:color="auto"/>
                    <w:left w:val="none" w:sz="0" w:space="0" w:color="auto"/>
                    <w:bottom w:val="none" w:sz="0" w:space="0" w:color="auto"/>
                    <w:right w:val="none" w:sz="0" w:space="0" w:color="auto"/>
                  </w:divBdr>
                </w:div>
                <w:div w:id="1789464996">
                  <w:marLeft w:val="0"/>
                  <w:marRight w:val="0"/>
                  <w:marTop w:val="0"/>
                  <w:marBottom w:val="0"/>
                  <w:divBdr>
                    <w:top w:val="none" w:sz="0" w:space="0" w:color="auto"/>
                    <w:left w:val="none" w:sz="0" w:space="0" w:color="auto"/>
                    <w:bottom w:val="none" w:sz="0" w:space="0" w:color="auto"/>
                    <w:right w:val="none" w:sz="0" w:space="0" w:color="auto"/>
                  </w:divBdr>
                </w:div>
                <w:div w:id="1806511118">
                  <w:marLeft w:val="0"/>
                  <w:marRight w:val="0"/>
                  <w:marTop w:val="0"/>
                  <w:marBottom w:val="0"/>
                  <w:divBdr>
                    <w:top w:val="none" w:sz="0" w:space="0" w:color="auto"/>
                    <w:left w:val="none" w:sz="0" w:space="0" w:color="auto"/>
                    <w:bottom w:val="none" w:sz="0" w:space="0" w:color="auto"/>
                    <w:right w:val="none" w:sz="0" w:space="0" w:color="auto"/>
                  </w:divBdr>
                </w:div>
                <w:div w:id="1810126183">
                  <w:marLeft w:val="0"/>
                  <w:marRight w:val="0"/>
                  <w:marTop w:val="0"/>
                  <w:marBottom w:val="0"/>
                  <w:divBdr>
                    <w:top w:val="none" w:sz="0" w:space="0" w:color="auto"/>
                    <w:left w:val="none" w:sz="0" w:space="0" w:color="auto"/>
                    <w:bottom w:val="none" w:sz="0" w:space="0" w:color="auto"/>
                    <w:right w:val="none" w:sz="0" w:space="0" w:color="auto"/>
                  </w:divBdr>
                </w:div>
                <w:div w:id="1817255035">
                  <w:marLeft w:val="0"/>
                  <w:marRight w:val="0"/>
                  <w:marTop w:val="0"/>
                  <w:marBottom w:val="0"/>
                  <w:divBdr>
                    <w:top w:val="none" w:sz="0" w:space="0" w:color="auto"/>
                    <w:left w:val="none" w:sz="0" w:space="0" w:color="auto"/>
                    <w:bottom w:val="none" w:sz="0" w:space="0" w:color="auto"/>
                    <w:right w:val="none" w:sz="0" w:space="0" w:color="auto"/>
                  </w:divBdr>
                </w:div>
                <w:div w:id="1818644254">
                  <w:marLeft w:val="0"/>
                  <w:marRight w:val="0"/>
                  <w:marTop w:val="0"/>
                  <w:marBottom w:val="0"/>
                  <w:divBdr>
                    <w:top w:val="none" w:sz="0" w:space="0" w:color="auto"/>
                    <w:left w:val="none" w:sz="0" w:space="0" w:color="auto"/>
                    <w:bottom w:val="none" w:sz="0" w:space="0" w:color="auto"/>
                    <w:right w:val="none" w:sz="0" w:space="0" w:color="auto"/>
                  </w:divBdr>
                </w:div>
                <w:div w:id="1861234115">
                  <w:marLeft w:val="0"/>
                  <w:marRight w:val="0"/>
                  <w:marTop w:val="0"/>
                  <w:marBottom w:val="0"/>
                  <w:divBdr>
                    <w:top w:val="none" w:sz="0" w:space="0" w:color="auto"/>
                    <w:left w:val="none" w:sz="0" w:space="0" w:color="auto"/>
                    <w:bottom w:val="none" w:sz="0" w:space="0" w:color="auto"/>
                    <w:right w:val="none" w:sz="0" w:space="0" w:color="auto"/>
                  </w:divBdr>
                </w:div>
                <w:div w:id="1867061056">
                  <w:marLeft w:val="0"/>
                  <w:marRight w:val="0"/>
                  <w:marTop w:val="0"/>
                  <w:marBottom w:val="0"/>
                  <w:divBdr>
                    <w:top w:val="none" w:sz="0" w:space="0" w:color="auto"/>
                    <w:left w:val="none" w:sz="0" w:space="0" w:color="auto"/>
                    <w:bottom w:val="none" w:sz="0" w:space="0" w:color="auto"/>
                    <w:right w:val="none" w:sz="0" w:space="0" w:color="auto"/>
                  </w:divBdr>
                </w:div>
                <w:div w:id="1868256589">
                  <w:marLeft w:val="0"/>
                  <w:marRight w:val="0"/>
                  <w:marTop w:val="0"/>
                  <w:marBottom w:val="0"/>
                  <w:divBdr>
                    <w:top w:val="none" w:sz="0" w:space="0" w:color="auto"/>
                    <w:left w:val="none" w:sz="0" w:space="0" w:color="auto"/>
                    <w:bottom w:val="none" w:sz="0" w:space="0" w:color="auto"/>
                    <w:right w:val="none" w:sz="0" w:space="0" w:color="auto"/>
                  </w:divBdr>
                </w:div>
                <w:div w:id="1888952892">
                  <w:marLeft w:val="0"/>
                  <w:marRight w:val="0"/>
                  <w:marTop w:val="0"/>
                  <w:marBottom w:val="0"/>
                  <w:divBdr>
                    <w:top w:val="none" w:sz="0" w:space="0" w:color="auto"/>
                    <w:left w:val="none" w:sz="0" w:space="0" w:color="auto"/>
                    <w:bottom w:val="none" w:sz="0" w:space="0" w:color="auto"/>
                    <w:right w:val="none" w:sz="0" w:space="0" w:color="auto"/>
                  </w:divBdr>
                </w:div>
                <w:div w:id="1894609480">
                  <w:marLeft w:val="0"/>
                  <w:marRight w:val="0"/>
                  <w:marTop w:val="0"/>
                  <w:marBottom w:val="0"/>
                  <w:divBdr>
                    <w:top w:val="none" w:sz="0" w:space="0" w:color="auto"/>
                    <w:left w:val="none" w:sz="0" w:space="0" w:color="auto"/>
                    <w:bottom w:val="none" w:sz="0" w:space="0" w:color="auto"/>
                    <w:right w:val="none" w:sz="0" w:space="0" w:color="auto"/>
                  </w:divBdr>
                </w:div>
                <w:div w:id="1902327784">
                  <w:marLeft w:val="0"/>
                  <w:marRight w:val="0"/>
                  <w:marTop w:val="0"/>
                  <w:marBottom w:val="0"/>
                  <w:divBdr>
                    <w:top w:val="none" w:sz="0" w:space="0" w:color="auto"/>
                    <w:left w:val="none" w:sz="0" w:space="0" w:color="auto"/>
                    <w:bottom w:val="none" w:sz="0" w:space="0" w:color="auto"/>
                    <w:right w:val="none" w:sz="0" w:space="0" w:color="auto"/>
                  </w:divBdr>
                </w:div>
                <w:div w:id="1906993565">
                  <w:marLeft w:val="0"/>
                  <w:marRight w:val="0"/>
                  <w:marTop w:val="0"/>
                  <w:marBottom w:val="0"/>
                  <w:divBdr>
                    <w:top w:val="none" w:sz="0" w:space="0" w:color="auto"/>
                    <w:left w:val="none" w:sz="0" w:space="0" w:color="auto"/>
                    <w:bottom w:val="none" w:sz="0" w:space="0" w:color="auto"/>
                    <w:right w:val="none" w:sz="0" w:space="0" w:color="auto"/>
                  </w:divBdr>
                </w:div>
                <w:div w:id="1907837395">
                  <w:marLeft w:val="0"/>
                  <w:marRight w:val="0"/>
                  <w:marTop w:val="0"/>
                  <w:marBottom w:val="0"/>
                  <w:divBdr>
                    <w:top w:val="none" w:sz="0" w:space="0" w:color="auto"/>
                    <w:left w:val="none" w:sz="0" w:space="0" w:color="auto"/>
                    <w:bottom w:val="none" w:sz="0" w:space="0" w:color="auto"/>
                    <w:right w:val="none" w:sz="0" w:space="0" w:color="auto"/>
                  </w:divBdr>
                </w:div>
                <w:div w:id="1919559014">
                  <w:marLeft w:val="0"/>
                  <w:marRight w:val="0"/>
                  <w:marTop w:val="0"/>
                  <w:marBottom w:val="0"/>
                  <w:divBdr>
                    <w:top w:val="none" w:sz="0" w:space="0" w:color="auto"/>
                    <w:left w:val="none" w:sz="0" w:space="0" w:color="auto"/>
                    <w:bottom w:val="none" w:sz="0" w:space="0" w:color="auto"/>
                    <w:right w:val="none" w:sz="0" w:space="0" w:color="auto"/>
                  </w:divBdr>
                </w:div>
                <w:div w:id="1935285162">
                  <w:marLeft w:val="0"/>
                  <w:marRight w:val="0"/>
                  <w:marTop w:val="0"/>
                  <w:marBottom w:val="0"/>
                  <w:divBdr>
                    <w:top w:val="none" w:sz="0" w:space="0" w:color="auto"/>
                    <w:left w:val="none" w:sz="0" w:space="0" w:color="auto"/>
                    <w:bottom w:val="none" w:sz="0" w:space="0" w:color="auto"/>
                    <w:right w:val="none" w:sz="0" w:space="0" w:color="auto"/>
                  </w:divBdr>
                </w:div>
                <w:div w:id="1939176751">
                  <w:marLeft w:val="0"/>
                  <w:marRight w:val="0"/>
                  <w:marTop w:val="0"/>
                  <w:marBottom w:val="0"/>
                  <w:divBdr>
                    <w:top w:val="none" w:sz="0" w:space="0" w:color="auto"/>
                    <w:left w:val="none" w:sz="0" w:space="0" w:color="auto"/>
                    <w:bottom w:val="none" w:sz="0" w:space="0" w:color="auto"/>
                    <w:right w:val="none" w:sz="0" w:space="0" w:color="auto"/>
                  </w:divBdr>
                </w:div>
                <w:div w:id="1947077394">
                  <w:marLeft w:val="0"/>
                  <w:marRight w:val="0"/>
                  <w:marTop w:val="0"/>
                  <w:marBottom w:val="0"/>
                  <w:divBdr>
                    <w:top w:val="none" w:sz="0" w:space="0" w:color="auto"/>
                    <w:left w:val="none" w:sz="0" w:space="0" w:color="auto"/>
                    <w:bottom w:val="none" w:sz="0" w:space="0" w:color="auto"/>
                    <w:right w:val="none" w:sz="0" w:space="0" w:color="auto"/>
                  </w:divBdr>
                </w:div>
                <w:div w:id="1960329590">
                  <w:marLeft w:val="0"/>
                  <w:marRight w:val="0"/>
                  <w:marTop w:val="0"/>
                  <w:marBottom w:val="0"/>
                  <w:divBdr>
                    <w:top w:val="none" w:sz="0" w:space="0" w:color="auto"/>
                    <w:left w:val="none" w:sz="0" w:space="0" w:color="auto"/>
                    <w:bottom w:val="none" w:sz="0" w:space="0" w:color="auto"/>
                    <w:right w:val="none" w:sz="0" w:space="0" w:color="auto"/>
                  </w:divBdr>
                </w:div>
                <w:div w:id="2006398398">
                  <w:marLeft w:val="0"/>
                  <w:marRight w:val="0"/>
                  <w:marTop w:val="0"/>
                  <w:marBottom w:val="0"/>
                  <w:divBdr>
                    <w:top w:val="none" w:sz="0" w:space="0" w:color="auto"/>
                    <w:left w:val="none" w:sz="0" w:space="0" w:color="auto"/>
                    <w:bottom w:val="none" w:sz="0" w:space="0" w:color="auto"/>
                    <w:right w:val="none" w:sz="0" w:space="0" w:color="auto"/>
                  </w:divBdr>
                </w:div>
                <w:div w:id="2008703437">
                  <w:marLeft w:val="0"/>
                  <w:marRight w:val="0"/>
                  <w:marTop w:val="0"/>
                  <w:marBottom w:val="0"/>
                  <w:divBdr>
                    <w:top w:val="none" w:sz="0" w:space="0" w:color="auto"/>
                    <w:left w:val="none" w:sz="0" w:space="0" w:color="auto"/>
                    <w:bottom w:val="none" w:sz="0" w:space="0" w:color="auto"/>
                    <w:right w:val="none" w:sz="0" w:space="0" w:color="auto"/>
                  </w:divBdr>
                </w:div>
                <w:div w:id="2022509913">
                  <w:marLeft w:val="0"/>
                  <w:marRight w:val="0"/>
                  <w:marTop w:val="0"/>
                  <w:marBottom w:val="0"/>
                  <w:divBdr>
                    <w:top w:val="none" w:sz="0" w:space="0" w:color="auto"/>
                    <w:left w:val="none" w:sz="0" w:space="0" w:color="auto"/>
                    <w:bottom w:val="none" w:sz="0" w:space="0" w:color="auto"/>
                    <w:right w:val="none" w:sz="0" w:space="0" w:color="auto"/>
                  </w:divBdr>
                </w:div>
                <w:div w:id="2037193827">
                  <w:marLeft w:val="0"/>
                  <w:marRight w:val="0"/>
                  <w:marTop w:val="0"/>
                  <w:marBottom w:val="0"/>
                  <w:divBdr>
                    <w:top w:val="none" w:sz="0" w:space="0" w:color="auto"/>
                    <w:left w:val="none" w:sz="0" w:space="0" w:color="auto"/>
                    <w:bottom w:val="none" w:sz="0" w:space="0" w:color="auto"/>
                    <w:right w:val="none" w:sz="0" w:space="0" w:color="auto"/>
                  </w:divBdr>
                </w:div>
                <w:div w:id="2042783826">
                  <w:marLeft w:val="0"/>
                  <w:marRight w:val="0"/>
                  <w:marTop w:val="0"/>
                  <w:marBottom w:val="0"/>
                  <w:divBdr>
                    <w:top w:val="none" w:sz="0" w:space="0" w:color="auto"/>
                    <w:left w:val="none" w:sz="0" w:space="0" w:color="auto"/>
                    <w:bottom w:val="none" w:sz="0" w:space="0" w:color="auto"/>
                    <w:right w:val="none" w:sz="0" w:space="0" w:color="auto"/>
                  </w:divBdr>
                </w:div>
                <w:div w:id="2065323484">
                  <w:marLeft w:val="0"/>
                  <w:marRight w:val="0"/>
                  <w:marTop w:val="0"/>
                  <w:marBottom w:val="0"/>
                  <w:divBdr>
                    <w:top w:val="none" w:sz="0" w:space="0" w:color="auto"/>
                    <w:left w:val="none" w:sz="0" w:space="0" w:color="auto"/>
                    <w:bottom w:val="none" w:sz="0" w:space="0" w:color="auto"/>
                    <w:right w:val="none" w:sz="0" w:space="0" w:color="auto"/>
                  </w:divBdr>
                </w:div>
                <w:div w:id="2084599734">
                  <w:marLeft w:val="0"/>
                  <w:marRight w:val="0"/>
                  <w:marTop w:val="0"/>
                  <w:marBottom w:val="0"/>
                  <w:divBdr>
                    <w:top w:val="none" w:sz="0" w:space="0" w:color="auto"/>
                    <w:left w:val="none" w:sz="0" w:space="0" w:color="auto"/>
                    <w:bottom w:val="none" w:sz="0" w:space="0" w:color="auto"/>
                    <w:right w:val="none" w:sz="0" w:space="0" w:color="auto"/>
                  </w:divBdr>
                </w:div>
                <w:div w:id="2110345306">
                  <w:marLeft w:val="0"/>
                  <w:marRight w:val="0"/>
                  <w:marTop w:val="0"/>
                  <w:marBottom w:val="0"/>
                  <w:divBdr>
                    <w:top w:val="none" w:sz="0" w:space="0" w:color="auto"/>
                    <w:left w:val="none" w:sz="0" w:space="0" w:color="auto"/>
                    <w:bottom w:val="none" w:sz="0" w:space="0" w:color="auto"/>
                    <w:right w:val="none" w:sz="0" w:space="0" w:color="auto"/>
                  </w:divBdr>
                </w:div>
                <w:div w:id="2113430233">
                  <w:marLeft w:val="0"/>
                  <w:marRight w:val="0"/>
                  <w:marTop w:val="0"/>
                  <w:marBottom w:val="0"/>
                  <w:divBdr>
                    <w:top w:val="none" w:sz="0" w:space="0" w:color="auto"/>
                    <w:left w:val="none" w:sz="0" w:space="0" w:color="auto"/>
                    <w:bottom w:val="none" w:sz="0" w:space="0" w:color="auto"/>
                    <w:right w:val="none" w:sz="0" w:space="0" w:color="auto"/>
                  </w:divBdr>
                </w:div>
                <w:div w:id="2139492061">
                  <w:marLeft w:val="0"/>
                  <w:marRight w:val="0"/>
                  <w:marTop w:val="0"/>
                  <w:marBottom w:val="0"/>
                  <w:divBdr>
                    <w:top w:val="none" w:sz="0" w:space="0" w:color="auto"/>
                    <w:left w:val="none" w:sz="0" w:space="0" w:color="auto"/>
                    <w:bottom w:val="none" w:sz="0" w:space="0" w:color="auto"/>
                    <w:right w:val="none" w:sz="0" w:space="0" w:color="auto"/>
                  </w:divBdr>
                </w:div>
                <w:div w:id="2140103792">
                  <w:marLeft w:val="0"/>
                  <w:marRight w:val="0"/>
                  <w:marTop w:val="0"/>
                  <w:marBottom w:val="0"/>
                  <w:divBdr>
                    <w:top w:val="none" w:sz="0" w:space="0" w:color="auto"/>
                    <w:left w:val="none" w:sz="0" w:space="0" w:color="auto"/>
                    <w:bottom w:val="none" w:sz="0" w:space="0" w:color="auto"/>
                    <w:right w:val="none" w:sz="0" w:space="0" w:color="auto"/>
                  </w:divBdr>
                </w:div>
                <w:div w:id="2147158138">
                  <w:marLeft w:val="0"/>
                  <w:marRight w:val="0"/>
                  <w:marTop w:val="0"/>
                  <w:marBottom w:val="0"/>
                  <w:divBdr>
                    <w:top w:val="none" w:sz="0" w:space="0" w:color="auto"/>
                    <w:left w:val="none" w:sz="0" w:space="0" w:color="auto"/>
                    <w:bottom w:val="none" w:sz="0" w:space="0" w:color="auto"/>
                    <w:right w:val="none" w:sz="0" w:space="0" w:color="auto"/>
                  </w:divBdr>
                </w:div>
              </w:divsChild>
            </w:div>
            <w:div w:id="1812943316">
              <w:marLeft w:val="0"/>
              <w:marRight w:val="0"/>
              <w:marTop w:val="0"/>
              <w:marBottom w:val="0"/>
              <w:divBdr>
                <w:top w:val="none" w:sz="0" w:space="0" w:color="auto"/>
                <w:left w:val="none" w:sz="0" w:space="0" w:color="auto"/>
                <w:bottom w:val="none" w:sz="0" w:space="0" w:color="auto"/>
                <w:right w:val="none" w:sz="0" w:space="0" w:color="auto"/>
              </w:divBdr>
            </w:div>
            <w:div w:id="1815488935">
              <w:marLeft w:val="0"/>
              <w:marRight w:val="0"/>
              <w:marTop w:val="0"/>
              <w:marBottom w:val="0"/>
              <w:divBdr>
                <w:top w:val="none" w:sz="0" w:space="0" w:color="auto"/>
                <w:left w:val="none" w:sz="0" w:space="0" w:color="auto"/>
                <w:bottom w:val="none" w:sz="0" w:space="0" w:color="auto"/>
                <w:right w:val="none" w:sz="0" w:space="0" w:color="auto"/>
              </w:divBdr>
            </w:div>
            <w:div w:id="1816295887">
              <w:marLeft w:val="0"/>
              <w:marRight w:val="0"/>
              <w:marTop w:val="0"/>
              <w:marBottom w:val="0"/>
              <w:divBdr>
                <w:top w:val="none" w:sz="0" w:space="0" w:color="auto"/>
                <w:left w:val="none" w:sz="0" w:space="0" w:color="auto"/>
                <w:bottom w:val="none" w:sz="0" w:space="0" w:color="auto"/>
                <w:right w:val="none" w:sz="0" w:space="0" w:color="auto"/>
              </w:divBdr>
            </w:div>
            <w:div w:id="1820531769">
              <w:marLeft w:val="0"/>
              <w:marRight w:val="0"/>
              <w:marTop w:val="0"/>
              <w:marBottom w:val="0"/>
              <w:divBdr>
                <w:top w:val="none" w:sz="0" w:space="0" w:color="auto"/>
                <w:left w:val="none" w:sz="0" w:space="0" w:color="auto"/>
                <w:bottom w:val="none" w:sz="0" w:space="0" w:color="auto"/>
                <w:right w:val="none" w:sz="0" w:space="0" w:color="auto"/>
              </w:divBdr>
            </w:div>
            <w:div w:id="1835103292">
              <w:marLeft w:val="0"/>
              <w:marRight w:val="0"/>
              <w:marTop w:val="0"/>
              <w:marBottom w:val="0"/>
              <w:divBdr>
                <w:top w:val="none" w:sz="0" w:space="0" w:color="auto"/>
                <w:left w:val="none" w:sz="0" w:space="0" w:color="auto"/>
                <w:bottom w:val="none" w:sz="0" w:space="0" w:color="auto"/>
                <w:right w:val="none" w:sz="0" w:space="0" w:color="auto"/>
              </w:divBdr>
            </w:div>
            <w:div w:id="1839883896">
              <w:marLeft w:val="0"/>
              <w:marRight w:val="0"/>
              <w:marTop w:val="0"/>
              <w:marBottom w:val="0"/>
              <w:divBdr>
                <w:top w:val="none" w:sz="0" w:space="0" w:color="auto"/>
                <w:left w:val="none" w:sz="0" w:space="0" w:color="auto"/>
                <w:bottom w:val="none" w:sz="0" w:space="0" w:color="auto"/>
                <w:right w:val="none" w:sz="0" w:space="0" w:color="auto"/>
              </w:divBdr>
            </w:div>
            <w:div w:id="1842545796">
              <w:marLeft w:val="0"/>
              <w:marRight w:val="0"/>
              <w:marTop w:val="0"/>
              <w:marBottom w:val="0"/>
              <w:divBdr>
                <w:top w:val="none" w:sz="0" w:space="0" w:color="auto"/>
                <w:left w:val="none" w:sz="0" w:space="0" w:color="auto"/>
                <w:bottom w:val="none" w:sz="0" w:space="0" w:color="auto"/>
                <w:right w:val="none" w:sz="0" w:space="0" w:color="auto"/>
              </w:divBdr>
            </w:div>
            <w:div w:id="1844317131">
              <w:marLeft w:val="0"/>
              <w:marRight w:val="0"/>
              <w:marTop w:val="0"/>
              <w:marBottom w:val="0"/>
              <w:divBdr>
                <w:top w:val="none" w:sz="0" w:space="0" w:color="auto"/>
                <w:left w:val="none" w:sz="0" w:space="0" w:color="auto"/>
                <w:bottom w:val="none" w:sz="0" w:space="0" w:color="auto"/>
                <w:right w:val="none" w:sz="0" w:space="0" w:color="auto"/>
              </w:divBdr>
            </w:div>
            <w:div w:id="1850562432">
              <w:marLeft w:val="0"/>
              <w:marRight w:val="0"/>
              <w:marTop w:val="0"/>
              <w:marBottom w:val="0"/>
              <w:divBdr>
                <w:top w:val="none" w:sz="0" w:space="0" w:color="auto"/>
                <w:left w:val="none" w:sz="0" w:space="0" w:color="auto"/>
                <w:bottom w:val="none" w:sz="0" w:space="0" w:color="auto"/>
                <w:right w:val="none" w:sz="0" w:space="0" w:color="auto"/>
              </w:divBdr>
            </w:div>
            <w:div w:id="1851795439">
              <w:marLeft w:val="0"/>
              <w:marRight w:val="0"/>
              <w:marTop w:val="0"/>
              <w:marBottom w:val="0"/>
              <w:divBdr>
                <w:top w:val="none" w:sz="0" w:space="0" w:color="auto"/>
                <w:left w:val="none" w:sz="0" w:space="0" w:color="auto"/>
                <w:bottom w:val="none" w:sz="0" w:space="0" w:color="auto"/>
                <w:right w:val="none" w:sz="0" w:space="0" w:color="auto"/>
              </w:divBdr>
            </w:div>
            <w:div w:id="1854680524">
              <w:marLeft w:val="0"/>
              <w:marRight w:val="0"/>
              <w:marTop w:val="0"/>
              <w:marBottom w:val="0"/>
              <w:divBdr>
                <w:top w:val="none" w:sz="0" w:space="0" w:color="auto"/>
                <w:left w:val="none" w:sz="0" w:space="0" w:color="auto"/>
                <w:bottom w:val="none" w:sz="0" w:space="0" w:color="auto"/>
                <w:right w:val="none" w:sz="0" w:space="0" w:color="auto"/>
              </w:divBdr>
            </w:div>
            <w:div w:id="1861970210">
              <w:marLeft w:val="0"/>
              <w:marRight w:val="0"/>
              <w:marTop w:val="0"/>
              <w:marBottom w:val="0"/>
              <w:divBdr>
                <w:top w:val="none" w:sz="0" w:space="0" w:color="auto"/>
                <w:left w:val="none" w:sz="0" w:space="0" w:color="auto"/>
                <w:bottom w:val="none" w:sz="0" w:space="0" w:color="auto"/>
                <w:right w:val="none" w:sz="0" w:space="0" w:color="auto"/>
              </w:divBdr>
            </w:div>
            <w:div w:id="1866484174">
              <w:marLeft w:val="0"/>
              <w:marRight w:val="0"/>
              <w:marTop w:val="0"/>
              <w:marBottom w:val="0"/>
              <w:divBdr>
                <w:top w:val="none" w:sz="0" w:space="0" w:color="auto"/>
                <w:left w:val="none" w:sz="0" w:space="0" w:color="auto"/>
                <w:bottom w:val="none" w:sz="0" w:space="0" w:color="auto"/>
                <w:right w:val="none" w:sz="0" w:space="0" w:color="auto"/>
              </w:divBdr>
            </w:div>
            <w:div w:id="1879394368">
              <w:marLeft w:val="0"/>
              <w:marRight w:val="0"/>
              <w:marTop w:val="0"/>
              <w:marBottom w:val="0"/>
              <w:divBdr>
                <w:top w:val="none" w:sz="0" w:space="0" w:color="auto"/>
                <w:left w:val="none" w:sz="0" w:space="0" w:color="auto"/>
                <w:bottom w:val="none" w:sz="0" w:space="0" w:color="auto"/>
                <w:right w:val="none" w:sz="0" w:space="0" w:color="auto"/>
              </w:divBdr>
            </w:div>
            <w:div w:id="1880581812">
              <w:marLeft w:val="0"/>
              <w:marRight w:val="0"/>
              <w:marTop w:val="0"/>
              <w:marBottom w:val="0"/>
              <w:divBdr>
                <w:top w:val="none" w:sz="0" w:space="0" w:color="auto"/>
                <w:left w:val="none" w:sz="0" w:space="0" w:color="auto"/>
                <w:bottom w:val="none" w:sz="0" w:space="0" w:color="auto"/>
                <w:right w:val="none" w:sz="0" w:space="0" w:color="auto"/>
              </w:divBdr>
            </w:div>
            <w:div w:id="1895701510">
              <w:marLeft w:val="0"/>
              <w:marRight w:val="0"/>
              <w:marTop w:val="0"/>
              <w:marBottom w:val="0"/>
              <w:divBdr>
                <w:top w:val="none" w:sz="0" w:space="0" w:color="auto"/>
                <w:left w:val="none" w:sz="0" w:space="0" w:color="auto"/>
                <w:bottom w:val="none" w:sz="0" w:space="0" w:color="auto"/>
                <w:right w:val="none" w:sz="0" w:space="0" w:color="auto"/>
              </w:divBdr>
            </w:div>
            <w:div w:id="1897154888">
              <w:marLeft w:val="0"/>
              <w:marRight w:val="0"/>
              <w:marTop w:val="0"/>
              <w:marBottom w:val="0"/>
              <w:divBdr>
                <w:top w:val="none" w:sz="0" w:space="0" w:color="auto"/>
                <w:left w:val="none" w:sz="0" w:space="0" w:color="auto"/>
                <w:bottom w:val="none" w:sz="0" w:space="0" w:color="auto"/>
                <w:right w:val="none" w:sz="0" w:space="0" w:color="auto"/>
              </w:divBdr>
            </w:div>
            <w:div w:id="1899438152">
              <w:marLeft w:val="0"/>
              <w:marRight w:val="0"/>
              <w:marTop w:val="0"/>
              <w:marBottom w:val="0"/>
              <w:divBdr>
                <w:top w:val="none" w:sz="0" w:space="0" w:color="auto"/>
                <w:left w:val="none" w:sz="0" w:space="0" w:color="auto"/>
                <w:bottom w:val="none" w:sz="0" w:space="0" w:color="auto"/>
                <w:right w:val="none" w:sz="0" w:space="0" w:color="auto"/>
              </w:divBdr>
            </w:div>
            <w:div w:id="1900433466">
              <w:marLeft w:val="0"/>
              <w:marRight w:val="0"/>
              <w:marTop w:val="0"/>
              <w:marBottom w:val="0"/>
              <w:divBdr>
                <w:top w:val="none" w:sz="0" w:space="0" w:color="auto"/>
                <w:left w:val="none" w:sz="0" w:space="0" w:color="auto"/>
                <w:bottom w:val="none" w:sz="0" w:space="0" w:color="auto"/>
                <w:right w:val="none" w:sz="0" w:space="0" w:color="auto"/>
              </w:divBdr>
            </w:div>
            <w:div w:id="1902595991">
              <w:marLeft w:val="0"/>
              <w:marRight w:val="0"/>
              <w:marTop w:val="0"/>
              <w:marBottom w:val="0"/>
              <w:divBdr>
                <w:top w:val="none" w:sz="0" w:space="0" w:color="auto"/>
                <w:left w:val="none" w:sz="0" w:space="0" w:color="auto"/>
                <w:bottom w:val="none" w:sz="0" w:space="0" w:color="auto"/>
                <w:right w:val="none" w:sz="0" w:space="0" w:color="auto"/>
              </w:divBdr>
            </w:div>
            <w:div w:id="1908152326">
              <w:marLeft w:val="0"/>
              <w:marRight w:val="0"/>
              <w:marTop w:val="0"/>
              <w:marBottom w:val="0"/>
              <w:divBdr>
                <w:top w:val="none" w:sz="0" w:space="0" w:color="auto"/>
                <w:left w:val="none" w:sz="0" w:space="0" w:color="auto"/>
                <w:bottom w:val="none" w:sz="0" w:space="0" w:color="auto"/>
                <w:right w:val="none" w:sz="0" w:space="0" w:color="auto"/>
              </w:divBdr>
            </w:div>
            <w:div w:id="1916738748">
              <w:marLeft w:val="0"/>
              <w:marRight w:val="0"/>
              <w:marTop w:val="0"/>
              <w:marBottom w:val="0"/>
              <w:divBdr>
                <w:top w:val="none" w:sz="0" w:space="0" w:color="auto"/>
                <w:left w:val="none" w:sz="0" w:space="0" w:color="auto"/>
                <w:bottom w:val="none" w:sz="0" w:space="0" w:color="auto"/>
                <w:right w:val="none" w:sz="0" w:space="0" w:color="auto"/>
              </w:divBdr>
            </w:div>
            <w:div w:id="1916935041">
              <w:marLeft w:val="0"/>
              <w:marRight w:val="0"/>
              <w:marTop w:val="0"/>
              <w:marBottom w:val="0"/>
              <w:divBdr>
                <w:top w:val="none" w:sz="0" w:space="0" w:color="auto"/>
                <w:left w:val="none" w:sz="0" w:space="0" w:color="auto"/>
                <w:bottom w:val="none" w:sz="0" w:space="0" w:color="auto"/>
                <w:right w:val="none" w:sz="0" w:space="0" w:color="auto"/>
              </w:divBdr>
            </w:div>
            <w:div w:id="1919944668">
              <w:marLeft w:val="0"/>
              <w:marRight w:val="0"/>
              <w:marTop w:val="0"/>
              <w:marBottom w:val="0"/>
              <w:divBdr>
                <w:top w:val="none" w:sz="0" w:space="0" w:color="auto"/>
                <w:left w:val="none" w:sz="0" w:space="0" w:color="auto"/>
                <w:bottom w:val="none" w:sz="0" w:space="0" w:color="auto"/>
                <w:right w:val="none" w:sz="0" w:space="0" w:color="auto"/>
              </w:divBdr>
            </w:div>
            <w:div w:id="1920366810">
              <w:marLeft w:val="0"/>
              <w:marRight w:val="0"/>
              <w:marTop w:val="0"/>
              <w:marBottom w:val="0"/>
              <w:divBdr>
                <w:top w:val="none" w:sz="0" w:space="0" w:color="auto"/>
                <w:left w:val="none" w:sz="0" w:space="0" w:color="auto"/>
                <w:bottom w:val="none" w:sz="0" w:space="0" w:color="auto"/>
                <w:right w:val="none" w:sz="0" w:space="0" w:color="auto"/>
              </w:divBdr>
            </w:div>
            <w:div w:id="1920403205">
              <w:marLeft w:val="0"/>
              <w:marRight w:val="0"/>
              <w:marTop w:val="0"/>
              <w:marBottom w:val="0"/>
              <w:divBdr>
                <w:top w:val="none" w:sz="0" w:space="0" w:color="auto"/>
                <w:left w:val="none" w:sz="0" w:space="0" w:color="auto"/>
                <w:bottom w:val="none" w:sz="0" w:space="0" w:color="auto"/>
                <w:right w:val="none" w:sz="0" w:space="0" w:color="auto"/>
              </w:divBdr>
            </w:div>
            <w:div w:id="1921132925">
              <w:marLeft w:val="0"/>
              <w:marRight w:val="0"/>
              <w:marTop w:val="0"/>
              <w:marBottom w:val="0"/>
              <w:divBdr>
                <w:top w:val="none" w:sz="0" w:space="0" w:color="auto"/>
                <w:left w:val="none" w:sz="0" w:space="0" w:color="auto"/>
                <w:bottom w:val="none" w:sz="0" w:space="0" w:color="auto"/>
                <w:right w:val="none" w:sz="0" w:space="0" w:color="auto"/>
              </w:divBdr>
            </w:div>
            <w:div w:id="1921212397">
              <w:marLeft w:val="0"/>
              <w:marRight w:val="0"/>
              <w:marTop w:val="0"/>
              <w:marBottom w:val="0"/>
              <w:divBdr>
                <w:top w:val="none" w:sz="0" w:space="0" w:color="auto"/>
                <w:left w:val="none" w:sz="0" w:space="0" w:color="auto"/>
                <w:bottom w:val="none" w:sz="0" w:space="0" w:color="auto"/>
                <w:right w:val="none" w:sz="0" w:space="0" w:color="auto"/>
              </w:divBdr>
            </w:div>
            <w:div w:id="1923906151">
              <w:marLeft w:val="0"/>
              <w:marRight w:val="0"/>
              <w:marTop w:val="0"/>
              <w:marBottom w:val="0"/>
              <w:divBdr>
                <w:top w:val="none" w:sz="0" w:space="0" w:color="auto"/>
                <w:left w:val="none" w:sz="0" w:space="0" w:color="auto"/>
                <w:bottom w:val="none" w:sz="0" w:space="0" w:color="auto"/>
                <w:right w:val="none" w:sz="0" w:space="0" w:color="auto"/>
              </w:divBdr>
            </w:div>
            <w:div w:id="1927032318">
              <w:marLeft w:val="0"/>
              <w:marRight w:val="0"/>
              <w:marTop w:val="0"/>
              <w:marBottom w:val="0"/>
              <w:divBdr>
                <w:top w:val="none" w:sz="0" w:space="0" w:color="auto"/>
                <w:left w:val="none" w:sz="0" w:space="0" w:color="auto"/>
                <w:bottom w:val="none" w:sz="0" w:space="0" w:color="auto"/>
                <w:right w:val="none" w:sz="0" w:space="0" w:color="auto"/>
              </w:divBdr>
            </w:div>
            <w:div w:id="1927378386">
              <w:marLeft w:val="0"/>
              <w:marRight w:val="0"/>
              <w:marTop w:val="0"/>
              <w:marBottom w:val="0"/>
              <w:divBdr>
                <w:top w:val="none" w:sz="0" w:space="0" w:color="auto"/>
                <w:left w:val="none" w:sz="0" w:space="0" w:color="auto"/>
                <w:bottom w:val="none" w:sz="0" w:space="0" w:color="auto"/>
                <w:right w:val="none" w:sz="0" w:space="0" w:color="auto"/>
              </w:divBdr>
            </w:div>
            <w:div w:id="1927884421">
              <w:marLeft w:val="0"/>
              <w:marRight w:val="0"/>
              <w:marTop w:val="0"/>
              <w:marBottom w:val="0"/>
              <w:divBdr>
                <w:top w:val="none" w:sz="0" w:space="0" w:color="auto"/>
                <w:left w:val="none" w:sz="0" w:space="0" w:color="auto"/>
                <w:bottom w:val="none" w:sz="0" w:space="0" w:color="auto"/>
                <w:right w:val="none" w:sz="0" w:space="0" w:color="auto"/>
              </w:divBdr>
            </w:div>
            <w:div w:id="1940260632">
              <w:marLeft w:val="0"/>
              <w:marRight w:val="0"/>
              <w:marTop w:val="0"/>
              <w:marBottom w:val="0"/>
              <w:divBdr>
                <w:top w:val="none" w:sz="0" w:space="0" w:color="auto"/>
                <w:left w:val="none" w:sz="0" w:space="0" w:color="auto"/>
                <w:bottom w:val="none" w:sz="0" w:space="0" w:color="auto"/>
                <w:right w:val="none" w:sz="0" w:space="0" w:color="auto"/>
              </w:divBdr>
            </w:div>
            <w:div w:id="1941797352">
              <w:marLeft w:val="0"/>
              <w:marRight w:val="0"/>
              <w:marTop w:val="0"/>
              <w:marBottom w:val="0"/>
              <w:divBdr>
                <w:top w:val="none" w:sz="0" w:space="0" w:color="auto"/>
                <w:left w:val="none" w:sz="0" w:space="0" w:color="auto"/>
                <w:bottom w:val="none" w:sz="0" w:space="0" w:color="auto"/>
                <w:right w:val="none" w:sz="0" w:space="0" w:color="auto"/>
              </w:divBdr>
            </w:div>
            <w:div w:id="1952126963">
              <w:marLeft w:val="0"/>
              <w:marRight w:val="0"/>
              <w:marTop w:val="0"/>
              <w:marBottom w:val="0"/>
              <w:divBdr>
                <w:top w:val="none" w:sz="0" w:space="0" w:color="auto"/>
                <w:left w:val="none" w:sz="0" w:space="0" w:color="auto"/>
                <w:bottom w:val="none" w:sz="0" w:space="0" w:color="auto"/>
                <w:right w:val="none" w:sz="0" w:space="0" w:color="auto"/>
              </w:divBdr>
            </w:div>
            <w:div w:id="1957591342">
              <w:marLeft w:val="0"/>
              <w:marRight w:val="0"/>
              <w:marTop w:val="0"/>
              <w:marBottom w:val="0"/>
              <w:divBdr>
                <w:top w:val="none" w:sz="0" w:space="0" w:color="auto"/>
                <w:left w:val="none" w:sz="0" w:space="0" w:color="auto"/>
                <w:bottom w:val="none" w:sz="0" w:space="0" w:color="auto"/>
                <w:right w:val="none" w:sz="0" w:space="0" w:color="auto"/>
              </w:divBdr>
            </w:div>
            <w:div w:id="1958640025">
              <w:marLeft w:val="0"/>
              <w:marRight w:val="0"/>
              <w:marTop w:val="0"/>
              <w:marBottom w:val="0"/>
              <w:divBdr>
                <w:top w:val="none" w:sz="0" w:space="0" w:color="auto"/>
                <w:left w:val="none" w:sz="0" w:space="0" w:color="auto"/>
                <w:bottom w:val="none" w:sz="0" w:space="0" w:color="auto"/>
                <w:right w:val="none" w:sz="0" w:space="0" w:color="auto"/>
              </w:divBdr>
            </w:div>
            <w:div w:id="1959213437">
              <w:marLeft w:val="0"/>
              <w:marRight w:val="0"/>
              <w:marTop w:val="0"/>
              <w:marBottom w:val="0"/>
              <w:divBdr>
                <w:top w:val="none" w:sz="0" w:space="0" w:color="auto"/>
                <w:left w:val="none" w:sz="0" w:space="0" w:color="auto"/>
                <w:bottom w:val="none" w:sz="0" w:space="0" w:color="auto"/>
                <w:right w:val="none" w:sz="0" w:space="0" w:color="auto"/>
              </w:divBdr>
            </w:div>
            <w:div w:id="1959988613">
              <w:marLeft w:val="0"/>
              <w:marRight w:val="0"/>
              <w:marTop w:val="0"/>
              <w:marBottom w:val="0"/>
              <w:divBdr>
                <w:top w:val="none" w:sz="0" w:space="0" w:color="auto"/>
                <w:left w:val="none" w:sz="0" w:space="0" w:color="auto"/>
                <w:bottom w:val="none" w:sz="0" w:space="0" w:color="auto"/>
                <w:right w:val="none" w:sz="0" w:space="0" w:color="auto"/>
              </w:divBdr>
            </w:div>
            <w:div w:id="1962027995">
              <w:marLeft w:val="0"/>
              <w:marRight w:val="0"/>
              <w:marTop w:val="0"/>
              <w:marBottom w:val="0"/>
              <w:divBdr>
                <w:top w:val="none" w:sz="0" w:space="0" w:color="auto"/>
                <w:left w:val="none" w:sz="0" w:space="0" w:color="auto"/>
                <w:bottom w:val="none" w:sz="0" w:space="0" w:color="auto"/>
                <w:right w:val="none" w:sz="0" w:space="0" w:color="auto"/>
              </w:divBdr>
            </w:div>
            <w:div w:id="1967543030">
              <w:marLeft w:val="0"/>
              <w:marRight w:val="0"/>
              <w:marTop w:val="0"/>
              <w:marBottom w:val="0"/>
              <w:divBdr>
                <w:top w:val="none" w:sz="0" w:space="0" w:color="auto"/>
                <w:left w:val="none" w:sz="0" w:space="0" w:color="auto"/>
                <w:bottom w:val="none" w:sz="0" w:space="0" w:color="auto"/>
                <w:right w:val="none" w:sz="0" w:space="0" w:color="auto"/>
              </w:divBdr>
            </w:div>
            <w:div w:id="1968007183">
              <w:marLeft w:val="0"/>
              <w:marRight w:val="0"/>
              <w:marTop w:val="0"/>
              <w:marBottom w:val="0"/>
              <w:divBdr>
                <w:top w:val="none" w:sz="0" w:space="0" w:color="auto"/>
                <w:left w:val="none" w:sz="0" w:space="0" w:color="auto"/>
                <w:bottom w:val="none" w:sz="0" w:space="0" w:color="auto"/>
                <w:right w:val="none" w:sz="0" w:space="0" w:color="auto"/>
              </w:divBdr>
              <w:divsChild>
                <w:div w:id="416748682">
                  <w:marLeft w:val="0"/>
                  <w:marRight w:val="0"/>
                  <w:marTop w:val="0"/>
                  <w:marBottom w:val="0"/>
                  <w:divBdr>
                    <w:top w:val="none" w:sz="0" w:space="0" w:color="auto"/>
                    <w:left w:val="none" w:sz="0" w:space="0" w:color="auto"/>
                    <w:bottom w:val="none" w:sz="0" w:space="0" w:color="auto"/>
                    <w:right w:val="none" w:sz="0" w:space="0" w:color="auto"/>
                  </w:divBdr>
                </w:div>
                <w:div w:id="1217619427">
                  <w:marLeft w:val="0"/>
                  <w:marRight w:val="0"/>
                  <w:marTop w:val="0"/>
                  <w:marBottom w:val="0"/>
                  <w:divBdr>
                    <w:top w:val="none" w:sz="0" w:space="0" w:color="auto"/>
                    <w:left w:val="none" w:sz="0" w:space="0" w:color="auto"/>
                    <w:bottom w:val="none" w:sz="0" w:space="0" w:color="auto"/>
                    <w:right w:val="none" w:sz="0" w:space="0" w:color="auto"/>
                  </w:divBdr>
                </w:div>
                <w:div w:id="1237663140">
                  <w:marLeft w:val="0"/>
                  <w:marRight w:val="0"/>
                  <w:marTop w:val="0"/>
                  <w:marBottom w:val="0"/>
                  <w:divBdr>
                    <w:top w:val="none" w:sz="0" w:space="0" w:color="auto"/>
                    <w:left w:val="none" w:sz="0" w:space="0" w:color="auto"/>
                    <w:bottom w:val="none" w:sz="0" w:space="0" w:color="auto"/>
                    <w:right w:val="none" w:sz="0" w:space="0" w:color="auto"/>
                  </w:divBdr>
                </w:div>
                <w:div w:id="1358119449">
                  <w:marLeft w:val="0"/>
                  <w:marRight w:val="0"/>
                  <w:marTop w:val="0"/>
                  <w:marBottom w:val="0"/>
                  <w:divBdr>
                    <w:top w:val="none" w:sz="0" w:space="0" w:color="auto"/>
                    <w:left w:val="none" w:sz="0" w:space="0" w:color="auto"/>
                    <w:bottom w:val="none" w:sz="0" w:space="0" w:color="auto"/>
                    <w:right w:val="none" w:sz="0" w:space="0" w:color="auto"/>
                  </w:divBdr>
                </w:div>
              </w:divsChild>
            </w:div>
            <w:div w:id="1975865962">
              <w:marLeft w:val="0"/>
              <w:marRight w:val="0"/>
              <w:marTop w:val="0"/>
              <w:marBottom w:val="0"/>
              <w:divBdr>
                <w:top w:val="none" w:sz="0" w:space="0" w:color="auto"/>
                <w:left w:val="none" w:sz="0" w:space="0" w:color="auto"/>
                <w:bottom w:val="none" w:sz="0" w:space="0" w:color="auto"/>
                <w:right w:val="none" w:sz="0" w:space="0" w:color="auto"/>
              </w:divBdr>
            </w:div>
            <w:div w:id="1984041355">
              <w:marLeft w:val="0"/>
              <w:marRight w:val="0"/>
              <w:marTop w:val="0"/>
              <w:marBottom w:val="0"/>
              <w:divBdr>
                <w:top w:val="none" w:sz="0" w:space="0" w:color="auto"/>
                <w:left w:val="none" w:sz="0" w:space="0" w:color="auto"/>
                <w:bottom w:val="none" w:sz="0" w:space="0" w:color="auto"/>
                <w:right w:val="none" w:sz="0" w:space="0" w:color="auto"/>
              </w:divBdr>
            </w:div>
            <w:div w:id="1985163096">
              <w:marLeft w:val="0"/>
              <w:marRight w:val="0"/>
              <w:marTop w:val="0"/>
              <w:marBottom w:val="0"/>
              <w:divBdr>
                <w:top w:val="none" w:sz="0" w:space="0" w:color="auto"/>
                <w:left w:val="none" w:sz="0" w:space="0" w:color="auto"/>
                <w:bottom w:val="none" w:sz="0" w:space="0" w:color="auto"/>
                <w:right w:val="none" w:sz="0" w:space="0" w:color="auto"/>
              </w:divBdr>
            </w:div>
            <w:div w:id="1989170721">
              <w:marLeft w:val="0"/>
              <w:marRight w:val="0"/>
              <w:marTop w:val="0"/>
              <w:marBottom w:val="0"/>
              <w:divBdr>
                <w:top w:val="none" w:sz="0" w:space="0" w:color="auto"/>
                <w:left w:val="none" w:sz="0" w:space="0" w:color="auto"/>
                <w:bottom w:val="none" w:sz="0" w:space="0" w:color="auto"/>
                <w:right w:val="none" w:sz="0" w:space="0" w:color="auto"/>
              </w:divBdr>
            </w:div>
            <w:div w:id="1989236970">
              <w:marLeft w:val="0"/>
              <w:marRight w:val="0"/>
              <w:marTop w:val="0"/>
              <w:marBottom w:val="0"/>
              <w:divBdr>
                <w:top w:val="none" w:sz="0" w:space="0" w:color="auto"/>
                <w:left w:val="none" w:sz="0" w:space="0" w:color="auto"/>
                <w:bottom w:val="none" w:sz="0" w:space="0" w:color="auto"/>
                <w:right w:val="none" w:sz="0" w:space="0" w:color="auto"/>
              </w:divBdr>
            </w:div>
            <w:div w:id="1989508112">
              <w:marLeft w:val="0"/>
              <w:marRight w:val="0"/>
              <w:marTop w:val="0"/>
              <w:marBottom w:val="0"/>
              <w:divBdr>
                <w:top w:val="none" w:sz="0" w:space="0" w:color="auto"/>
                <w:left w:val="none" w:sz="0" w:space="0" w:color="auto"/>
                <w:bottom w:val="none" w:sz="0" w:space="0" w:color="auto"/>
                <w:right w:val="none" w:sz="0" w:space="0" w:color="auto"/>
              </w:divBdr>
            </w:div>
            <w:div w:id="1991131125">
              <w:marLeft w:val="0"/>
              <w:marRight w:val="0"/>
              <w:marTop w:val="0"/>
              <w:marBottom w:val="0"/>
              <w:divBdr>
                <w:top w:val="none" w:sz="0" w:space="0" w:color="auto"/>
                <w:left w:val="none" w:sz="0" w:space="0" w:color="auto"/>
                <w:bottom w:val="none" w:sz="0" w:space="0" w:color="auto"/>
                <w:right w:val="none" w:sz="0" w:space="0" w:color="auto"/>
              </w:divBdr>
            </w:div>
            <w:div w:id="1993362953">
              <w:marLeft w:val="0"/>
              <w:marRight w:val="0"/>
              <w:marTop w:val="0"/>
              <w:marBottom w:val="0"/>
              <w:divBdr>
                <w:top w:val="none" w:sz="0" w:space="0" w:color="auto"/>
                <w:left w:val="none" w:sz="0" w:space="0" w:color="auto"/>
                <w:bottom w:val="none" w:sz="0" w:space="0" w:color="auto"/>
                <w:right w:val="none" w:sz="0" w:space="0" w:color="auto"/>
              </w:divBdr>
            </w:div>
            <w:div w:id="2000885380">
              <w:marLeft w:val="0"/>
              <w:marRight w:val="0"/>
              <w:marTop w:val="0"/>
              <w:marBottom w:val="0"/>
              <w:divBdr>
                <w:top w:val="none" w:sz="0" w:space="0" w:color="auto"/>
                <w:left w:val="none" w:sz="0" w:space="0" w:color="auto"/>
                <w:bottom w:val="none" w:sz="0" w:space="0" w:color="auto"/>
                <w:right w:val="none" w:sz="0" w:space="0" w:color="auto"/>
              </w:divBdr>
            </w:div>
            <w:div w:id="2001806187">
              <w:marLeft w:val="0"/>
              <w:marRight w:val="0"/>
              <w:marTop w:val="0"/>
              <w:marBottom w:val="0"/>
              <w:divBdr>
                <w:top w:val="none" w:sz="0" w:space="0" w:color="auto"/>
                <w:left w:val="none" w:sz="0" w:space="0" w:color="auto"/>
                <w:bottom w:val="none" w:sz="0" w:space="0" w:color="auto"/>
                <w:right w:val="none" w:sz="0" w:space="0" w:color="auto"/>
              </w:divBdr>
            </w:div>
            <w:div w:id="2004627866">
              <w:marLeft w:val="0"/>
              <w:marRight w:val="0"/>
              <w:marTop w:val="0"/>
              <w:marBottom w:val="0"/>
              <w:divBdr>
                <w:top w:val="none" w:sz="0" w:space="0" w:color="auto"/>
                <w:left w:val="none" w:sz="0" w:space="0" w:color="auto"/>
                <w:bottom w:val="none" w:sz="0" w:space="0" w:color="auto"/>
                <w:right w:val="none" w:sz="0" w:space="0" w:color="auto"/>
              </w:divBdr>
            </w:div>
            <w:div w:id="2005666581">
              <w:marLeft w:val="0"/>
              <w:marRight w:val="0"/>
              <w:marTop w:val="0"/>
              <w:marBottom w:val="0"/>
              <w:divBdr>
                <w:top w:val="none" w:sz="0" w:space="0" w:color="auto"/>
                <w:left w:val="none" w:sz="0" w:space="0" w:color="auto"/>
                <w:bottom w:val="none" w:sz="0" w:space="0" w:color="auto"/>
                <w:right w:val="none" w:sz="0" w:space="0" w:color="auto"/>
              </w:divBdr>
            </w:div>
            <w:div w:id="2006005443">
              <w:marLeft w:val="0"/>
              <w:marRight w:val="0"/>
              <w:marTop w:val="0"/>
              <w:marBottom w:val="0"/>
              <w:divBdr>
                <w:top w:val="none" w:sz="0" w:space="0" w:color="auto"/>
                <w:left w:val="none" w:sz="0" w:space="0" w:color="auto"/>
                <w:bottom w:val="none" w:sz="0" w:space="0" w:color="auto"/>
                <w:right w:val="none" w:sz="0" w:space="0" w:color="auto"/>
              </w:divBdr>
            </w:div>
            <w:div w:id="2008286078">
              <w:marLeft w:val="0"/>
              <w:marRight w:val="0"/>
              <w:marTop w:val="0"/>
              <w:marBottom w:val="0"/>
              <w:divBdr>
                <w:top w:val="none" w:sz="0" w:space="0" w:color="auto"/>
                <w:left w:val="none" w:sz="0" w:space="0" w:color="auto"/>
                <w:bottom w:val="none" w:sz="0" w:space="0" w:color="auto"/>
                <w:right w:val="none" w:sz="0" w:space="0" w:color="auto"/>
              </w:divBdr>
            </w:div>
            <w:div w:id="2010715996">
              <w:marLeft w:val="0"/>
              <w:marRight w:val="0"/>
              <w:marTop w:val="0"/>
              <w:marBottom w:val="0"/>
              <w:divBdr>
                <w:top w:val="none" w:sz="0" w:space="0" w:color="auto"/>
                <w:left w:val="none" w:sz="0" w:space="0" w:color="auto"/>
                <w:bottom w:val="none" w:sz="0" w:space="0" w:color="auto"/>
                <w:right w:val="none" w:sz="0" w:space="0" w:color="auto"/>
              </w:divBdr>
            </w:div>
            <w:div w:id="2014411914">
              <w:marLeft w:val="0"/>
              <w:marRight w:val="0"/>
              <w:marTop w:val="0"/>
              <w:marBottom w:val="0"/>
              <w:divBdr>
                <w:top w:val="none" w:sz="0" w:space="0" w:color="auto"/>
                <w:left w:val="none" w:sz="0" w:space="0" w:color="auto"/>
                <w:bottom w:val="none" w:sz="0" w:space="0" w:color="auto"/>
                <w:right w:val="none" w:sz="0" w:space="0" w:color="auto"/>
              </w:divBdr>
            </w:div>
            <w:div w:id="2019842623">
              <w:marLeft w:val="0"/>
              <w:marRight w:val="0"/>
              <w:marTop w:val="0"/>
              <w:marBottom w:val="0"/>
              <w:divBdr>
                <w:top w:val="none" w:sz="0" w:space="0" w:color="auto"/>
                <w:left w:val="none" w:sz="0" w:space="0" w:color="auto"/>
                <w:bottom w:val="none" w:sz="0" w:space="0" w:color="auto"/>
                <w:right w:val="none" w:sz="0" w:space="0" w:color="auto"/>
              </w:divBdr>
            </w:div>
            <w:div w:id="2021931772">
              <w:marLeft w:val="0"/>
              <w:marRight w:val="0"/>
              <w:marTop w:val="0"/>
              <w:marBottom w:val="0"/>
              <w:divBdr>
                <w:top w:val="none" w:sz="0" w:space="0" w:color="auto"/>
                <w:left w:val="none" w:sz="0" w:space="0" w:color="auto"/>
                <w:bottom w:val="none" w:sz="0" w:space="0" w:color="auto"/>
                <w:right w:val="none" w:sz="0" w:space="0" w:color="auto"/>
              </w:divBdr>
            </w:div>
            <w:div w:id="2023387559">
              <w:marLeft w:val="0"/>
              <w:marRight w:val="0"/>
              <w:marTop w:val="0"/>
              <w:marBottom w:val="0"/>
              <w:divBdr>
                <w:top w:val="none" w:sz="0" w:space="0" w:color="auto"/>
                <w:left w:val="none" w:sz="0" w:space="0" w:color="auto"/>
                <w:bottom w:val="none" w:sz="0" w:space="0" w:color="auto"/>
                <w:right w:val="none" w:sz="0" w:space="0" w:color="auto"/>
              </w:divBdr>
            </w:div>
            <w:div w:id="2028483568">
              <w:marLeft w:val="0"/>
              <w:marRight w:val="0"/>
              <w:marTop w:val="0"/>
              <w:marBottom w:val="0"/>
              <w:divBdr>
                <w:top w:val="none" w:sz="0" w:space="0" w:color="auto"/>
                <w:left w:val="none" w:sz="0" w:space="0" w:color="auto"/>
                <w:bottom w:val="none" w:sz="0" w:space="0" w:color="auto"/>
                <w:right w:val="none" w:sz="0" w:space="0" w:color="auto"/>
              </w:divBdr>
            </w:div>
            <w:div w:id="2029792494">
              <w:marLeft w:val="0"/>
              <w:marRight w:val="0"/>
              <w:marTop w:val="0"/>
              <w:marBottom w:val="0"/>
              <w:divBdr>
                <w:top w:val="none" w:sz="0" w:space="0" w:color="auto"/>
                <w:left w:val="none" w:sz="0" w:space="0" w:color="auto"/>
                <w:bottom w:val="none" w:sz="0" w:space="0" w:color="auto"/>
                <w:right w:val="none" w:sz="0" w:space="0" w:color="auto"/>
              </w:divBdr>
            </w:div>
            <w:div w:id="2034843132">
              <w:marLeft w:val="0"/>
              <w:marRight w:val="0"/>
              <w:marTop w:val="0"/>
              <w:marBottom w:val="0"/>
              <w:divBdr>
                <w:top w:val="none" w:sz="0" w:space="0" w:color="auto"/>
                <w:left w:val="none" w:sz="0" w:space="0" w:color="auto"/>
                <w:bottom w:val="none" w:sz="0" w:space="0" w:color="auto"/>
                <w:right w:val="none" w:sz="0" w:space="0" w:color="auto"/>
              </w:divBdr>
            </w:div>
            <w:div w:id="2035226787">
              <w:marLeft w:val="0"/>
              <w:marRight w:val="0"/>
              <w:marTop w:val="0"/>
              <w:marBottom w:val="0"/>
              <w:divBdr>
                <w:top w:val="none" w:sz="0" w:space="0" w:color="auto"/>
                <w:left w:val="none" w:sz="0" w:space="0" w:color="auto"/>
                <w:bottom w:val="none" w:sz="0" w:space="0" w:color="auto"/>
                <w:right w:val="none" w:sz="0" w:space="0" w:color="auto"/>
              </w:divBdr>
            </w:div>
            <w:div w:id="2038576752">
              <w:marLeft w:val="0"/>
              <w:marRight w:val="0"/>
              <w:marTop w:val="0"/>
              <w:marBottom w:val="0"/>
              <w:divBdr>
                <w:top w:val="none" w:sz="0" w:space="0" w:color="auto"/>
                <w:left w:val="none" w:sz="0" w:space="0" w:color="auto"/>
                <w:bottom w:val="none" w:sz="0" w:space="0" w:color="auto"/>
                <w:right w:val="none" w:sz="0" w:space="0" w:color="auto"/>
              </w:divBdr>
            </w:div>
            <w:div w:id="2047636979">
              <w:marLeft w:val="0"/>
              <w:marRight w:val="0"/>
              <w:marTop w:val="0"/>
              <w:marBottom w:val="0"/>
              <w:divBdr>
                <w:top w:val="none" w:sz="0" w:space="0" w:color="auto"/>
                <w:left w:val="none" w:sz="0" w:space="0" w:color="auto"/>
                <w:bottom w:val="none" w:sz="0" w:space="0" w:color="auto"/>
                <w:right w:val="none" w:sz="0" w:space="0" w:color="auto"/>
              </w:divBdr>
              <w:divsChild>
                <w:div w:id="135269646">
                  <w:marLeft w:val="0"/>
                  <w:marRight w:val="0"/>
                  <w:marTop w:val="0"/>
                  <w:marBottom w:val="0"/>
                  <w:divBdr>
                    <w:top w:val="none" w:sz="0" w:space="0" w:color="auto"/>
                    <w:left w:val="none" w:sz="0" w:space="0" w:color="auto"/>
                    <w:bottom w:val="none" w:sz="0" w:space="0" w:color="auto"/>
                    <w:right w:val="none" w:sz="0" w:space="0" w:color="auto"/>
                  </w:divBdr>
                </w:div>
                <w:div w:id="152451235">
                  <w:marLeft w:val="0"/>
                  <w:marRight w:val="0"/>
                  <w:marTop w:val="0"/>
                  <w:marBottom w:val="0"/>
                  <w:divBdr>
                    <w:top w:val="none" w:sz="0" w:space="0" w:color="auto"/>
                    <w:left w:val="none" w:sz="0" w:space="0" w:color="auto"/>
                    <w:bottom w:val="none" w:sz="0" w:space="0" w:color="auto"/>
                    <w:right w:val="none" w:sz="0" w:space="0" w:color="auto"/>
                  </w:divBdr>
                </w:div>
                <w:div w:id="154808645">
                  <w:marLeft w:val="0"/>
                  <w:marRight w:val="0"/>
                  <w:marTop w:val="0"/>
                  <w:marBottom w:val="0"/>
                  <w:divBdr>
                    <w:top w:val="none" w:sz="0" w:space="0" w:color="auto"/>
                    <w:left w:val="none" w:sz="0" w:space="0" w:color="auto"/>
                    <w:bottom w:val="none" w:sz="0" w:space="0" w:color="auto"/>
                    <w:right w:val="none" w:sz="0" w:space="0" w:color="auto"/>
                  </w:divBdr>
                </w:div>
                <w:div w:id="835805464">
                  <w:marLeft w:val="0"/>
                  <w:marRight w:val="0"/>
                  <w:marTop w:val="0"/>
                  <w:marBottom w:val="0"/>
                  <w:divBdr>
                    <w:top w:val="none" w:sz="0" w:space="0" w:color="auto"/>
                    <w:left w:val="none" w:sz="0" w:space="0" w:color="auto"/>
                    <w:bottom w:val="none" w:sz="0" w:space="0" w:color="auto"/>
                    <w:right w:val="none" w:sz="0" w:space="0" w:color="auto"/>
                  </w:divBdr>
                </w:div>
                <w:div w:id="891769688">
                  <w:marLeft w:val="0"/>
                  <w:marRight w:val="0"/>
                  <w:marTop w:val="0"/>
                  <w:marBottom w:val="0"/>
                  <w:divBdr>
                    <w:top w:val="none" w:sz="0" w:space="0" w:color="auto"/>
                    <w:left w:val="none" w:sz="0" w:space="0" w:color="auto"/>
                    <w:bottom w:val="none" w:sz="0" w:space="0" w:color="auto"/>
                    <w:right w:val="none" w:sz="0" w:space="0" w:color="auto"/>
                  </w:divBdr>
                </w:div>
                <w:div w:id="1305968176">
                  <w:marLeft w:val="0"/>
                  <w:marRight w:val="0"/>
                  <w:marTop w:val="0"/>
                  <w:marBottom w:val="0"/>
                  <w:divBdr>
                    <w:top w:val="none" w:sz="0" w:space="0" w:color="auto"/>
                    <w:left w:val="none" w:sz="0" w:space="0" w:color="auto"/>
                    <w:bottom w:val="none" w:sz="0" w:space="0" w:color="auto"/>
                    <w:right w:val="none" w:sz="0" w:space="0" w:color="auto"/>
                  </w:divBdr>
                </w:div>
                <w:div w:id="1513107325">
                  <w:marLeft w:val="0"/>
                  <w:marRight w:val="0"/>
                  <w:marTop w:val="0"/>
                  <w:marBottom w:val="0"/>
                  <w:divBdr>
                    <w:top w:val="none" w:sz="0" w:space="0" w:color="auto"/>
                    <w:left w:val="none" w:sz="0" w:space="0" w:color="auto"/>
                    <w:bottom w:val="none" w:sz="0" w:space="0" w:color="auto"/>
                    <w:right w:val="none" w:sz="0" w:space="0" w:color="auto"/>
                  </w:divBdr>
                </w:div>
                <w:div w:id="1564677572">
                  <w:marLeft w:val="0"/>
                  <w:marRight w:val="0"/>
                  <w:marTop w:val="0"/>
                  <w:marBottom w:val="0"/>
                  <w:divBdr>
                    <w:top w:val="none" w:sz="0" w:space="0" w:color="auto"/>
                    <w:left w:val="none" w:sz="0" w:space="0" w:color="auto"/>
                    <w:bottom w:val="none" w:sz="0" w:space="0" w:color="auto"/>
                    <w:right w:val="none" w:sz="0" w:space="0" w:color="auto"/>
                  </w:divBdr>
                </w:div>
                <w:div w:id="1663002915">
                  <w:marLeft w:val="0"/>
                  <w:marRight w:val="0"/>
                  <w:marTop w:val="0"/>
                  <w:marBottom w:val="0"/>
                  <w:divBdr>
                    <w:top w:val="none" w:sz="0" w:space="0" w:color="auto"/>
                    <w:left w:val="none" w:sz="0" w:space="0" w:color="auto"/>
                    <w:bottom w:val="none" w:sz="0" w:space="0" w:color="auto"/>
                    <w:right w:val="none" w:sz="0" w:space="0" w:color="auto"/>
                  </w:divBdr>
                </w:div>
              </w:divsChild>
            </w:div>
            <w:div w:id="2053266665">
              <w:marLeft w:val="0"/>
              <w:marRight w:val="0"/>
              <w:marTop w:val="0"/>
              <w:marBottom w:val="0"/>
              <w:divBdr>
                <w:top w:val="none" w:sz="0" w:space="0" w:color="auto"/>
                <w:left w:val="none" w:sz="0" w:space="0" w:color="auto"/>
                <w:bottom w:val="none" w:sz="0" w:space="0" w:color="auto"/>
                <w:right w:val="none" w:sz="0" w:space="0" w:color="auto"/>
              </w:divBdr>
              <w:divsChild>
                <w:div w:id="447819889">
                  <w:marLeft w:val="0"/>
                  <w:marRight w:val="0"/>
                  <w:marTop w:val="0"/>
                  <w:marBottom w:val="0"/>
                  <w:divBdr>
                    <w:top w:val="none" w:sz="0" w:space="0" w:color="auto"/>
                    <w:left w:val="none" w:sz="0" w:space="0" w:color="auto"/>
                    <w:bottom w:val="none" w:sz="0" w:space="0" w:color="auto"/>
                    <w:right w:val="none" w:sz="0" w:space="0" w:color="auto"/>
                  </w:divBdr>
                </w:div>
                <w:div w:id="611476686">
                  <w:marLeft w:val="0"/>
                  <w:marRight w:val="0"/>
                  <w:marTop w:val="0"/>
                  <w:marBottom w:val="0"/>
                  <w:divBdr>
                    <w:top w:val="none" w:sz="0" w:space="0" w:color="auto"/>
                    <w:left w:val="none" w:sz="0" w:space="0" w:color="auto"/>
                    <w:bottom w:val="none" w:sz="0" w:space="0" w:color="auto"/>
                    <w:right w:val="none" w:sz="0" w:space="0" w:color="auto"/>
                  </w:divBdr>
                </w:div>
                <w:div w:id="1104611811">
                  <w:marLeft w:val="0"/>
                  <w:marRight w:val="0"/>
                  <w:marTop w:val="0"/>
                  <w:marBottom w:val="0"/>
                  <w:divBdr>
                    <w:top w:val="none" w:sz="0" w:space="0" w:color="auto"/>
                    <w:left w:val="none" w:sz="0" w:space="0" w:color="auto"/>
                    <w:bottom w:val="none" w:sz="0" w:space="0" w:color="auto"/>
                    <w:right w:val="none" w:sz="0" w:space="0" w:color="auto"/>
                  </w:divBdr>
                </w:div>
                <w:div w:id="1340305300">
                  <w:marLeft w:val="0"/>
                  <w:marRight w:val="0"/>
                  <w:marTop w:val="0"/>
                  <w:marBottom w:val="0"/>
                  <w:divBdr>
                    <w:top w:val="none" w:sz="0" w:space="0" w:color="auto"/>
                    <w:left w:val="none" w:sz="0" w:space="0" w:color="auto"/>
                    <w:bottom w:val="none" w:sz="0" w:space="0" w:color="auto"/>
                    <w:right w:val="none" w:sz="0" w:space="0" w:color="auto"/>
                  </w:divBdr>
                </w:div>
                <w:div w:id="1405489908">
                  <w:marLeft w:val="0"/>
                  <w:marRight w:val="0"/>
                  <w:marTop w:val="0"/>
                  <w:marBottom w:val="0"/>
                  <w:divBdr>
                    <w:top w:val="none" w:sz="0" w:space="0" w:color="auto"/>
                    <w:left w:val="none" w:sz="0" w:space="0" w:color="auto"/>
                    <w:bottom w:val="none" w:sz="0" w:space="0" w:color="auto"/>
                    <w:right w:val="none" w:sz="0" w:space="0" w:color="auto"/>
                  </w:divBdr>
                </w:div>
                <w:div w:id="1418358911">
                  <w:marLeft w:val="0"/>
                  <w:marRight w:val="0"/>
                  <w:marTop w:val="0"/>
                  <w:marBottom w:val="0"/>
                  <w:divBdr>
                    <w:top w:val="none" w:sz="0" w:space="0" w:color="auto"/>
                    <w:left w:val="none" w:sz="0" w:space="0" w:color="auto"/>
                    <w:bottom w:val="none" w:sz="0" w:space="0" w:color="auto"/>
                    <w:right w:val="none" w:sz="0" w:space="0" w:color="auto"/>
                  </w:divBdr>
                </w:div>
                <w:div w:id="1737237953">
                  <w:marLeft w:val="0"/>
                  <w:marRight w:val="0"/>
                  <w:marTop w:val="0"/>
                  <w:marBottom w:val="0"/>
                  <w:divBdr>
                    <w:top w:val="none" w:sz="0" w:space="0" w:color="auto"/>
                    <w:left w:val="none" w:sz="0" w:space="0" w:color="auto"/>
                    <w:bottom w:val="none" w:sz="0" w:space="0" w:color="auto"/>
                    <w:right w:val="none" w:sz="0" w:space="0" w:color="auto"/>
                  </w:divBdr>
                </w:div>
              </w:divsChild>
            </w:div>
            <w:div w:id="2054571395">
              <w:marLeft w:val="0"/>
              <w:marRight w:val="0"/>
              <w:marTop w:val="0"/>
              <w:marBottom w:val="0"/>
              <w:divBdr>
                <w:top w:val="none" w:sz="0" w:space="0" w:color="auto"/>
                <w:left w:val="none" w:sz="0" w:space="0" w:color="auto"/>
                <w:bottom w:val="none" w:sz="0" w:space="0" w:color="auto"/>
                <w:right w:val="none" w:sz="0" w:space="0" w:color="auto"/>
              </w:divBdr>
            </w:div>
            <w:div w:id="2054957686">
              <w:marLeft w:val="0"/>
              <w:marRight w:val="0"/>
              <w:marTop w:val="0"/>
              <w:marBottom w:val="0"/>
              <w:divBdr>
                <w:top w:val="none" w:sz="0" w:space="0" w:color="auto"/>
                <w:left w:val="none" w:sz="0" w:space="0" w:color="auto"/>
                <w:bottom w:val="none" w:sz="0" w:space="0" w:color="auto"/>
                <w:right w:val="none" w:sz="0" w:space="0" w:color="auto"/>
              </w:divBdr>
            </w:div>
            <w:div w:id="2057705026">
              <w:marLeft w:val="0"/>
              <w:marRight w:val="0"/>
              <w:marTop w:val="0"/>
              <w:marBottom w:val="0"/>
              <w:divBdr>
                <w:top w:val="none" w:sz="0" w:space="0" w:color="auto"/>
                <w:left w:val="none" w:sz="0" w:space="0" w:color="auto"/>
                <w:bottom w:val="none" w:sz="0" w:space="0" w:color="auto"/>
                <w:right w:val="none" w:sz="0" w:space="0" w:color="auto"/>
              </w:divBdr>
            </w:div>
            <w:div w:id="2057850004">
              <w:marLeft w:val="0"/>
              <w:marRight w:val="0"/>
              <w:marTop w:val="0"/>
              <w:marBottom w:val="0"/>
              <w:divBdr>
                <w:top w:val="none" w:sz="0" w:space="0" w:color="auto"/>
                <w:left w:val="none" w:sz="0" w:space="0" w:color="auto"/>
                <w:bottom w:val="none" w:sz="0" w:space="0" w:color="auto"/>
                <w:right w:val="none" w:sz="0" w:space="0" w:color="auto"/>
              </w:divBdr>
            </w:div>
            <w:div w:id="2060352129">
              <w:marLeft w:val="0"/>
              <w:marRight w:val="0"/>
              <w:marTop w:val="0"/>
              <w:marBottom w:val="0"/>
              <w:divBdr>
                <w:top w:val="none" w:sz="0" w:space="0" w:color="auto"/>
                <w:left w:val="none" w:sz="0" w:space="0" w:color="auto"/>
                <w:bottom w:val="none" w:sz="0" w:space="0" w:color="auto"/>
                <w:right w:val="none" w:sz="0" w:space="0" w:color="auto"/>
              </w:divBdr>
            </w:div>
            <w:div w:id="2061785582">
              <w:marLeft w:val="0"/>
              <w:marRight w:val="0"/>
              <w:marTop w:val="0"/>
              <w:marBottom w:val="0"/>
              <w:divBdr>
                <w:top w:val="none" w:sz="0" w:space="0" w:color="auto"/>
                <w:left w:val="none" w:sz="0" w:space="0" w:color="auto"/>
                <w:bottom w:val="none" w:sz="0" w:space="0" w:color="auto"/>
                <w:right w:val="none" w:sz="0" w:space="0" w:color="auto"/>
              </w:divBdr>
            </w:div>
            <w:div w:id="2063672530">
              <w:marLeft w:val="0"/>
              <w:marRight w:val="0"/>
              <w:marTop w:val="0"/>
              <w:marBottom w:val="0"/>
              <w:divBdr>
                <w:top w:val="none" w:sz="0" w:space="0" w:color="auto"/>
                <w:left w:val="none" w:sz="0" w:space="0" w:color="auto"/>
                <w:bottom w:val="none" w:sz="0" w:space="0" w:color="auto"/>
                <w:right w:val="none" w:sz="0" w:space="0" w:color="auto"/>
              </w:divBdr>
            </w:div>
            <w:div w:id="2064131549">
              <w:marLeft w:val="0"/>
              <w:marRight w:val="0"/>
              <w:marTop w:val="0"/>
              <w:marBottom w:val="0"/>
              <w:divBdr>
                <w:top w:val="none" w:sz="0" w:space="0" w:color="auto"/>
                <w:left w:val="none" w:sz="0" w:space="0" w:color="auto"/>
                <w:bottom w:val="none" w:sz="0" w:space="0" w:color="auto"/>
                <w:right w:val="none" w:sz="0" w:space="0" w:color="auto"/>
              </w:divBdr>
            </w:div>
            <w:div w:id="2068651833">
              <w:marLeft w:val="0"/>
              <w:marRight w:val="0"/>
              <w:marTop w:val="0"/>
              <w:marBottom w:val="0"/>
              <w:divBdr>
                <w:top w:val="none" w:sz="0" w:space="0" w:color="auto"/>
                <w:left w:val="none" w:sz="0" w:space="0" w:color="auto"/>
                <w:bottom w:val="none" w:sz="0" w:space="0" w:color="auto"/>
                <w:right w:val="none" w:sz="0" w:space="0" w:color="auto"/>
              </w:divBdr>
            </w:div>
            <w:div w:id="2073771127">
              <w:marLeft w:val="0"/>
              <w:marRight w:val="0"/>
              <w:marTop w:val="0"/>
              <w:marBottom w:val="0"/>
              <w:divBdr>
                <w:top w:val="none" w:sz="0" w:space="0" w:color="auto"/>
                <w:left w:val="none" w:sz="0" w:space="0" w:color="auto"/>
                <w:bottom w:val="none" w:sz="0" w:space="0" w:color="auto"/>
                <w:right w:val="none" w:sz="0" w:space="0" w:color="auto"/>
              </w:divBdr>
            </w:div>
            <w:div w:id="2079328067">
              <w:marLeft w:val="0"/>
              <w:marRight w:val="0"/>
              <w:marTop w:val="0"/>
              <w:marBottom w:val="0"/>
              <w:divBdr>
                <w:top w:val="none" w:sz="0" w:space="0" w:color="auto"/>
                <w:left w:val="none" w:sz="0" w:space="0" w:color="auto"/>
                <w:bottom w:val="none" w:sz="0" w:space="0" w:color="auto"/>
                <w:right w:val="none" w:sz="0" w:space="0" w:color="auto"/>
              </w:divBdr>
            </w:div>
            <w:div w:id="2088501769">
              <w:marLeft w:val="0"/>
              <w:marRight w:val="0"/>
              <w:marTop w:val="0"/>
              <w:marBottom w:val="0"/>
              <w:divBdr>
                <w:top w:val="none" w:sz="0" w:space="0" w:color="auto"/>
                <w:left w:val="none" w:sz="0" w:space="0" w:color="auto"/>
                <w:bottom w:val="none" w:sz="0" w:space="0" w:color="auto"/>
                <w:right w:val="none" w:sz="0" w:space="0" w:color="auto"/>
              </w:divBdr>
              <w:divsChild>
                <w:div w:id="295337242">
                  <w:marLeft w:val="0"/>
                  <w:marRight w:val="0"/>
                  <w:marTop w:val="0"/>
                  <w:marBottom w:val="0"/>
                  <w:divBdr>
                    <w:top w:val="none" w:sz="0" w:space="0" w:color="auto"/>
                    <w:left w:val="none" w:sz="0" w:space="0" w:color="auto"/>
                    <w:bottom w:val="none" w:sz="0" w:space="0" w:color="auto"/>
                    <w:right w:val="none" w:sz="0" w:space="0" w:color="auto"/>
                  </w:divBdr>
                </w:div>
                <w:div w:id="353311931">
                  <w:marLeft w:val="0"/>
                  <w:marRight w:val="0"/>
                  <w:marTop w:val="0"/>
                  <w:marBottom w:val="0"/>
                  <w:divBdr>
                    <w:top w:val="none" w:sz="0" w:space="0" w:color="auto"/>
                    <w:left w:val="none" w:sz="0" w:space="0" w:color="auto"/>
                    <w:bottom w:val="none" w:sz="0" w:space="0" w:color="auto"/>
                    <w:right w:val="none" w:sz="0" w:space="0" w:color="auto"/>
                  </w:divBdr>
                </w:div>
                <w:div w:id="1028142661">
                  <w:marLeft w:val="0"/>
                  <w:marRight w:val="0"/>
                  <w:marTop w:val="0"/>
                  <w:marBottom w:val="0"/>
                  <w:divBdr>
                    <w:top w:val="none" w:sz="0" w:space="0" w:color="auto"/>
                    <w:left w:val="none" w:sz="0" w:space="0" w:color="auto"/>
                    <w:bottom w:val="none" w:sz="0" w:space="0" w:color="auto"/>
                    <w:right w:val="none" w:sz="0" w:space="0" w:color="auto"/>
                  </w:divBdr>
                </w:div>
                <w:div w:id="1593735504">
                  <w:marLeft w:val="0"/>
                  <w:marRight w:val="0"/>
                  <w:marTop w:val="0"/>
                  <w:marBottom w:val="0"/>
                  <w:divBdr>
                    <w:top w:val="none" w:sz="0" w:space="0" w:color="auto"/>
                    <w:left w:val="none" w:sz="0" w:space="0" w:color="auto"/>
                    <w:bottom w:val="none" w:sz="0" w:space="0" w:color="auto"/>
                    <w:right w:val="none" w:sz="0" w:space="0" w:color="auto"/>
                  </w:divBdr>
                </w:div>
                <w:div w:id="2043090954">
                  <w:marLeft w:val="0"/>
                  <w:marRight w:val="0"/>
                  <w:marTop w:val="0"/>
                  <w:marBottom w:val="0"/>
                  <w:divBdr>
                    <w:top w:val="none" w:sz="0" w:space="0" w:color="auto"/>
                    <w:left w:val="none" w:sz="0" w:space="0" w:color="auto"/>
                    <w:bottom w:val="none" w:sz="0" w:space="0" w:color="auto"/>
                    <w:right w:val="none" w:sz="0" w:space="0" w:color="auto"/>
                  </w:divBdr>
                </w:div>
              </w:divsChild>
            </w:div>
            <w:div w:id="2090618467">
              <w:marLeft w:val="0"/>
              <w:marRight w:val="0"/>
              <w:marTop w:val="0"/>
              <w:marBottom w:val="0"/>
              <w:divBdr>
                <w:top w:val="none" w:sz="0" w:space="0" w:color="auto"/>
                <w:left w:val="none" w:sz="0" w:space="0" w:color="auto"/>
                <w:bottom w:val="none" w:sz="0" w:space="0" w:color="auto"/>
                <w:right w:val="none" w:sz="0" w:space="0" w:color="auto"/>
              </w:divBdr>
            </w:div>
            <w:div w:id="2095513692">
              <w:marLeft w:val="0"/>
              <w:marRight w:val="0"/>
              <w:marTop w:val="0"/>
              <w:marBottom w:val="0"/>
              <w:divBdr>
                <w:top w:val="none" w:sz="0" w:space="0" w:color="auto"/>
                <w:left w:val="none" w:sz="0" w:space="0" w:color="auto"/>
                <w:bottom w:val="none" w:sz="0" w:space="0" w:color="auto"/>
                <w:right w:val="none" w:sz="0" w:space="0" w:color="auto"/>
              </w:divBdr>
            </w:div>
            <w:div w:id="2099599527">
              <w:marLeft w:val="0"/>
              <w:marRight w:val="0"/>
              <w:marTop w:val="0"/>
              <w:marBottom w:val="0"/>
              <w:divBdr>
                <w:top w:val="none" w:sz="0" w:space="0" w:color="auto"/>
                <w:left w:val="none" w:sz="0" w:space="0" w:color="auto"/>
                <w:bottom w:val="none" w:sz="0" w:space="0" w:color="auto"/>
                <w:right w:val="none" w:sz="0" w:space="0" w:color="auto"/>
              </w:divBdr>
            </w:div>
            <w:div w:id="2100522936">
              <w:marLeft w:val="0"/>
              <w:marRight w:val="0"/>
              <w:marTop w:val="0"/>
              <w:marBottom w:val="0"/>
              <w:divBdr>
                <w:top w:val="none" w:sz="0" w:space="0" w:color="auto"/>
                <w:left w:val="none" w:sz="0" w:space="0" w:color="auto"/>
                <w:bottom w:val="none" w:sz="0" w:space="0" w:color="auto"/>
                <w:right w:val="none" w:sz="0" w:space="0" w:color="auto"/>
              </w:divBdr>
            </w:div>
            <w:div w:id="2105028045">
              <w:marLeft w:val="0"/>
              <w:marRight w:val="0"/>
              <w:marTop w:val="0"/>
              <w:marBottom w:val="0"/>
              <w:divBdr>
                <w:top w:val="none" w:sz="0" w:space="0" w:color="auto"/>
                <w:left w:val="none" w:sz="0" w:space="0" w:color="auto"/>
                <w:bottom w:val="none" w:sz="0" w:space="0" w:color="auto"/>
                <w:right w:val="none" w:sz="0" w:space="0" w:color="auto"/>
              </w:divBdr>
            </w:div>
            <w:div w:id="2109235528">
              <w:marLeft w:val="0"/>
              <w:marRight w:val="0"/>
              <w:marTop w:val="0"/>
              <w:marBottom w:val="0"/>
              <w:divBdr>
                <w:top w:val="none" w:sz="0" w:space="0" w:color="auto"/>
                <w:left w:val="none" w:sz="0" w:space="0" w:color="auto"/>
                <w:bottom w:val="none" w:sz="0" w:space="0" w:color="auto"/>
                <w:right w:val="none" w:sz="0" w:space="0" w:color="auto"/>
              </w:divBdr>
            </w:div>
            <w:div w:id="2109767459">
              <w:marLeft w:val="0"/>
              <w:marRight w:val="0"/>
              <w:marTop w:val="0"/>
              <w:marBottom w:val="0"/>
              <w:divBdr>
                <w:top w:val="none" w:sz="0" w:space="0" w:color="auto"/>
                <w:left w:val="none" w:sz="0" w:space="0" w:color="auto"/>
                <w:bottom w:val="none" w:sz="0" w:space="0" w:color="auto"/>
                <w:right w:val="none" w:sz="0" w:space="0" w:color="auto"/>
              </w:divBdr>
            </w:div>
            <w:div w:id="2110275834">
              <w:marLeft w:val="0"/>
              <w:marRight w:val="0"/>
              <w:marTop w:val="0"/>
              <w:marBottom w:val="0"/>
              <w:divBdr>
                <w:top w:val="none" w:sz="0" w:space="0" w:color="auto"/>
                <w:left w:val="none" w:sz="0" w:space="0" w:color="auto"/>
                <w:bottom w:val="none" w:sz="0" w:space="0" w:color="auto"/>
                <w:right w:val="none" w:sz="0" w:space="0" w:color="auto"/>
              </w:divBdr>
            </w:div>
            <w:div w:id="2111392205">
              <w:marLeft w:val="0"/>
              <w:marRight w:val="0"/>
              <w:marTop w:val="0"/>
              <w:marBottom w:val="0"/>
              <w:divBdr>
                <w:top w:val="none" w:sz="0" w:space="0" w:color="auto"/>
                <w:left w:val="none" w:sz="0" w:space="0" w:color="auto"/>
                <w:bottom w:val="none" w:sz="0" w:space="0" w:color="auto"/>
                <w:right w:val="none" w:sz="0" w:space="0" w:color="auto"/>
              </w:divBdr>
            </w:div>
            <w:div w:id="2119370560">
              <w:marLeft w:val="0"/>
              <w:marRight w:val="0"/>
              <w:marTop w:val="0"/>
              <w:marBottom w:val="0"/>
              <w:divBdr>
                <w:top w:val="none" w:sz="0" w:space="0" w:color="auto"/>
                <w:left w:val="none" w:sz="0" w:space="0" w:color="auto"/>
                <w:bottom w:val="none" w:sz="0" w:space="0" w:color="auto"/>
                <w:right w:val="none" w:sz="0" w:space="0" w:color="auto"/>
              </w:divBdr>
            </w:div>
            <w:div w:id="2120030559">
              <w:marLeft w:val="0"/>
              <w:marRight w:val="0"/>
              <w:marTop w:val="0"/>
              <w:marBottom w:val="0"/>
              <w:divBdr>
                <w:top w:val="none" w:sz="0" w:space="0" w:color="auto"/>
                <w:left w:val="none" w:sz="0" w:space="0" w:color="auto"/>
                <w:bottom w:val="none" w:sz="0" w:space="0" w:color="auto"/>
                <w:right w:val="none" w:sz="0" w:space="0" w:color="auto"/>
              </w:divBdr>
            </w:div>
            <w:div w:id="2121099655">
              <w:marLeft w:val="0"/>
              <w:marRight w:val="0"/>
              <w:marTop w:val="0"/>
              <w:marBottom w:val="0"/>
              <w:divBdr>
                <w:top w:val="none" w:sz="0" w:space="0" w:color="auto"/>
                <w:left w:val="none" w:sz="0" w:space="0" w:color="auto"/>
                <w:bottom w:val="none" w:sz="0" w:space="0" w:color="auto"/>
                <w:right w:val="none" w:sz="0" w:space="0" w:color="auto"/>
              </w:divBdr>
            </w:div>
            <w:div w:id="2124886338">
              <w:marLeft w:val="0"/>
              <w:marRight w:val="0"/>
              <w:marTop w:val="0"/>
              <w:marBottom w:val="0"/>
              <w:divBdr>
                <w:top w:val="none" w:sz="0" w:space="0" w:color="auto"/>
                <w:left w:val="none" w:sz="0" w:space="0" w:color="auto"/>
                <w:bottom w:val="none" w:sz="0" w:space="0" w:color="auto"/>
                <w:right w:val="none" w:sz="0" w:space="0" w:color="auto"/>
              </w:divBdr>
            </w:div>
            <w:div w:id="2127846896">
              <w:marLeft w:val="0"/>
              <w:marRight w:val="0"/>
              <w:marTop w:val="0"/>
              <w:marBottom w:val="0"/>
              <w:divBdr>
                <w:top w:val="none" w:sz="0" w:space="0" w:color="auto"/>
                <w:left w:val="none" w:sz="0" w:space="0" w:color="auto"/>
                <w:bottom w:val="none" w:sz="0" w:space="0" w:color="auto"/>
                <w:right w:val="none" w:sz="0" w:space="0" w:color="auto"/>
              </w:divBdr>
            </w:div>
            <w:div w:id="2128697763">
              <w:marLeft w:val="0"/>
              <w:marRight w:val="0"/>
              <w:marTop w:val="0"/>
              <w:marBottom w:val="0"/>
              <w:divBdr>
                <w:top w:val="none" w:sz="0" w:space="0" w:color="auto"/>
                <w:left w:val="none" w:sz="0" w:space="0" w:color="auto"/>
                <w:bottom w:val="none" w:sz="0" w:space="0" w:color="auto"/>
                <w:right w:val="none" w:sz="0" w:space="0" w:color="auto"/>
              </w:divBdr>
            </w:div>
            <w:div w:id="2136630833">
              <w:marLeft w:val="0"/>
              <w:marRight w:val="0"/>
              <w:marTop w:val="0"/>
              <w:marBottom w:val="0"/>
              <w:divBdr>
                <w:top w:val="none" w:sz="0" w:space="0" w:color="auto"/>
                <w:left w:val="none" w:sz="0" w:space="0" w:color="auto"/>
                <w:bottom w:val="none" w:sz="0" w:space="0" w:color="auto"/>
                <w:right w:val="none" w:sz="0" w:space="0" w:color="auto"/>
              </w:divBdr>
            </w:div>
            <w:div w:id="2138257662">
              <w:marLeft w:val="0"/>
              <w:marRight w:val="0"/>
              <w:marTop w:val="0"/>
              <w:marBottom w:val="0"/>
              <w:divBdr>
                <w:top w:val="none" w:sz="0" w:space="0" w:color="auto"/>
                <w:left w:val="none" w:sz="0" w:space="0" w:color="auto"/>
                <w:bottom w:val="none" w:sz="0" w:space="0" w:color="auto"/>
                <w:right w:val="none" w:sz="0" w:space="0" w:color="auto"/>
              </w:divBdr>
            </w:div>
            <w:div w:id="2140301937">
              <w:marLeft w:val="0"/>
              <w:marRight w:val="0"/>
              <w:marTop w:val="0"/>
              <w:marBottom w:val="0"/>
              <w:divBdr>
                <w:top w:val="none" w:sz="0" w:space="0" w:color="auto"/>
                <w:left w:val="none" w:sz="0" w:space="0" w:color="auto"/>
                <w:bottom w:val="none" w:sz="0" w:space="0" w:color="auto"/>
                <w:right w:val="none" w:sz="0" w:space="0" w:color="auto"/>
              </w:divBdr>
            </w:div>
            <w:div w:id="2142918042">
              <w:marLeft w:val="0"/>
              <w:marRight w:val="0"/>
              <w:marTop w:val="0"/>
              <w:marBottom w:val="0"/>
              <w:divBdr>
                <w:top w:val="none" w:sz="0" w:space="0" w:color="auto"/>
                <w:left w:val="none" w:sz="0" w:space="0" w:color="auto"/>
                <w:bottom w:val="none" w:sz="0" w:space="0" w:color="auto"/>
                <w:right w:val="none" w:sz="0" w:space="0" w:color="auto"/>
              </w:divBdr>
            </w:div>
            <w:div w:id="21434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2506">
      <w:bodyDiv w:val="1"/>
      <w:marLeft w:val="0"/>
      <w:marRight w:val="0"/>
      <w:marTop w:val="0"/>
      <w:marBottom w:val="0"/>
      <w:divBdr>
        <w:top w:val="none" w:sz="0" w:space="0" w:color="auto"/>
        <w:left w:val="none" w:sz="0" w:space="0" w:color="auto"/>
        <w:bottom w:val="none" w:sz="0" w:space="0" w:color="auto"/>
        <w:right w:val="none" w:sz="0" w:space="0" w:color="auto"/>
      </w:divBdr>
    </w:div>
    <w:div w:id="411901321">
      <w:bodyDiv w:val="1"/>
      <w:marLeft w:val="0"/>
      <w:marRight w:val="0"/>
      <w:marTop w:val="0"/>
      <w:marBottom w:val="0"/>
      <w:divBdr>
        <w:top w:val="none" w:sz="0" w:space="0" w:color="auto"/>
        <w:left w:val="none" w:sz="0" w:space="0" w:color="auto"/>
        <w:bottom w:val="none" w:sz="0" w:space="0" w:color="auto"/>
        <w:right w:val="none" w:sz="0" w:space="0" w:color="auto"/>
      </w:divBdr>
    </w:div>
    <w:div w:id="414589590">
      <w:bodyDiv w:val="1"/>
      <w:marLeft w:val="0"/>
      <w:marRight w:val="0"/>
      <w:marTop w:val="0"/>
      <w:marBottom w:val="0"/>
      <w:divBdr>
        <w:top w:val="none" w:sz="0" w:space="0" w:color="auto"/>
        <w:left w:val="none" w:sz="0" w:space="0" w:color="auto"/>
        <w:bottom w:val="none" w:sz="0" w:space="0" w:color="auto"/>
        <w:right w:val="none" w:sz="0" w:space="0" w:color="auto"/>
      </w:divBdr>
    </w:div>
    <w:div w:id="439229034">
      <w:bodyDiv w:val="1"/>
      <w:marLeft w:val="0"/>
      <w:marRight w:val="0"/>
      <w:marTop w:val="0"/>
      <w:marBottom w:val="0"/>
      <w:divBdr>
        <w:top w:val="none" w:sz="0" w:space="0" w:color="auto"/>
        <w:left w:val="none" w:sz="0" w:space="0" w:color="auto"/>
        <w:bottom w:val="none" w:sz="0" w:space="0" w:color="auto"/>
        <w:right w:val="none" w:sz="0" w:space="0" w:color="auto"/>
      </w:divBdr>
    </w:div>
    <w:div w:id="449059200">
      <w:bodyDiv w:val="1"/>
      <w:marLeft w:val="0"/>
      <w:marRight w:val="0"/>
      <w:marTop w:val="0"/>
      <w:marBottom w:val="0"/>
      <w:divBdr>
        <w:top w:val="none" w:sz="0" w:space="0" w:color="auto"/>
        <w:left w:val="none" w:sz="0" w:space="0" w:color="auto"/>
        <w:bottom w:val="none" w:sz="0" w:space="0" w:color="auto"/>
        <w:right w:val="none" w:sz="0" w:space="0" w:color="auto"/>
      </w:divBdr>
    </w:div>
    <w:div w:id="491992640">
      <w:bodyDiv w:val="1"/>
      <w:marLeft w:val="0"/>
      <w:marRight w:val="0"/>
      <w:marTop w:val="0"/>
      <w:marBottom w:val="0"/>
      <w:divBdr>
        <w:top w:val="none" w:sz="0" w:space="0" w:color="auto"/>
        <w:left w:val="none" w:sz="0" w:space="0" w:color="auto"/>
        <w:bottom w:val="none" w:sz="0" w:space="0" w:color="auto"/>
        <w:right w:val="none" w:sz="0" w:space="0" w:color="auto"/>
      </w:divBdr>
    </w:div>
    <w:div w:id="510534034">
      <w:bodyDiv w:val="1"/>
      <w:marLeft w:val="0"/>
      <w:marRight w:val="0"/>
      <w:marTop w:val="0"/>
      <w:marBottom w:val="0"/>
      <w:divBdr>
        <w:top w:val="none" w:sz="0" w:space="0" w:color="auto"/>
        <w:left w:val="none" w:sz="0" w:space="0" w:color="auto"/>
        <w:bottom w:val="none" w:sz="0" w:space="0" w:color="auto"/>
        <w:right w:val="none" w:sz="0" w:space="0" w:color="auto"/>
      </w:divBdr>
    </w:div>
    <w:div w:id="538394244">
      <w:bodyDiv w:val="1"/>
      <w:marLeft w:val="0"/>
      <w:marRight w:val="0"/>
      <w:marTop w:val="0"/>
      <w:marBottom w:val="0"/>
      <w:divBdr>
        <w:top w:val="none" w:sz="0" w:space="0" w:color="auto"/>
        <w:left w:val="none" w:sz="0" w:space="0" w:color="auto"/>
        <w:bottom w:val="none" w:sz="0" w:space="0" w:color="auto"/>
        <w:right w:val="none" w:sz="0" w:space="0" w:color="auto"/>
      </w:divBdr>
      <w:divsChild>
        <w:div w:id="70855334">
          <w:marLeft w:val="0"/>
          <w:marRight w:val="0"/>
          <w:marTop w:val="0"/>
          <w:marBottom w:val="0"/>
          <w:divBdr>
            <w:top w:val="none" w:sz="0" w:space="0" w:color="auto"/>
            <w:left w:val="none" w:sz="0" w:space="0" w:color="auto"/>
            <w:bottom w:val="none" w:sz="0" w:space="0" w:color="auto"/>
            <w:right w:val="none" w:sz="0" w:space="0" w:color="auto"/>
          </w:divBdr>
        </w:div>
        <w:div w:id="207956890">
          <w:marLeft w:val="0"/>
          <w:marRight w:val="0"/>
          <w:marTop w:val="0"/>
          <w:marBottom w:val="0"/>
          <w:divBdr>
            <w:top w:val="none" w:sz="0" w:space="0" w:color="auto"/>
            <w:left w:val="none" w:sz="0" w:space="0" w:color="auto"/>
            <w:bottom w:val="none" w:sz="0" w:space="0" w:color="auto"/>
            <w:right w:val="none" w:sz="0" w:space="0" w:color="auto"/>
          </w:divBdr>
        </w:div>
        <w:div w:id="295373521">
          <w:marLeft w:val="0"/>
          <w:marRight w:val="0"/>
          <w:marTop w:val="0"/>
          <w:marBottom w:val="0"/>
          <w:divBdr>
            <w:top w:val="none" w:sz="0" w:space="0" w:color="auto"/>
            <w:left w:val="none" w:sz="0" w:space="0" w:color="auto"/>
            <w:bottom w:val="none" w:sz="0" w:space="0" w:color="auto"/>
            <w:right w:val="none" w:sz="0" w:space="0" w:color="auto"/>
          </w:divBdr>
        </w:div>
        <w:div w:id="324207059">
          <w:marLeft w:val="0"/>
          <w:marRight w:val="0"/>
          <w:marTop w:val="0"/>
          <w:marBottom w:val="0"/>
          <w:divBdr>
            <w:top w:val="none" w:sz="0" w:space="0" w:color="auto"/>
            <w:left w:val="none" w:sz="0" w:space="0" w:color="auto"/>
            <w:bottom w:val="none" w:sz="0" w:space="0" w:color="auto"/>
            <w:right w:val="none" w:sz="0" w:space="0" w:color="auto"/>
          </w:divBdr>
        </w:div>
        <w:div w:id="507256739">
          <w:marLeft w:val="0"/>
          <w:marRight w:val="0"/>
          <w:marTop w:val="0"/>
          <w:marBottom w:val="0"/>
          <w:divBdr>
            <w:top w:val="none" w:sz="0" w:space="0" w:color="auto"/>
            <w:left w:val="none" w:sz="0" w:space="0" w:color="auto"/>
            <w:bottom w:val="none" w:sz="0" w:space="0" w:color="auto"/>
            <w:right w:val="none" w:sz="0" w:space="0" w:color="auto"/>
          </w:divBdr>
        </w:div>
        <w:div w:id="542058133">
          <w:marLeft w:val="0"/>
          <w:marRight w:val="0"/>
          <w:marTop w:val="0"/>
          <w:marBottom w:val="0"/>
          <w:divBdr>
            <w:top w:val="none" w:sz="0" w:space="0" w:color="auto"/>
            <w:left w:val="none" w:sz="0" w:space="0" w:color="auto"/>
            <w:bottom w:val="none" w:sz="0" w:space="0" w:color="auto"/>
            <w:right w:val="none" w:sz="0" w:space="0" w:color="auto"/>
          </w:divBdr>
        </w:div>
        <w:div w:id="787316531">
          <w:marLeft w:val="0"/>
          <w:marRight w:val="0"/>
          <w:marTop w:val="0"/>
          <w:marBottom w:val="0"/>
          <w:divBdr>
            <w:top w:val="none" w:sz="0" w:space="0" w:color="auto"/>
            <w:left w:val="none" w:sz="0" w:space="0" w:color="auto"/>
            <w:bottom w:val="none" w:sz="0" w:space="0" w:color="auto"/>
            <w:right w:val="none" w:sz="0" w:space="0" w:color="auto"/>
          </w:divBdr>
        </w:div>
        <w:div w:id="787971656">
          <w:marLeft w:val="0"/>
          <w:marRight w:val="0"/>
          <w:marTop w:val="0"/>
          <w:marBottom w:val="0"/>
          <w:divBdr>
            <w:top w:val="none" w:sz="0" w:space="0" w:color="auto"/>
            <w:left w:val="none" w:sz="0" w:space="0" w:color="auto"/>
            <w:bottom w:val="none" w:sz="0" w:space="0" w:color="auto"/>
            <w:right w:val="none" w:sz="0" w:space="0" w:color="auto"/>
          </w:divBdr>
        </w:div>
        <w:div w:id="879588733">
          <w:marLeft w:val="0"/>
          <w:marRight w:val="0"/>
          <w:marTop w:val="0"/>
          <w:marBottom w:val="0"/>
          <w:divBdr>
            <w:top w:val="none" w:sz="0" w:space="0" w:color="auto"/>
            <w:left w:val="none" w:sz="0" w:space="0" w:color="auto"/>
            <w:bottom w:val="none" w:sz="0" w:space="0" w:color="auto"/>
            <w:right w:val="none" w:sz="0" w:space="0" w:color="auto"/>
          </w:divBdr>
        </w:div>
        <w:div w:id="922033756">
          <w:marLeft w:val="0"/>
          <w:marRight w:val="0"/>
          <w:marTop w:val="0"/>
          <w:marBottom w:val="0"/>
          <w:divBdr>
            <w:top w:val="none" w:sz="0" w:space="0" w:color="auto"/>
            <w:left w:val="none" w:sz="0" w:space="0" w:color="auto"/>
            <w:bottom w:val="none" w:sz="0" w:space="0" w:color="auto"/>
            <w:right w:val="none" w:sz="0" w:space="0" w:color="auto"/>
          </w:divBdr>
        </w:div>
        <w:div w:id="957684514">
          <w:marLeft w:val="0"/>
          <w:marRight w:val="0"/>
          <w:marTop w:val="0"/>
          <w:marBottom w:val="0"/>
          <w:divBdr>
            <w:top w:val="none" w:sz="0" w:space="0" w:color="auto"/>
            <w:left w:val="none" w:sz="0" w:space="0" w:color="auto"/>
            <w:bottom w:val="none" w:sz="0" w:space="0" w:color="auto"/>
            <w:right w:val="none" w:sz="0" w:space="0" w:color="auto"/>
          </w:divBdr>
        </w:div>
        <w:div w:id="1101147248">
          <w:marLeft w:val="0"/>
          <w:marRight w:val="0"/>
          <w:marTop w:val="0"/>
          <w:marBottom w:val="0"/>
          <w:divBdr>
            <w:top w:val="none" w:sz="0" w:space="0" w:color="auto"/>
            <w:left w:val="none" w:sz="0" w:space="0" w:color="auto"/>
            <w:bottom w:val="none" w:sz="0" w:space="0" w:color="auto"/>
            <w:right w:val="none" w:sz="0" w:space="0" w:color="auto"/>
          </w:divBdr>
        </w:div>
        <w:div w:id="1103259947">
          <w:marLeft w:val="0"/>
          <w:marRight w:val="0"/>
          <w:marTop w:val="0"/>
          <w:marBottom w:val="0"/>
          <w:divBdr>
            <w:top w:val="none" w:sz="0" w:space="0" w:color="auto"/>
            <w:left w:val="none" w:sz="0" w:space="0" w:color="auto"/>
            <w:bottom w:val="none" w:sz="0" w:space="0" w:color="auto"/>
            <w:right w:val="none" w:sz="0" w:space="0" w:color="auto"/>
          </w:divBdr>
        </w:div>
        <w:div w:id="1103762379">
          <w:marLeft w:val="0"/>
          <w:marRight w:val="0"/>
          <w:marTop w:val="0"/>
          <w:marBottom w:val="0"/>
          <w:divBdr>
            <w:top w:val="none" w:sz="0" w:space="0" w:color="auto"/>
            <w:left w:val="none" w:sz="0" w:space="0" w:color="auto"/>
            <w:bottom w:val="none" w:sz="0" w:space="0" w:color="auto"/>
            <w:right w:val="none" w:sz="0" w:space="0" w:color="auto"/>
          </w:divBdr>
        </w:div>
        <w:div w:id="1127314866">
          <w:marLeft w:val="0"/>
          <w:marRight w:val="0"/>
          <w:marTop w:val="0"/>
          <w:marBottom w:val="0"/>
          <w:divBdr>
            <w:top w:val="none" w:sz="0" w:space="0" w:color="auto"/>
            <w:left w:val="none" w:sz="0" w:space="0" w:color="auto"/>
            <w:bottom w:val="none" w:sz="0" w:space="0" w:color="auto"/>
            <w:right w:val="none" w:sz="0" w:space="0" w:color="auto"/>
          </w:divBdr>
        </w:div>
        <w:div w:id="1153643555">
          <w:marLeft w:val="0"/>
          <w:marRight w:val="0"/>
          <w:marTop w:val="0"/>
          <w:marBottom w:val="0"/>
          <w:divBdr>
            <w:top w:val="none" w:sz="0" w:space="0" w:color="auto"/>
            <w:left w:val="none" w:sz="0" w:space="0" w:color="auto"/>
            <w:bottom w:val="none" w:sz="0" w:space="0" w:color="auto"/>
            <w:right w:val="none" w:sz="0" w:space="0" w:color="auto"/>
          </w:divBdr>
        </w:div>
        <w:div w:id="1214658263">
          <w:marLeft w:val="0"/>
          <w:marRight w:val="0"/>
          <w:marTop w:val="0"/>
          <w:marBottom w:val="0"/>
          <w:divBdr>
            <w:top w:val="none" w:sz="0" w:space="0" w:color="auto"/>
            <w:left w:val="none" w:sz="0" w:space="0" w:color="auto"/>
            <w:bottom w:val="none" w:sz="0" w:space="0" w:color="auto"/>
            <w:right w:val="none" w:sz="0" w:space="0" w:color="auto"/>
          </w:divBdr>
        </w:div>
        <w:div w:id="1215772291">
          <w:marLeft w:val="0"/>
          <w:marRight w:val="0"/>
          <w:marTop w:val="0"/>
          <w:marBottom w:val="0"/>
          <w:divBdr>
            <w:top w:val="none" w:sz="0" w:space="0" w:color="auto"/>
            <w:left w:val="none" w:sz="0" w:space="0" w:color="auto"/>
            <w:bottom w:val="none" w:sz="0" w:space="0" w:color="auto"/>
            <w:right w:val="none" w:sz="0" w:space="0" w:color="auto"/>
          </w:divBdr>
        </w:div>
        <w:div w:id="1230918043">
          <w:marLeft w:val="0"/>
          <w:marRight w:val="0"/>
          <w:marTop w:val="0"/>
          <w:marBottom w:val="0"/>
          <w:divBdr>
            <w:top w:val="none" w:sz="0" w:space="0" w:color="auto"/>
            <w:left w:val="none" w:sz="0" w:space="0" w:color="auto"/>
            <w:bottom w:val="none" w:sz="0" w:space="0" w:color="auto"/>
            <w:right w:val="none" w:sz="0" w:space="0" w:color="auto"/>
          </w:divBdr>
        </w:div>
        <w:div w:id="1255476273">
          <w:marLeft w:val="0"/>
          <w:marRight w:val="0"/>
          <w:marTop w:val="0"/>
          <w:marBottom w:val="0"/>
          <w:divBdr>
            <w:top w:val="none" w:sz="0" w:space="0" w:color="auto"/>
            <w:left w:val="none" w:sz="0" w:space="0" w:color="auto"/>
            <w:bottom w:val="none" w:sz="0" w:space="0" w:color="auto"/>
            <w:right w:val="none" w:sz="0" w:space="0" w:color="auto"/>
          </w:divBdr>
        </w:div>
        <w:div w:id="1362975435">
          <w:marLeft w:val="0"/>
          <w:marRight w:val="0"/>
          <w:marTop w:val="0"/>
          <w:marBottom w:val="0"/>
          <w:divBdr>
            <w:top w:val="none" w:sz="0" w:space="0" w:color="auto"/>
            <w:left w:val="none" w:sz="0" w:space="0" w:color="auto"/>
            <w:bottom w:val="none" w:sz="0" w:space="0" w:color="auto"/>
            <w:right w:val="none" w:sz="0" w:space="0" w:color="auto"/>
          </w:divBdr>
        </w:div>
        <w:div w:id="1363088161">
          <w:marLeft w:val="0"/>
          <w:marRight w:val="0"/>
          <w:marTop w:val="0"/>
          <w:marBottom w:val="0"/>
          <w:divBdr>
            <w:top w:val="none" w:sz="0" w:space="0" w:color="auto"/>
            <w:left w:val="none" w:sz="0" w:space="0" w:color="auto"/>
            <w:bottom w:val="none" w:sz="0" w:space="0" w:color="auto"/>
            <w:right w:val="none" w:sz="0" w:space="0" w:color="auto"/>
          </w:divBdr>
        </w:div>
        <w:div w:id="1417173365">
          <w:marLeft w:val="0"/>
          <w:marRight w:val="0"/>
          <w:marTop w:val="0"/>
          <w:marBottom w:val="0"/>
          <w:divBdr>
            <w:top w:val="none" w:sz="0" w:space="0" w:color="auto"/>
            <w:left w:val="none" w:sz="0" w:space="0" w:color="auto"/>
            <w:bottom w:val="none" w:sz="0" w:space="0" w:color="auto"/>
            <w:right w:val="none" w:sz="0" w:space="0" w:color="auto"/>
          </w:divBdr>
        </w:div>
        <w:div w:id="1430077210">
          <w:marLeft w:val="0"/>
          <w:marRight w:val="0"/>
          <w:marTop w:val="0"/>
          <w:marBottom w:val="0"/>
          <w:divBdr>
            <w:top w:val="none" w:sz="0" w:space="0" w:color="auto"/>
            <w:left w:val="none" w:sz="0" w:space="0" w:color="auto"/>
            <w:bottom w:val="none" w:sz="0" w:space="0" w:color="auto"/>
            <w:right w:val="none" w:sz="0" w:space="0" w:color="auto"/>
          </w:divBdr>
        </w:div>
        <w:div w:id="1439908175">
          <w:marLeft w:val="0"/>
          <w:marRight w:val="0"/>
          <w:marTop w:val="0"/>
          <w:marBottom w:val="0"/>
          <w:divBdr>
            <w:top w:val="none" w:sz="0" w:space="0" w:color="auto"/>
            <w:left w:val="none" w:sz="0" w:space="0" w:color="auto"/>
            <w:bottom w:val="none" w:sz="0" w:space="0" w:color="auto"/>
            <w:right w:val="none" w:sz="0" w:space="0" w:color="auto"/>
          </w:divBdr>
        </w:div>
        <w:div w:id="1755781071">
          <w:marLeft w:val="0"/>
          <w:marRight w:val="0"/>
          <w:marTop w:val="0"/>
          <w:marBottom w:val="0"/>
          <w:divBdr>
            <w:top w:val="none" w:sz="0" w:space="0" w:color="auto"/>
            <w:left w:val="none" w:sz="0" w:space="0" w:color="auto"/>
            <w:bottom w:val="none" w:sz="0" w:space="0" w:color="auto"/>
            <w:right w:val="none" w:sz="0" w:space="0" w:color="auto"/>
          </w:divBdr>
        </w:div>
        <w:div w:id="1813012360">
          <w:marLeft w:val="0"/>
          <w:marRight w:val="0"/>
          <w:marTop w:val="0"/>
          <w:marBottom w:val="0"/>
          <w:divBdr>
            <w:top w:val="none" w:sz="0" w:space="0" w:color="auto"/>
            <w:left w:val="none" w:sz="0" w:space="0" w:color="auto"/>
            <w:bottom w:val="none" w:sz="0" w:space="0" w:color="auto"/>
            <w:right w:val="none" w:sz="0" w:space="0" w:color="auto"/>
          </w:divBdr>
        </w:div>
        <w:div w:id="1814176467">
          <w:marLeft w:val="0"/>
          <w:marRight w:val="0"/>
          <w:marTop w:val="0"/>
          <w:marBottom w:val="0"/>
          <w:divBdr>
            <w:top w:val="none" w:sz="0" w:space="0" w:color="auto"/>
            <w:left w:val="none" w:sz="0" w:space="0" w:color="auto"/>
            <w:bottom w:val="none" w:sz="0" w:space="0" w:color="auto"/>
            <w:right w:val="none" w:sz="0" w:space="0" w:color="auto"/>
          </w:divBdr>
        </w:div>
        <w:div w:id="1822191024">
          <w:marLeft w:val="0"/>
          <w:marRight w:val="0"/>
          <w:marTop w:val="0"/>
          <w:marBottom w:val="0"/>
          <w:divBdr>
            <w:top w:val="none" w:sz="0" w:space="0" w:color="auto"/>
            <w:left w:val="none" w:sz="0" w:space="0" w:color="auto"/>
            <w:bottom w:val="none" w:sz="0" w:space="0" w:color="auto"/>
            <w:right w:val="none" w:sz="0" w:space="0" w:color="auto"/>
          </w:divBdr>
        </w:div>
        <w:div w:id="1847551807">
          <w:marLeft w:val="0"/>
          <w:marRight w:val="0"/>
          <w:marTop w:val="0"/>
          <w:marBottom w:val="0"/>
          <w:divBdr>
            <w:top w:val="none" w:sz="0" w:space="0" w:color="auto"/>
            <w:left w:val="none" w:sz="0" w:space="0" w:color="auto"/>
            <w:bottom w:val="none" w:sz="0" w:space="0" w:color="auto"/>
            <w:right w:val="none" w:sz="0" w:space="0" w:color="auto"/>
          </w:divBdr>
        </w:div>
        <w:div w:id="1862157909">
          <w:marLeft w:val="0"/>
          <w:marRight w:val="0"/>
          <w:marTop w:val="0"/>
          <w:marBottom w:val="0"/>
          <w:divBdr>
            <w:top w:val="none" w:sz="0" w:space="0" w:color="auto"/>
            <w:left w:val="none" w:sz="0" w:space="0" w:color="auto"/>
            <w:bottom w:val="none" w:sz="0" w:space="0" w:color="auto"/>
            <w:right w:val="none" w:sz="0" w:space="0" w:color="auto"/>
          </w:divBdr>
        </w:div>
        <w:div w:id="1930387509">
          <w:marLeft w:val="0"/>
          <w:marRight w:val="0"/>
          <w:marTop w:val="0"/>
          <w:marBottom w:val="0"/>
          <w:divBdr>
            <w:top w:val="none" w:sz="0" w:space="0" w:color="auto"/>
            <w:left w:val="none" w:sz="0" w:space="0" w:color="auto"/>
            <w:bottom w:val="none" w:sz="0" w:space="0" w:color="auto"/>
            <w:right w:val="none" w:sz="0" w:space="0" w:color="auto"/>
          </w:divBdr>
        </w:div>
        <w:div w:id="1949045252">
          <w:marLeft w:val="0"/>
          <w:marRight w:val="0"/>
          <w:marTop w:val="0"/>
          <w:marBottom w:val="0"/>
          <w:divBdr>
            <w:top w:val="none" w:sz="0" w:space="0" w:color="auto"/>
            <w:left w:val="none" w:sz="0" w:space="0" w:color="auto"/>
            <w:bottom w:val="none" w:sz="0" w:space="0" w:color="auto"/>
            <w:right w:val="none" w:sz="0" w:space="0" w:color="auto"/>
          </w:divBdr>
        </w:div>
        <w:div w:id="1973246842">
          <w:marLeft w:val="0"/>
          <w:marRight w:val="0"/>
          <w:marTop w:val="0"/>
          <w:marBottom w:val="0"/>
          <w:divBdr>
            <w:top w:val="none" w:sz="0" w:space="0" w:color="auto"/>
            <w:left w:val="none" w:sz="0" w:space="0" w:color="auto"/>
            <w:bottom w:val="none" w:sz="0" w:space="0" w:color="auto"/>
            <w:right w:val="none" w:sz="0" w:space="0" w:color="auto"/>
          </w:divBdr>
        </w:div>
        <w:div w:id="2005545398">
          <w:marLeft w:val="0"/>
          <w:marRight w:val="0"/>
          <w:marTop w:val="0"/>
          <w:marBottom w:val="0"/>
          <w:divBdr>
            <w:top w:val="none" w:sz="0" w:space="0" w:color="auto"/>
            <w:left w:val="none" w:sz="0" w:space="0" w:color="auto"/>
            <w:bottom w:val="none" w:sz="0" w:space="0" w:color="auto"/>
            <w:right w:val="none" w:sz="0" w:space="0" w:color="auto"/>
          </w:divBdr>
        </w:div>
        <w:div w:id="2027363847">
          <w:marLeft w:val="0"/>
          <w:marRight w:val="0"/>
          <w:marTop w:val="0"/>
          <w:marBottom w:val="0"/>
          <w:divBdr>
            <w:top w:val="none" w:sz="0" w:space="0" w:color="auto"/>
            <w:left w:val="none" w:sz="0" w:space="0" w:color="auto"/>
            <w:bottom w:val="none" w:sz="0" w:space="0" w:color="auto"/>
            <w:right w:val="none" w:sz="0" w:space="0" w:color="auto"/>
          </w:divBdr>
        </w:div>
        <w:div w:id="2069647724">
          <w:marLeft w:val="0"/>
          <w:marRight w:val="0"/>
          <w:marTop w:val="0"/>
          <w:marBottom w:val="0"/>
          <w:divBdr>
            <w:top w:val="none" w:sz="0" w:space="0" w:color="auto"/>
            <w:left w:val="none" w:sz="0" w:space="0" w:color="auto"/>
            <w:bottom w:val="none" w:sz="0" w:space="0" w:color="auto"/>
            <w:right w:val="none" w:sz="0" w:space="0" w:color="auto"/>
          </w:divBdr>
        </w:div>
        <w:div w:id="2100133231">
          <w:marLeft w:val="0"/>
          <w:marRight w:val="0"/>
          <w:marTop w:val="0"/>
          <w:marBottom w:val="0"/>
          <w:divBdr>
            <w:top w:val="none" w:sz="0" w:space="0" w:color="auto"/>
            <w:left w:val="none" w:sz="0" w:space="0" w:color="auto"/>
            <w:bottom w:val="none" w:sz="0" w:space="0" w:color="auto"/>
            <w:right w:val="none" w:sz="0" w:space="0" w:color="auto"/>
          </w:divBdr>
        </w:div>
        <w:div w:id="2122992419">
          <w:marLeft w:val="0"/>
          <w:marRight w:val="0"/>
          <w:marTop w:val="0"/>
          <w:marBottom w:val="0"/>
          <w:divBdr>
            <w:top w:val="none" w:sz="0" w:space="0" w:color="auto"/>
            <w:left w:val="none" w:sz="0" w:space="0" w:color="auto"/>
            <w:bottom w:val="none" w:sz="0" w:space="0" w:color="auto"/>
            <w:right w:val="none" w:sz="0" w:space="0" w:color="auto"/>
          </w:divBdr>
        </w:div>
        <w:div w:id="2124490836">
          <w:marLeft w:val="0"/>
          <w:marRight w:val="0"/>
          <w:marTop w:val="0"/>
          <w:marBottom w:val="0"/>
          <w:divBdr>
            <w:top w:val="none" w:sz="0" w:space="0" w:color="auto"/>
            <w:left w:val="none" w:sz="0" w:space="0" w:color="auto"/>
            <w:bottom w:val="none" w:sz="0" w:space="0" w:color="auto"/>
            <w:right w:val="none" w:sz="0" w:space="0" w:color="auto"/>
          </w:divBdr>
        </w:div>
      </w:divsChild>
    </w:div>
    <w:div w:id="546725451">
      <w:bodyDiv w:val="1"/>
      <w:marLeft w:val="0"/>
      <w:marRight w:val="0"/>
      <w:marTop w:val="0"/>
      <w:marBottom w:val="0"/>
      <w:divBdr>
        <w:top w:val="none" w:sz="0" w:space="0" w:color="auto"/>
        <w:left w:val="none" w:sz="0" w:space="0" w:color="auto"/>
        <w:bottom w:val="none" w:sz="0" w:space="0" w:color="auto"/>
        <w:right w:val="none" w:sz="0" w:space="0" w:color="auto"/>
      </w:divBdr>
    </w:div>
    <w:div w:id="705912133">
      <w:bodyDiv w:val="1"/>
      <w:marLeft w:val="0"/>
      <w:marRight w:val="0"/>
      <w:marTop w:val="0"/>
      <w:marBottom w:val="0"/>
      <w:divBdr>
        <w:top w:val="none" w:sz="0" w:space="0" w:color="auto"/>
        <w:left w:val="none" w:sz="0" w:space="0" w:color="auto"/>
        <w:bottom w:val="none" w:sz="0" w:space="0" w:color="auto"/>
        <w:right w:val="none" w:sz="0" w:space="0" w:color="auto"/>
      </w:divBdr>
    </w:div>
    <w:div w:id="788477823">
      <w:bodyDiv w:val="1"/>
      <w:marLeft w:val="0"/>
      <w:marRight w:val="0"/>
      <w:marTop w:val="0"/>
      <w:marBottom w:val="0"/>
      <w:divBdr>
        <w:top w:val="none" w:sz="0" w:space="0" w:color="auto"/>
        <w:left w:val="none" w:sz="0" w:space="0" w:color="auto"/>
        <w:bottom w:val="none" w:sz="0" w:space="0" w:color="auto"/>
        <w:right w:val="none" w:sz="0" w:space="0" w:color="auto"/>
      </w:divBdr>
    </w:div>
    <w:div w:id="846290907">
      <w:bodyDiv w:val="1"/>
      <w:marLeft w:val="0"/>
      <w:marRight w:val="0"/>
      <w:marTop w:val="0"/>
      <w:marBottom w:val="0"/>
      <w:divBdr>
        <w:top w:val="none" w:sz="0" w:space="0" w:color="auto"/>
        <w:left w:val="none" w:sz="0" w:space="0" w:color="auto"/>
        <w:bottom w:val="none" w:sz="0" w:space="0" w:color="auto"/>
        <w:right w:val="none" w:sz="0" w:space="0" w:color="auto"/>
      </w:divBdr>
      <w:divsChild>
        <w:div w:id="312295536">
          <w:marLeft w:val="0"/>
          <w:marRight w:val="0"/>
          <w:marTop w:val="150"/>
          <w:marBottom w:val="150"/>
          <w:divBdr>
            <w:top w:val="single" w:sz="6" w:space="0" w:color="DFE1E5"/>
            <w:left w:val="single" w:sz="6" w:space="0" w:color="DFE1E5"/>
            <w:bottom w:val="single" w:sz="6" w:space="0" w:color="DFE1E5"/>
            <w:right w:val="single" w:sz="6" w:space="0" w:color="DFE1E5"/>
          </w:divBdr>
          <w:divsChild>
            <w:div w:id="1128090393">
              <w:marLeft w:val="0"/>
              <w:marRight w:val="0"/>
              <w:marTop w:val="0"/>
              <w:marBottom w:val="0"/>
              <w:divBdr>
                <w:top w:val="none" w:sz="0" w:space="0" w:color="auto"/>
                <w:left w:val="none" w:sz="0" w:space="0" w:color="auto"/>
                <w:bottom w:val="none" w:sz="0" w:space="0" w:color="auto"/>
                <w:right w:val="none" w:sz="0" w:space="0" w:color="auto"/>
              </w:divBdr>
              <w:divsChild>
                <w:div w:id="603146931">
                  <w:marLeft w:val="0"/>
                  <w:marRight w:val="0"/>
                  <w:marTop w:val="0"/>
                  <w:marBottom w:val="0"/>
                  <w:divBdr>
                    <w:top w:val="none" w:sz="0" w:space="0" w:color="auto"/>
                    <w:left w:val="none" w:sz="0" w:space="0" w:color="auto"/>
                    <w:bottom w:val="none" w:sz="0" w:space="0" w:color="auto"/>
                    <w:right w:val="none" w:sz="0" w:space="0" w:color="auto"/>
                  </w:divBdr>
                  <w:divsChild>
                    <w:div w:id="14430688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95158337">
          <w:marLeft w:val="0"/>
          <w:marRight w:val="0"/>
          <w:marTop w:val="150"/>
          <w:marBottom w:val="0"/>
          <w:divBdr>
            <w:top w:val="none" w:sz="0" w:space="0" w:color="auto"/>
            <w:left w:val="none" w:sz="0" w:space="0" w:color="auto"/>
            <w:bottom w:val="none" w:sz="0" w:space="0" w:color="auto"/>
            <w:right w:val="none" w:sz="0" w:space="0" w:color="auto"/>
          </w:divBdr>
        </w:div>
        <w:div w:id="1693914082">
          <w:marLeft w:val="0"/>
          <w:marRight w:val="0"/>
          <w:marTop w:val="150"/>
          <w:marBottom w:val="0"/>
          <w:divBdr>
            <w:top w:val="none" w:sz="0" w:space="0" w:color="auto"/>
            <w:left w:val="none" w:sz="0" w:space="0" w:color="auto"/>
            <w:bottom w:val="none" w:sz="0" w:space="0" w:color="auto"/>
            <w:right w:val="none" w:sz="0" w:space="0" w:color="auto"/>
          </w:divBdr>
          <w:divsChild>
            <w:div w:id="20975970">
              <w:marLeft w:val="0"/>
              <w:marRight w:val="0"/>
              <w:marTop w:val="0"/>
              <w:marBottom w:val="0"/>
              <w:divBdr>
                <w:top w:val="none" w:sz="0" w:space="0" w:color="auto"/>
                <w:left w:val="none" w:sz="0" w:space="0" w:color="auto"/>
                <w:bottom w:val="none" w:sz="0" w:space="0" w:color="auto"/>
                <w:right w:val="none" w:sz="0" w:space="0" w:color="auto"/>
              </w:divBdr>
            </w:div>
            <w:div w:id="171658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251">
      <w:bodyDiv w:val="1"/>
      <w:marLeft w:val="0"/>
      <w:marRight w:val="0"/>
      <w:marTop w:val="0"/>
      <w:marBottom w:val="0"/>
      <w:divBdr>
        <w:top w:val="none" w:sz="0" w:space="0" w:color="auto"/>
        <w:left w:val="none" w:sz="0" w:space="0" w:color="auto"/>
        <w:bottom w:val="none" w:sz="0" w:space="0" w:color="auto"/>
        <w:right w:val="none" w:sz="0" w:space="0" w:color="auto"/>
      </w:divBdr>
    </w:div>
    <w:div w:id="907964022">
      <w:bodyDiv w:val="1"/>
      <w:marLeft w:val="0"/>
      <w:marRight w:val="0"/>
      <w:marTop w:val="0"/>
      <w:marBottom w:val="0"/>
      <w:divBdr>
        <w:top w:val="none" w:sz="0" w:space="0" w:color="auto"/>
        <w:left w:val="none" w:sz="0" w:space="0" w:color="auto"/>
        <w:bottom w:val="none" w:sz="0" w:space="0" w:color="auto"/>
        <w:right w:val="none" w:sz="0" w:space="0" w:color="auto"/>
      </w:divBdr>
    </w:div>
    <w:div w:id="984507489">
      <w:bodyDiv w:val="1"/>
      <w:marLeft w:val="0"/>
      <w:marRight w:val="0"/>
      <w:marTop w:val="0"/>
      <w:marBottom w:val="0"/>
      <w:divBdr>
        <w:top w:val="none" w:sz="0" w:space="0" w:color="auto"/>
        <w:left w:val="none" w:sz="0" w:space="0" w:color="auto"/>
        <w:bottom w:val="none" w:sz="0" w:space="0" w:color="auto"/>
        <w:right w:val="none" w:sz="0" w:space="0" w:color="auto"/>
      </w:divBdr>
      <w:divsChild>
        <w:div w:id="125125395">
          <w:marLeft w:val="0"/>
          <w:marRight w:val="0"/>
          <w:marTop w:val="150"/>
          <w:marBottom w:val="150"/>
          <w:divBdr>
            <w:top w:val="single" w:sz="6" w:space="0" w:color="DFE1E5"/>
            <w:left w:val="single" w:sz="6" w:space="0" w:color="DFE1E5"/>
            <w:bottom w:val="single" w:sz="6" w:space="0" w:color="DFE1E5"/>
            <w:right w:val="single" w:sz="6" w:space="0" w:color="DFE1E5"/>
          </w:divBdr>
          <w:divsChild>
            <w:div w:id="535889947">
              <w:marLeft w:val="0"/>
              <w:marRight w:val="0"/>
              <w:marTop w:val="0"/>
              <w:marBottom w:val="0"/>
              <w:divBdr>
                <w:top w:val="none" w:sz="0" w:space="0" w:color="auto"/>
                <w:left w:val="none" w:sz="0" w:space="0" w:color="auto"/>
                <w:bottom w:val="none" w:sz="0" w:space="0" w:color="auto"/>
                <w:right w:val="none" w:sz="0" w:space="0" w:color="auto"/>
              </w:divBdr>
              <w:divsChild>
                <w:div w:id="1744713242">
                  <w:marLeft w:val="0"/>
                  <w:marRight w:val="0"/>
                  <w:marTop w:val="0"/>
                  <w:marBottom w:val="0"/>
                  <w:divBdr>
                    <w:top w:val="none" w:sz="0" w:space="0" w:color="auto"/>
                    <w:left w:val="none" w:sz="0" w:space="0" w:color="auto"/>
                    <w:bottom w:val="none" w:sz="0" w:space="0" w:color="auto"/>
                    <w:right w:val="none" w:sz="0" w:space="0" w:color="auto"/>
                  </w:divBdr>
                  <w:divsChild>
                    <w:div w:id="19674649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22715103">
          <w:marLeft w:val="0"/>
          <w:marRight w:val="0"/>
          <w:marTop w:val="150"/>
          <w:marBottom w:val="0"/>
          <w:divBdr>
            <w:top w:val="none" w:sz="0" w:space="0" w:color="auto"/>
            <w:left w:val="none" w:sz="0" w:space="0" w:color="auto"/>
            <w:bottom w:val="none" w:sz="0" w:space="0" w:color="auto"/>
            <w:right w:val="none" w:sz="0" w:space="0" w:color="auto"/>
          </w:divBdr>
          <w:divsChild>
            <w:div w:id="23337520">
              <w:marLeft w:val="0"/>
              <w:marRight w:val="0"/>
              <w:marTop w:val="0"/>
              <w:marBottom w:val="0"/>
              <w:divBdr>
                <w:top w:val="none" w:sz="0" w:space="0" w:color="auto"/>
                <w:left w:val="none" w:sz="0" w:space="0" w:color="auto"/>
                <w:bottom w:val="none" w:sz="0" w:space="0" w:color="auto"/>
                <w:right w:val="none" w:sz="0" w:space="0" w:color="auto"/>
              </w:divBdr>
            </w:div>
            <w:div w:id="1359116026">
              <w:marLeft w:val="0"/>
              <w:marRight w:val="0"/>
              <w:marTop w:val="0"/>
              <w:marBottom w:val="0"/>
              <w:divBdr>
                <w:top w:val="none" w:sz="0" w:space="0" w:color="auto"/>
                <w:left w:val="none" w:sz="0" w:space="0" w:color="auto"/>
                <w:bottom w:val="none" w:sz="0" w:space="0" w:color="auto"/>
                <w:right w:val="none" w:sz="0" w:space="0" w:color="auto"/>
              </w:divBdr>
            </w:div>
          </w:divsChild>
        </w:div>
        <w:div w:id="317811641">
          <w:marLeft w:val="0"/>
          <w:marRight w:val="0"/>
          <w:marTop w:val="150"/>
          <w:marBottom w:val="0"/>
          <w:divBdr>
            <w:top w:val="none" w:sz="0" w:space="0" w:color="auto"/>
            <w:left w:val="none" w:sz="0" w:space="0" w:color="auto"/>
            <w:bottom w:val="none" w:sz="0" w:space="0" w:color="auto"/>
            <w:right w:val="none" w:sz="0" w:space="0" w:color="auto"/>
          </w:divBdr>
        </w:div>
      </w:divsChild>
    </w:div>
    <w:div w:id="1035697794">
      <w:bodyDiv w:val="1"/>
      <w:marLeft w:val="0"/>
      <w:marRight w:val="0"/>
      <w:marTop w:val="0"/>
      <w:marBottom w:val="0"/>
      <w:divBdr>
        <w:top w:val="none" w:sz="0" w:space="0" w:color="auto"/>
        <w:left w:val="none" w:sz="0" w:space="0" w:color="auto"/>
        <w:bottom w:val="none" w:sz="0" w:space="0" w:color="auto"/>
        <w:right w:val="none" w:sz="0" w:space="0" w:color="auto"/>
      </w:divBdr>
    </w:div>
    <w:div w:id="1061827098">
      <w:bodyDiv w:val="1"/>
      <w:marLeft w:val="0"/>
      <w:marRight w:val="0"/>
      <w:marTop w:val="0"/>
      <w:marBottom w:val="0"/>
      <w:divBdr>
        <w:top w:val="none" w:sz="0" w:space="0" w:color="auto"/>
        <w:left w:val="none" w:sz="0" w:space="0" w:color="auto"/>
        <w:bottom w:val="none" w:sz="0" w:space="0" w:color="auto"/>
        <w:right w:val="none" w:sz="0" w:space="0" w:color="auto"/>
      </w:divBdr>
    </w:div>
    <w:div w:id="1067605218">
      <w:bodyDiv w:val="1"/>
      <w:marLeft w:val="0"/>
      <w:marRight w:val="0"/>
      <w:marTop w:val="0"/>
      <w:marBottom w:val="0"/>
      <w:divBdr>
        <w:top w:val="none" w:sz="0" w:space="0" w:color="auto"/>
        <w:left w:val="none" w:sz="0" w:space="0" w:color="auto"/>
        <w:bottom w:val="none" w:sz="0" w:space="0" w:color="auto"/>
        <w:right w:val="none" w:sz="0" w:space="0" w:color="auto"/>
      </w:divBdr>
      <w:divsChild>
        <w:div w:id="1581981089">
          <w:marLeft w:val="0"/>
          <w:marRight w:val="0"/>
          <w:marTop w:val="0"/>
          <w:marBottom w:val="0"/>
          <w:divBdr>
            <w:top w:val="none" w:sz="0" w:space="0" w:color="auto"/>
            <w:left w:val="none" w:sz="0" w:space="0" w:color="auto"/>
            <w:bottom w:val="none" w:sz="0" w:space="0" w:color="auto"/>
            <w:right w:val="none" w:sz="0" w:space="0" w:color="auto"/>
          </w:divBdr>
          <w:divsChild>
            <w:div w:id="326593079">
              <w:marLeft w:val="0"/>
              <w:marRight w:val="0"/>
              <w:marTop w:val="0"/>
              <w:marBottom w:val="0"/>
              <w:divBdr>
                <w:top w:val="none" w:sz="0" w:space="0" w:color="auto"/>
                <w:left w:val="none" w:sz="0" w:space="0" w:color="auto"/>
                <w:bottom w:val="none" w:sz="0" w:space="0" w:color="auto"/>
                <w:right w:val="none" w:sz="0" w:space="0" w:color="auto"/>
              </w:divBdr>
              <w:divsChild>
                <w:div w:id="171615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075681">
      <w:bodyDiv w:val="1"/>
      <w:marLeft w:val="0"/>
      <w:marRight w:val="0"/>
      <w:marTop w:val="0"/>
      <w:marBottom w:val="0"/>
      <w:divBdr>
        <w:top w:val="none" w:sz="0" w:space="0" w:color="auto"/>
        <w:left w:val="none" w:sz="0" w:space="0" w:color="auto"/>
        <w:bottom w:val="none" w:sz="0" w:space="0" w:color="auto"/>
        <w:right w:val="none" w:sz="0" w:space="0" w:color="auto"/>
      </w:divBdr>
    </w:div>
    <w:div w:id="1104611912">
      <w:bodyDiv w:val="1"/>
      <w:marLeft w:val="0"/>
      <w:marRight w:val="0"/>
      <w:marTop w:val="0"/>
      <w:marBottom w:val="0"/>
      <w:divBdr>
        <w:top w:val="none" w:sz="0" w:space="0" w:color="auto"/>
        <w:left w:val="none" w:sz="0" w:space="0" w:color="auto"/>
        <w:bottom w:val="none" w:sz="0" w:space="0" w:color="auto"/>
        <w:right w:val="none" w:sz="0" w:space="0" w:color="auto"/>
      </w:divBdr>
    </w:div>
    <w:div w:id="1170558378">
      <w:bodyDiv w:val="1"/>
      <w:marLeft w:val="0"/>
      <w:marRight w:val="0"/>
      <w:marTop w:val="0"/>
      <w:marBottom w:val="0"/>
      <w:divBdr>
        <w:top w:val="none" w:sz="0" w:space="0" w:color="auto"/>
        <w:left w:val="none" w:sz="0" w:space="0" w:color="auto"/>
        <w:bottom w:val="none" w:sz="0" w:space="0" w:color="auto"/>
        <w:right w:val="none" w:sz="0" w:space="0" w:color="auto"/>
      </w:divBdr>
    </w:div>
    <w:div w:id="1182158617">
      <w:bodyDiv w:val="1"/>
      <w:marLeft w:val="0"/>
      <w:marRight w:val="0"/>
      <w:marTop w:val="0"/>
      <w:marBottom w:val="0"/>
      <w:divBdr>
        <w:top w:val="none" w:sz="0" w:space="0" w:color="auto"/>
        <w:left w:val="none" w:sz="0" w:space="0" w:color="auto"/>
        <w:bottom w:val="none" w:sz="0" w:space="0" w:color="auto"/>
        <w:right w:val="none" w:sz="0" w:space="0" w:color="auto"/>
      </w:divBdr>
    </w:div>
    <w:div w:id="1184322032">
      <w:bodyDiv w:val="1"/>
      <w:marLeft w:val="0"/>
      <w:marRight w:val="0"/>
      <w:marTop w:val="0"/>
      <w:marBottom w:val="0"/>
      <w:divBdr>
        <w:top w:val="none" w:sz="0" w:space="0" w:color="auto"/>
        <w:left w:val="none" w:sz="0" w:space="0" w:color="auto"/>
        <w:bottom w:val="none" w:sz="0" w:space="0" w:color="auto"/>
        <w:right w:val="none" w:sz="0" w:space="0" w:color="auto"/>
      </w:divBdr>
    </w:div>
    <w:div w:id="1269854203">
      <w:bodyDiv w:val="1"/>
      <w:marLeft w:val="0"/>
      <w:marRight w:val="0"/>
      <w:marTop w:val="0"/>
      <w:marBottom w:val="0"/>
      <w:divBdr>
        <w:top w:val="none" w:sz="0" w:space="0" w:color="auto"/>
        <w:left w:val="none" w:sz="0" w:space="0" w:color="auto"/>
        <w:bottom w:val="none" w:sz="0" w:space="0" w:color="auto"/>
        <w:right w:val="none" w:sz="0" w:space="0" w:color="auto"/>
      </w:divBdr>
    </w:div>
    <w:div w:id="1294602582">
      <w:bodyDiv w:val="1"/>
      <w:marLeft w:val="0"/>
      <w:marRight w:val="0"/>
      <w:marTop w:val="0"/>
      <w:marBottom w:val="0"/>
      <w:divBdr>
        <w:top w:val="none" w:sz="0" w:space="0" w:color="auto"/>
        <w:left w:val="none" w:sz="0" w:space="0" w:color="auto"/>
        <w:bottom w:val="none" w:sz="0" w:space="0" w:color="auto"/>
        <w:right w:val="none" w:sz="0" w:space="0" w:color="auto"/>
      </w:divBdr>
      <w:divsChild>
        <w:div w:id="304747877">
          <w:marLeft w:val="0"/>
          <w:marRight w:val="0"/>
          <w:marTop w:val="0"/>
          <w:marBottom w:val="0"/>
          <w:divBdr>
            <w:top w:val="none" w:sz="0" w:space="0" w:color="auto"/>
            <w:left w:val="none" w:sz="0" w:space="0" w:color="auto"/>
            <w:bottom w:val="none" w:sz="0" w:space="0" w:color="auto"/>
            <w:right w:val="none" w:sz="0" w:space="0" w:color="auto"/>
          </w:divBdr>
          <w:divsChild>
            <w:div w:id="82655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9040">
      <w:bodyDiv w:val="1"/>
      <w:marLeft w:val="0"/>
      <w:marRight w:val="0"/>
      <w:marTop w:val="0"/>
      <w:marBottom w:val="0"/>
      <w:divBdr>
        <w:top w:val="none" w:sz="0" w:space="0" w:color="auto"/>
        <w:left w:val="none" w:sz="0" w:space="0" w:color="auto"/>
        <w:bottom w:val="none" w:sz="0" w:space="0" w:color="auto"/>
        <w:right w:val="none" w:sz="0" w:space="0" w:color="auto"/>
      </w:divBdr>
    </w:div>
    <w:div w:id="1398895093">
      <w:bodyDiv w:val="1"/>
      <w:marLeft w:val="0"/>
      <w:marRight w:val="0"/>
      <w:marTop w:val="0"/>
      <w:marBottom w:val="0"/>
      <w:divBdr>
        <w:top w:val="none" w:sz="0" w:space="0" w:color="auto"/>
        <w:left w:val="none" w:sz="0" w:space="0" w:color="auto"/>
        <w:bottom w:val="none" w:sz="0" w:space="0" w:color="auto"/>
        <w:right w:val="none" w:sz="0" w:space="0" w:color="auto"/>
      </w:divBdr>
    </w:div>
    <w:div w:id="1424688847">
      <w:bodyDiv w:val="1"/>
      <w:marLeft w:val="0"/>
      <w:marRight w:val="0"/>
      <w:marTop w:val="0"/>
      <w:marBottom w:val="0"/>
      <w:divBdr>
        <w:top w:val="none" w:sz="0" w:space="0" w:color="auto"/>
        <w:left w:val="none" w:sz="0" w:space="0" w:color="auto"/>
        <w:bottom w:val="none" w:sz="0" w:space="0" w:color="auto"/>
        <w:right w:val="none" w:sz="0" w:space="0" w:color="auto"/>
      </w:divBdr>
      <w:divsChild>
        <w:div w:id="1527020154">
          <w:marLeft w:val="0"/>
          <w:marRight w:val="0"/>
          <w:marTop w:val="0"/>
          <w:marBottom w:val="0"/>
          <w:divBdr>
            <w:top w:val="none" w:sz="0" w:space="0" w:color="auto"/>
            <w:left w:val="none" w:sz="0" w:space="0" w:color="auto"/>
            <w:bottom w:val="none" w:sz="0" w:space="0" w:color="auto"/>
            <w:right w:val="none" w:sz="0" w:space="0" w:color="auto"/>
          </w:divBdr>
          <w:divsChild>
            <w:div w:id="1481386596">
              <w:marLeft w:val="0"/>
              <w:marRight w:val="0"/>
              <w:marTop w:val="0"/>
              <w:marBottom w:val="0"/>
              <w:divBdr>
                <w:top w:val="none" w:sz="0" w:space="0" w:color="auto"/>
                <w:left w:val="none" w:sz="0" w:space="0" w:color="auto"/>
                <w:bottom w:val="none" w:sz="0" w:space="0" w:color="auto"/>
                <w:right w:val="none" w:sz="0" w:space="0" w:color="auto"/>
              </w:divBdr>
              <w:divsChild>
                <w:div w:id="3901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92067">
      <w:bodyDiv w:val="1"/>
      <w:marLeft w:val="0"/>
      <w:marRight w:val="0"/>
      <w:marTop w:val="0"/>
      <w:marBottom w:val="0"/>
      <w:divBdr>
        <w:top w:val="none" w:sz="0" w:space="0" w:color="auto"/>
        <w:left w:val="none" w:sz="0" w:space="0" w:color="auto"/>
        <w:bottom w:val="none" w:sz="0" w:space="0" w:color="auto"/>
        <w:right w:val="none" w:sz="0" w:space="0" w:color="auto"/>
      </w:divBdr>
    </w:div>
    <w:div w:id="1471248227">
      <w:bodyDiv w:val="1"/>
      <w:marLeft w:val="0"/>
      <w:marRight w:val="0"/>
      <w:marTop w:val="0"/>
      <w:marBottom w:val="0"/>
      <w:divBdr>
        <w:top w:val="none" w:sz="0" w:space="0" w:color="auto"/>
        <w:left w:val="none" w:sz="0" w:space="0" w:color="auto"/>
        <w:bottom w:val="none" w:sz="0" w:space="0" w:color="auto"/>
        <w:right w:val="none" w:sz="0" w:space="0" w:color="auto"/>
      </w:divBdr>
    </w:div>
    <w:div w:id="1536118388">
      <w:bodyDiv w:val="1"/>
      <w:marLeft w:val="0"/>
      <w:marRight w:val="0"/>
      <w:marTop w:val="0"/>
      <w:marBottom w:val="0"/>
      <w:divBdr>
        <w:top w:val="none" w:sz="0" w:space="0" w:color="auto"/>
        <w:left w:val="none" w:sz="0" w:space="0" w:color="auto"/>
        <w:bottom w:val="none" w:sz="0" w:space="0" w:color="auto"/>
        <w:right w:val="none" w:sz="0" w:space="0" w:color="auto"/>
      </w:divBdr>
      <w:divsChild>
        <w:div w:id="22171071">
          <w:marLeft w:val="0"/>
          <w:marRight w:val="0"/>
          <w:marTop w:val="150"/>
          <w:marBottom w:val="0"/>
          <w:divBdr>
            <w:top w:val="none" w:sz="0" w:space="0" w:color="auto"/>
            <w:left w:val="none" w:sz="0" w:space="0" w:color="auto"/>
            <w:bottom w:val="none" w:sz="0" w:space="0" w:color="auto"/>
            <w:right w:val="none" w:sz="0" w:space="0" w:color="auto"/>
          </w:divBdr>
          <w:divsChild>
            <w:div w:id="935480082">
              <w:marLeft w:val="0"/>
              <w:marRight w:val="0"/>
              <w:marTop w:val="0"/>
              <w:marBottom w:val="0"/>
              <w:divBdr>
                <w:top w:val="none" w:sz="0" w:space="0" w:color="auto"/>
                <w:left w:val="none" w:sz="0" w:space="0" w:color="auto"/>
                <w:bottom w:val="none" w:sz="0" w:space="0" w:color="auto"/>
                <w:right w:val="none" w:sz="0" w:space="0" w:color="auto"/>
              </w:divBdr>
            </w:div>
            <w:div w:id="1352337383">
              <w:marLeft w:val="0"/>
              <w:marRight w:val="0"/>
              <w:marTop w:val="0"/>
              <w:marBottom w:val="0"/>
              <w:divBdr>
                <w:top w:val="none" w:sz="0" w:space="0" w:color="auto"/>
                <w:left w:val="none" w:sz="0" w:space="0" w:color="auto"/>
                <w:bottom w:val="none" w:sz="0" w:space="0" w:color="auto"/>
                <w:right w:val="none" w:sz="0" w:space="0" w:color="auto"/>
              </w:divBdr>
            </w:div>
          </w:divsChild>
        </w:div>
        <w:div w:id="1392116261">
          <w:marLeft w:val="0"/>
          <w:marRight w:val="0"/>
          <w:marTop w:val="150"/>
          <w:marBottom w:val="0"/>
          <w:divBdr>
            <w:top w:val="none" w:sz="0" w:space="0" w:color="auto"/>
            <w:left w:val="none" w:sz="0" w:space="0" w:color="auto"/>
            <w:bottom w:val="none" w:sz="0" w:space="0" w:color="auto"/>
            <w:right w:val="none" w:sz="0" w:space="0" w:color="auto"/>
          </w:divBdr>
        </w:div>
        <w:div w:id="2056808277">
          <w:marLeft w:val="0"/>
          <w:marRight w:val="0"/>
          <w:marTop w:val="150"/>
          <w:marBottom w:val="150"/>
          <w:divBdr>
            <w:top w:val="single" w:sz="6" w:space="0" w:color="DFE1E5"/>
            <w:left w:val="single" w:sz="6" w:space="0" w:color="DFE1E5"/>
            <w:bottom w:val="single" w:sz="6" w:space="0" w:color="DFE1E5"/>
            <w:right w:val="single" w:sz="6" w:space="0" w:color="DFE1E5"/>
          </w:divBdr>
          <w:divsChild>
            <w:div w:id="2020696274">
              <w:marLeft w:val="0"/>
              <w:marRight w:val="0"/>
              <w:marTop w:val="0"/>
              <w:marBottom w:val="0"/>
              <w:divBdr>
                <w:top w:val="none" w:sz="0" w:space="0" w:color="auto"/>
                <w:left w:val="none" w:sz="0" w:space="0" w:color="auto"/>
                <w:bottom w:val="none" w:sz="0" w:space="0" w:color="auto"/>
                <w:right w:val="none" w:sz="0" w:space="0" w:color="auto"/>
              </w:divBdr>
              <w:divsChild>
                <w:div w:id="1026448527">
                  <w:marLeft w:val="0"/>
                  <w:marRight w:val="0"/>
                  <w:marTop w:val="0"/>
                  <w:marBottom w:val="0"/>
                  <w:divBdr>
                    <w:top w:val="none" w:sz="0" w:space="0" w:color="auto"/>
                    <w:left w:val="none" w:sz="0" w:space="0" w:color="auto"/>
                    <w:bottom w:val="none" w:sz="0" w:space="0" w:color="auto"/>
                    <w:right w:val="none" w:sz="0" w:space="0" w:color="auto"/>
                  </w:divBdr>
                  <w:divsChild>
                    <w:div w:id="7766041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637295792">
      <w:bodyDiv w:val="1"/>
      <w:marLeft w:val="0"/>
      <w:marRight w:val="0"/>
      <w:marTop w:val="0"/>
      <w:marBottom w:val="0"/>
      <w:divBdr>
        <w:top w:val="none" w:sz="0" w:space="0" w:color="auto"/>
        <w:left w:val="none" w:sz="0" w:space="0" w:color="auto"/>
        <w:bottom w:val="none" w:sz="0" w:space="0" w:color="auto"/>
        <w:right w:val="none" w:sz="0" w:space="0" w:color="auto"/>
      </w:divBdr>
    </w:div>
    <w:div w:id="1684822837">
      <w:bodyDiv w:val="1"/>
      <w:marLeft w:val="0"/>
      <w:marRight w:val="0"/>
      <w:marTop w:val="0"/>
      <w:marBottom w:val="0"/>
      <w:divBdr>
        <w:top w:val="none" w:sz="0" w:space="0" w:color="auto"/>
        <w:left w:val="none" w:sz="0" w:space="0" w:color="auto"/>
        <w:bottom w:val="none" w:sz="0" w:space="0" w:color="auto"/>
        <w:right w:val="none" w:sz="0" w:space="0" w:color="auto"/>
      </w:divBdr>
    </w:div>
    <w:div w:id="1687748967">
      <w:bodyDiv w:val="1"/>
      <w:marLeft w:val="0"/>
      <w:marRight w:val="0"/>
      <w:marTop w:val="0"/>
      <w:marBottom w:val="0"/>
      <w:divBdr>
        <w:top w:val="none" w:sz="0" w:space="0" w:color="auto"/>
        <w:left w:val="none" w:sz="0" w:space="0" w:color="auto"/>
        <w:bottom w:val="none" w:sz="0" w:space="0" w:color="auto"/>
        <w:right w:val="none" w:sz="0" w:space="0" w:color="auto"/>
      </w:divBdr>
    </w:div>
    <w:div w:id="1697189808">
      <w:bodyDiv w:val="1"/>
      <w:marLeft w:val="0"/>
      <w:marRight w:val="0"/>
      <w:marTop w:val="0"/>
      <w:marBottom w:val="0"/>
      <w:divBdr>
        <w:top w:val="none" w:sz="0" w:space="0" w:color="auto"/>
        <w:left w:val="none" w:sz="0" w:space="0" w:color="auto"/>
        <w:bottom w:val="none" w:sz="0" w:space="0" w:color="auto"/>
        <w:right w:val="none" w:sz="0" w:space="0" w:color="auto"/>
      </w:divBdr>
    </w:div>
    <w:div w:id="1715499291">
      <w:bodyDiv w:val="1"/>
      <w:marLeft w:val="0"/>
      <w:marRight w:val="0"/>
      <w:marTop w:val="0"/>
      <w:marBottom w:val="0"/>
      <w:divBdr>
        <w:top w:val="none" w:sz="0" w:space="0" w:color="auto"/>
        <w:left w:val="none" w:sz="0" w:space="0" w:color="auto"/>
        <w:bottom w:val="none" w:sz="0" w:space="0" w:color="auto"/>
        <w:right w:val="none" w:sz="0" w:space="0" w:color="auto"/>
      </w:divBdr>
    </w:div>
    <w:div w:id="1832135068">
      <w:bodyDiv w:val="1"/>
      <w:marLeft w:val="0"/>
      <w:marRight w:val="0"/>
      <w:marTop w:val="0"/>
      <w:marBottom w:val="0"/>
      <w:divBdr>
        <w:top w:val="none" w:sz="0" w:space="0" w:color="auto"/>
        <w:left w:val="none" w:sz="0" w:space="0" w:color="auto"/>
        <w:bottom w:val="none" w:sz="0" w:space="0" w:color="auto"/>
        <w:right w:val="none" w:sz="0" w:space="0" w:color="auto"/>
      </w:divBdr>
    </w:div>
    <w:div w:id="1852380292">
      <w:bodyDiv w:val="1"/>
      <w:marLeft w:val="0"/>
      <w:marRight w:val="0"/>
      <w:marTop w:val="0"/>
      <w:marBottom w:val="0"/>
      <w:divBdr>
        <w:top w:val="none" w:sz="0" w:space="0" w:color="auto"/>
        <w:left w:val="none" w:sz="0" w:space="0" w:color="auto"/>
        <w:bottom w:val="none" w:sz="0" w:space="0" w:color="auto"/>
        <w:right w:val="none" w:sz="0" w:space="0" w:color="auto"/>
      </w:divBdr>
      <w:divsChild>
        <w:div w:id="211499908">
          <w:marLeft w:val="0"/>
          <w:marRight w:val="0"/>
          <w:marTop w:val="0"/>
          <w:marBottom w:val="225"/>
          <w:divBdr>
            <w:top w:val="single" w:sz="6" w:space="0" w:color="61AFFE"/>
            <w:left w:val="single" w:sz="6" w:space="0" w:color="61AFFE"/>
            <w:bottom w:val="single" w:sz="6" w:space="0" w:color="61AFFE"/>
            <w:right w:val="single" w:sz="6" w:space="0" w:color="61AFFE"/>
          </w:divBdr>
          <w:divsChild>
            <w:div w:id="30694850">
              <w:marLeft w:val="0"/>
              <w:marRight w:val="0"/>
              <w:marTop w:val="0"/>
              <w:marBottom w:val="0"/>
              <w:divBdr>
                <w:top w:val="none" w:sz="0" w:space="4" w:color="61AFFE"/>
                <w:left w:val="none" w:sz="0" w:space="4" w:color="61AFFE"/>
                <w:bottom w:val="none" w:sz="0" w:space="4" w:color="61AFFE"/>
                <w:right w:val="none" w:sz="0" w:space="4" w:color="61AFFE"/>
              </w:divBdr>
            </w:div>
          </w:divsChild>
        </w:div>
        <w:div w:id="302741047">
          <w:marLeft w:val="0"/>
          <w:marRight w:val="0"/>
          <w:marTop w:val="0"/>
          <w:marBottom w:val="225"/>
          <w:divBdr>
            <w:top w:val="single" w:sz="6" w:space="0" w:color="F93E3E"/>
            <w:left w:val="single" w:sz="6" w:space="0" w:color="F93E3E"/>
            <w:bottom w:val="single" w:sz="6" w:space="0" w:color="F93E3E"/>
            <w:right w:val="single" w:sz="6" w:space="0" w:color="F93E3E"/>
          </w:divBdr>
          <w:divsChild>
            <w:div w:id="1701659676">
              <w:marLeft w:val="0"/>
              <w:marRight w:val="0"/>
              <w:marTop w:val="0"/>
              <w:marBottom w:val="0"/>
              <w:divBdr>
                <w:top w:val="none" w:sz="0" w:space="4" w:color="F93E3E"/>
                <w:left w:val="none" w:sz="0" w:space="4" w:color="F93E3E"/>
                <w:bottom w:val="none" w:sz="0" w:space="4" w:color="F93E3E"/>
                <w:right w:val="none" w:sz="0" w:space="4" w:color="F93E3E"/>
              </w:divBdr>
            </w:div>
          </w:divsChild>
        </w:div>
        <w:div w:id="497497225">
          <w:marLeft w:val="0"/>
          <w:marRight w:val="0"/>
          <w:marTop w:val="0"/>
          <w:marBottom w:val="225"/>
          <w:divBdr>
            <w:top w:val="single" w:sz="6" w:space="0" w:color="F93E3E"/>
            <w:left w:val="single" w:sz="6" w:space="0" w:color="F93E3E"/>
            <w:bottom w:val="single" w:sz="6" w:space="0" w:color="F93E3E"/>
            <w:right w:val="single" w:sz="6" w:space="0" w:color="F93E3E"/>
          </w:divBdr>
          <w:divsChild>
            <w:div w:id="555698966">
              <w:marLeft w:val="0"/>
              <w:marRight w:val="0"/>
              <w:marTop w:val="0"/>
              <w:marBottom w:val="0"/>
              <w:divBdr>
                <w:top w:val="none" w:sz="0" w:space="4" w:color="F93E3E"/>
                <w:left w:val="none" w:sz="0" w:space="4" w:color="F93E3E"/>
                <w:bottom w:val="none" w:sz="0" w:space="4" w:color="F93E3E"/>
                <w:right w:val="none" w:sz="0" w:space="4" w:color="F93E3E"/>
              </w:divBdr>
            </w:div>
          </w:divsChild>
        </w:div>
        <w:div w:id="568421856">
          <w:marLeft w:val="0"/>
          <w:marRight w:val="0"/>
          <w:marTop w:val="0"/>
          <w:marBottom w:val="225"/>
          <w:divBdr>
            <w:top w:val="single" w:sz="6" w:space="0" w:color="61AFFE"/>
            <w:left w:val="single" w:sz="6" w:space="0" w:color="61AFFE"/>
            <w:bottom w:val="single" w:sz="6" w:space="0" w:color="61AFFE"/>
            <w:right w:val="single" w:sz="6" w:space="0" w:color="61AFFE"/>
          </w:divBdr>
          <w:divsChild>
            <w:div w:id="1783649914">
              <w:marLeft w:val="0"/>
              <w:marRight w:val="0"/>
              <w:marTop w:val="0"/>
              <w:marBottom w:val="0"/>
              <w:divBdr>
                <w:top w:val="none" w:sz="0" w:space="4" w:color="61AFFE"/>
                <w:left w:val="none" w:sz="0" w:space="4" w:color="61AFFE"/>
                <w:bottom w:val="none" w:sz="0" w:space="4" w:color="61AFFE"/>
                <w:right w:val="none" w:sz="0" w:space="4" w:color="61AFFE"/>
              </w:divBdr>
            </w:div>
          </w:divsChild>
        </w:div>
        <w:div w:id="699818369">
          <w:marLeft w:val="0"/>
          <w:marRight w:val="0"/>
          <w:marTop w:val="0"/>
          <w:marBottom w:val="225"/>
          <w:divBdr>
            <w:top w:val="single" w:sz="6" w:space="0" w:color="F93E3E"/>
            <w:left w:val="single" w:sz="6" w:space="0" w:color="F93E3E"/>
            <w:bottom w:val="single" w:sz="6" w:space="0" w:color="F93E3E"/>
            <w:right w:val="single" w:sz="6" w:space="0" w:color="F93E3E"/>
          </w:divBdr>
          <w:divsChild>
            <w:div w:id="2972466">
              <w:marLeft w:val="0"/>
              <w:marRight w:val="0"/>
              <w:marTop w:val="0"/>
              <w:marBottom w:val="0"/>
              <w:divBdr>
                <w:top w:val="none" w:sz="0" w:space="4" w:color="F93E3E"/>
                <w:left w:val="none" w:sz="0" w:space="4" w:color="F93E3E"/>
                <w:bottom w:val="none" w:sz="0" w:space="4" w:color="F93E3E"/>
                <w:right w:val="none" w:sz="0" w:space="4" w:color="F93E3E"/>
              </w:divBdr>
            </w:div>
          </w:divsChild>
        </w:div>
        <w:div w:id="829251603">
          <w:marLeft w:val="0"/>
          <w:marRight w:val="0"/>
          <w:marTop w:val="0"/>
          <w:marBottom w:val="225"/>
          <w:divBdr>
            <w:top w:val="single" w:sz="6" w:space="0" w:color="49CC90"/>
            <w:left w:val="single" w:sz="6" w:space="0" w:color="49CC90"/>
            <w:bottom w:val="single" w:sz="6" w:space="0" w:color="49CC90"/>
            <w:right w:val="single" w:sz="6" w:space="0" w:color="49CC90"/>
          </w:divBdr>
          <w:divsChild>
            <w:div w:id="2119641859">
              <w:marLeft w:val="0"/>
              <w:marRight w:val="0"/>
              <w:marTop w:val="0"/>
              <w:marBottom w:val="0"/>
              <w:divBdr>
                <w:top w:val="none" w:sz="0" w:space="4" w:color="49CC90"/>
                <w:left w:val="none" w:sz="0" w:space="4" w:color="49CC90"/>
                <w:bottom w:val="none" w:sz="0" w:space="4" w:color="49CC90"/>
                <w:right w:val="none" w:sz="0" w:space="4" w:color="49CC90"/>
              </w:divBdr>
            </w:div>
          </w:divsChild>
        </w:div>
        <w:div w:id="1139304092">
          <w:marLeft w:val="0"/>
          <w:marRight w:val="0"/>
          <w:marTop w:val="0"/>
          <w:marBottom w:val="225"/>
          <w:divBdr>
            <w:top w:val="single" w:sz="6" w:space="0" w:color="FCA130"/>
            <w:left w:val="single" w:sz="6" w:space="0" w:color="FCA130"/>
            <w:bottom w:val="single" w:sz="6" w:space="0" w:color="FCA130"/>
            <w:right w:val="single" w:sz="6" w:space="0" w:color="FCA130"/>
          </w:divBdr>
          <w:divsChild>
            <w:div w:id="1404908606">
              <w:marLeft w:val="0"/>
              <w:marRight w:val="0"/>
              <w:marTop w:val="0"/>
              <w:marBottom w:val="0"/>
              <w:divBdr>
                <w:top w:val="none" w:sz="0" w:space="4" w:color="FCA130"/>
                <w:left w:val="none" w:sz="0" w:space="4" w:color="FCA130"/>
                <w:bottom w:val="none" w:sz="0" w:space="4" w:color="FCA130"/>
                <w:right w:val="none" w:sz="0" w:space="4" w:color="FCA130"/>
              </w:divBdr>
            </w:div>
          </w:divsChild>
        </w:div>
        <w:div w:id="1210612211">
          <w:marLeft w:val="0"/>
          <w:marRight w:val="0"/>
          <w:marTop w:val="0"/>
          <w:marBottom w:val="225"/>
          <w:divBdr>
            <w:top w:val="single" w:sz="6" w:space="0" w:color="61AFFE"/>
            <w:left w:val="single" w:sz="6" w:space="0" w:color="61AFFE"/>
            <w:bottom w:val="single" w:sz="6" w:space="0" w:color="61AFFE"/>
            <w:right w:val="single" w:sz="6" w:space="0" w:color="61AFFE"/>
          </w:divBdr>
          <w:divsChild>
            <w:div w:id="1026102178">
              <w:marLeft w:val="0"/>
              <w:marRight w:val="0"/>
              <w:marTop w:val="0"/>
              <w:marBottom w:val="0"/>
              <w:divBdr>
                <w:top w:val="none" w:sz="0" w:space="4" w:color="61AFFE"/>
                <w:left w:val="none" w:sz="0" w:space="4" w:color="61AFFE"/>
                <w:bottom w:val="none" w:sz="0" w:space="4" w:color="61AFFE"/>
                <w:right w:val="none" w:sz="0" w:space="4" w:color="61AFFE"/>
              </w:divBdr>
            </w:div>
          </w:divsChild>
        </w:div>
        <w:div w:id="1335303486">
          <w:marLeft w:val="0"/>
          <w:marRight w:val="0"/>
          <w:marTop w:val="0"/>
          <w:marBottom w:val="225"/>
          <w:divBdr>
            <w:top w:val="single" w:sz="6" w:space="0" w:color="61AFFE"/>
            <w:left w:val="single" w:sz="6" w:space="0" w:color="61AFFE"/>
            <w:bottom w:val="single" w:sz="6" w:space="0" w:color="61AFFE"/>
            <w:right w:val="single" w:sz="6" w:space="0" w:color="61AFFE"/>
          </w:divBdr>
          <w:divsChild>
            <w:div w:id="1664042891">
              <w:marLeft w:val="0"/>
              <w:marRight w:val="0"/>
              <w:marTop w:val="0"/>
              <w:marBottom w:val="0"/>
              <w:divBdr>
                <w:top w:val="none" w:sz="0" w:space="4" w:color="61AFFE"/>
                <w:left w:val="none" w:sz="0" w:space="4" w:color="61AFFE"/>
                <w:bottom w:val="none" w:sz="0" w:space="4" w:color="61AFFE"/>
                <w:right w:val="none" w:sz="0" w:space="4" w:color="61AFFE"/>
              </w:divBdr>
            </w:div>
          </w:divsChild>
        </w:div>
        <w:div w:id="1339498551">
          <w:marLeft w:val="0"/>
          <w:marRight w:val="0"/>
          <w:marTop w:val="0"/>
          <w:marBottom w:val="225"/>
          <w:divBdr>
            <w:top w:val="single" w:sz="6" w:space="0" w:color="49CC90"/>
            <w:left w:val="single" w:sz="6" w:space="0" w:color="49CC90"/>
            <w:bottom w:val="single" w:sz="6" w:space="0" w:color="49CC90"/>
            <w:right w:val="single" w:sz="6" w:space="0" w:color="49CC90"/>
          </w:divBdr>
          <w:divsChild>
            <w:div w:id="462768112">
              <w:marLeft w:val="0"/>
              <w:marRight w:val="0"/>
              <w:marTop w:val="0"/>
              <w:marBottom w:val="0"/>
              <w:divBdr>
                <w:top w:val="none" w:sz="0" w:space="4" w:color="49CC90"/>
                <w:left w:val="none" w:sz="0" w:space="4" w:color="49CC90"/>
                <w:bottom w:val="none" w:sz="0" w:space="4" w:color="49CC90"/>
                <w:right w:val="none" w:sz="0" w:space="4" w:color="49CC90"/>
              </w:divBdr>
            </w:div>
          </w:divsChild>
        </w:div>
        <w:div w:id="1560894670">
          <w:marLeft w:val="0"/>
          <w:marRight w:val="0"/>
          <w:marTop w:val="0"/>
          <w:marBottom w:val="225"/>
          <w:divBdr>
            <w:top w:val="single" w:sz="6" w:space="0" w:color="61AFFE"/>
            <w:left w:val="single" w:sz="6" w:space="0" w:color="61AFFE"/>
            <w:bottom w:val="single" w:sz="6" w:space="0" w:color="61AFFE"/>
            <w:right w:val="single" w:sz="6" w:space="0" w:color="61AFFE"/>
          </w:divBdr>
          <w:divsChild>
            <w:div w:id="23792797">
              <w:marLeft w:val="0"/>
              <w:marRight w:val="0"/>
              <w:marTop w:val="0"/>
              <w:marBottom w:val="0"/>
              <w:divBdr>
                <w:top w:val="none" w:sz="0" w:space="4" w:color="61AFFE"/>
                <w:left w:val="none" w:sz="0" w:space="4" w:color="61AFFE"/>
                <w:bottom w:val="none" w:sz="0" w:space="4" w:color="61AFFE"/>
                <w:right w:val="none" w:sz="0" w:space="4" w:color="61AFFE"/>
              </w:divBdr>
            </w:div>
          </w:divsChild>
        </w:div>
        <w:div w:id="1628463714">
          <w:marLeft w:val="0"/>
          <w:marRight w:val="0"/>
          <w:marTop w:val="0"/>
          <w:marBottom w:val="225"/>
          <w:divBdr>
            <w:top w:val="single" w:sz="6" w:space="0" w:color="61AFFE"/>
            <w:left w:val="single" w:sz="6" w:space="0" w:color="61AFFE"/>
            <w:bottom w:val="single" w:sz="6" w:space="0" w:color="61AFFE"/>
            <w:right w:val="single" w:sz="6" w:space="0" w:color="61AFFE"/>
          </w:divBdr>
          <w:divsChild>
            <w:div w:id="1160848799">
              <w:marLeft w:val="0"/>
              <w:marRight w:val="0"/>
              <w:marTop w:val="0"/>
              <w:marBottom w:val="0"/>
              <w:divBdr>
                <w:top w:val="none" w:sz="0" w:space="4" w:color="61AFFE"/>
                <w:left w:val="none" w:sz="0" w:space="4" w:color="61AFFE"/>
                <w:bottom w:val="none" w:sz="0" w:space="4" w:color="61AFFE"/>
                <w:right w:val="none" w:sz="0" w:space="4" w:color="61AFFE"/>
              </w:divBdr>
            </w:div>
          </w:divsChild>
        </w:div>
        <w:div w:id="1796018731">
          <w:marLeft w:val="0"/>
          <w:marRight w:val="0"/>
          <w:marTop w:val="0"/>
          <w:marBottom w:val="225"/>
          <w:divBdr>
            <w:top w:val="single" w:sz="6" w:space="0" w:color="FCA130"/>
            <w:left w:val="single" w:sz="6" w:space="0" w:color="FCA130"/>
            <w:bottom w:val="single" w:sz="6" w:space="0" w:color="FCA130"/>
            <w:right w:val="single" w:sz="6" w:space="0" w:color="FCA130"/>
          </w:divBdr>
          <w:divsChild>
            <w:div w:id="1753040133">
              <w:marLeft w:val="0"/>
              <w:marRight w:val="0"/>
              <w:marTop w:val="0"/>
              <w:marBottom w:val="0"/>
              <w:divBdr>
                <w:top w:val="none" w:sz="0" w:space="4" w:color="FCA130"/>
                <w:left w:val="none" w:sz="0" w:space="4" w:color="FCA130"/>
                <w:bottom w:val="none" w:sz="0" w:space="4" w:color="FCA130"/>
                <w:right w:val="none" w:sz="0" w:space="4" w:color="FCA130"/>
              </w:divBdr>
            </w:div>
          </w:divsChild>
        </w:div>
        <w:div w:id="1858302413">
          <w:marLeft w:val="0"/>
          <w:marRight w:val="0"/>
          <w:marTop w:val="0"/>
          <w:marBottom w:val="225"/>
          <w:divBdr>
            <w:top w:val="single" w:sz="6" w:space="0" w:color="FCA130"/>
            <w:left w:val="single" w:sz="6" w:space="0" w:color="FCA130"/>
            <w:bottom w:val="single" w:sz="6" w:space="0" w:color="FCA130"/>
            <w:right w:val="single" w:sz="6" w:space="0" w:color="FCA130"/>
          </w:divBdr>
          <w:divsChild>
            <w:div w:id="1489664518">
              <w:marLeft w:val="0"/>
              <w:marRight w:val="0"/>
              <w:marTop w:val="0"/>
              <w:marBottom w:val="0"/>
              <w:divBdr>
                <w:top w:val="none" w:sz="0" w:space="4" w:color="FCA130"/>
                <w:left w:val="none" w:sz="0" w:space="4" w:color="FCA130"/>
                <w:bottom w:val="none" w:sz="0" w:space="4" w:color="FCA130"/>
                <w:right w:val="none" w:sz="0" w:space="4" w:color="FCA130"/>
              </w:divBdr>
            </w:div>
          </w:divsChild>
        </w:div>
        <w:div w:id="1888569178">
          <w:marLeft w:val="0"/>
          <w:marRight w:val="0"/>
          <w:marTop w:val="0"/>
          <w:marBottom w:val="225"/>
          <w:divBdr>
            <w:top w:val="single" w:sz="6" w:space="0" w:color="49CC90"/>
            <w:left w:val="single" w:sz="6" w:space="0" w:color="49CC90"/>
            <w:bottom w:val="single" w:sz="6" w:space="0" w:color="49CC90"/>
            <w:right w:val="single" w:sz="6" w:space="0" w:color="49CC90"/>
          </w:divBdr>
          <w:divsChild>
            <w:div w:id="1946880530">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 w:id="1893077739">
      <w:bodyDiv w:val="1"/>
      <w:marLeft w:val="0"/>
      <w:marRight w:val="0"/>
      <w:marTop w:val="0"/>
      <w:marBottom w:val="0"/>
      <w:divBdr>
        <w:top w:val="none" w:sz="0" w:space="0" w:color="auto"/>
        <w:left w:val="none" w:sz="0" w:space="0" w:color="auto"/>
        <w:bottom w:val="none" w:sz="0" w:space="0" w:color="auto"/>
        <w:right w:val="none" w:sz="0" w:space="0" w:color="auto"/>
      </w:divBdr>
    </w:div>
    <w:div w:id="1908177163">
      <w:bodyDiv w:val="1"/>
      <w:marLeft w:val="0"/>
      <w:marRight w:val="0"/>
      <w:marTop w:val="0"/>
      <w:marBottom w:val="0"/>
      <w:divBdr>
        <w:top w:val="none" w:sz="0" w:space="0" w:color="auto"/>
        <w:left w:val="none" w:sz="0" w:space="0" w:color="auto"/>
        <w:bottom w:val="none" w:sz="0" w:space="0" w:color="auto"/>
        <w:right w:val="none" w:sz="0" w:space="0" w:color="auto"/>
      </w:divBdr>
      <w:divsChild>
        <w:div w:id="1586916015">
          <w:marLeft w:val="0"/>
          <w:marRight w:val="0"/>
          <w:marTop w:val="0"/>
          <w:marBottom w:val="0"/>
          <w:divBdr>
            <w:top w:val="none" w:sz="0" w:space="0" w:color="auto"/>
            <w:left w:val="none" w:sz="0" w:space="0" w:color="auto"/>
            <w:bottom w:val="none" w:sz="0" w:space="0" w:color="auto"/>
            <w:right w:val="none" w:sz="0" w:space="0" w:color="auto"/>
          </w:divBdr>
          <w:divsChild>
            <w:div w:id="1859657099">
              <w:marLeft w:val="0"/>
              <w:marRight w:val="0"/>
              <w:marTop w:val="0"/>
              <w:marBottom w:val="0"/>
              <w:divBdr>
                <w:top w:val="none" w:sz="0" w:space="0" w:color="auto"/>
                <w:left w:val="none" w:sz="0" w:space="0" w:color="auto"/>
                <w:bottom w:val="none" w:sz="0" w:space="0" w:color="auto"/>
                <w:right w:val="none" w:sz="0" w:space="0" w:color="auto"/>
              </w:divBdr>
              <w:divsChild>
                <w:div w:id="109964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130085">
      <w:bodyDiv w:val="1"/>
      <w:marLeft w:val="0"/>
      <w:marRight w:val="0"/>
      <w:marTop w:val="0"/>
      <w:marBottom w:val="0"/>
      <w:divBdr>
        <w:top w:val="none" w:sz="0" w:space="0" w:color="auto"/>
        <w:left w:val="none" w:sz="0" w:space="0" w:color="auto"/>
        <w:bottom w:val="none" w:sz="0" w:space="0" w:color="auto"/>
        <w:right w:val="none" w:sz="0" w:space="0" w:color="auto"/>
      </w:divBdr>
    </w:div>
    <w:div w:id="1932853298">
      <w:bodyDiv w:val="1"/>
      <w:marLeft w:val="0"/>
      <w:marRight w:val="0"/>
      <w:marTop w:val="0"/>
      <w:marBottom w:val="0"/>
      <w:divBdr>
        <w:top w:val="none" w:sz="0" w:space="0" w:color="auto"/>
        <w:left w:val="none" w:sz="0" w:space="0" w:color="auto"/>
        <w:bottom w:val="none" w:sz="0" w:space="0" w:color="auto"/>
        <w:right w:val="none" w:sz="0" w:space="0" w:color="auto"/>
      </w:divBdr>
    </w:div>
    <w:div w:id="1943680448">
      <w:bodyDiv w:val="1"/>
      <w:marLeft w:val="0"/>
      <w:marRight w:val="0"/>
      <w:marTop w:val="0"/>
      <w:marBottom w:val="0"/>
      <w:divBdr>
        <w:top w:val="none" w:sz="0" w:space="0" w:color="auto"/>
        <w:left w:val="none" w:sz="0" w:space="0" w:color="auto"/>
        <w:bottom w:val="none" w:sz="0" w:space="0" w:color="auto"/>
        <w:right w:val="none" w:sz="0" w:space="0" w:color="auto"/>
      </w:divBdr>
    </w:div>
    <w:div w:id="1959946592">
      <w:bodyDiv w:val="1"/>
      <w:marLeft w:val="0"/>
      <w:marRight w:val="0"/>
      <w:marTop w:val="0"/>
      <w:marBottom w:val="0"/>
      <w:divBdr>
        <w:top w:val="none" w:sz="0" w:space="0" w:color="auto"/>
        <w:left w:val="none" w:sz="0" w:space="0" w:color="auto"/>
        <w:bottom w:val="none" w:sz="0" w:space="0" w:color="auto"/>
        <w:right w:val="none" w:sz="0" w:space="0" w:color="auto"/>
      </w:divBdr>
    </w:div>
    <w:div w:id="2036733508">
      <w:bodyDiv w:val="1"/>
      <w:marLeft w:val="0"/>
      <w:marRight w:val="0"/>
      <w:marTop w:val="0"/>
      <w:marBottom w:val="0"/>
      <w:divBdr>
        <w:top w:val="none" w:sz="0" w:space="0" w:color="auto"/>
        <w:left w:val="none" w:sz="0" w:space="0" w:color="auto"/>
        <w:bottom w:val="none" w:sz="0" w:space="0" w:color="auto"/>
        <w:right w:val="none" w:sz="0" w:space="0" w:color="auto"/>
      </w:divBdr>
    </w:div>
    <w:div w:id="2037071972">
      <w:bodyDiv w:val="1"/>
      <w:marLeft w:val="0"/>
      <w:marRight w:val="0"/>
      <w:marTop w:val="0"/>
      <w:marBottom w:val="0"/>
      <w:divBdr>
        <w:top w:val="none" w:sz="0" w:space="0" w:color="auto"/>
        <w:left w:val="none" w:sz="0" w:space="0" w:color="auto"/>
        <w:bottom w:val="none" w:sz="0" w:space="0" w:color="auto"/>
        <w:right w:val="none" w:sz="0" w:space="0" w:color="auto"/>
      </w:divBdr>
    </w:div>
    <w:div w:id="2043826213">
      <w:bodyDiv w:val="1"/>
      <w:marLeft w:val="0"/>
      <w:marRight w:val="0"/>
      <w:marTop w:val="0"/>
      <w:marBottom w:val="0"/>
      <w:divBdr>
        <w:top w:val="none" w:sz="0" w:space="0" w:color="auto"/>
        <w:left w:val="none" w:sz="0" w:space="0" w:color="auto"/>
        <w:bottom w:val="none" w:sz="0" w:space="0" w:color="auto"/>
        <w:right w:val="none" w:sz="0" w:space="0" w:color="auto"/>
      </w:divBdr>
    </w:div>
    <w:div w:id="2080444035">
      <w:bodyDiv w:val="1"/>
      <w:marLeft w:val="0"/>
      <w:marRight w:val="0"/>
      <w:marTop w:val="0"/>
      <w:marBottom w:val="0"/>
      <w:divBdr>
        <w:top w:val="none" w:sz="0" w:space="0" w:color="auto"/>
        <w:left w:val="none" w:sz="0" w:space="0" w:color="auto"/>
        <w:bottom w:val="none" w:sz="0" w:space="0" w:color="auto"/>
        <w:right w:val="none" w:sz="0" w:space="0" w:color="auto"/>
      </w:divBdr>
    </w:div>
    <w:div w:id="2086829969">
      <w:bodyDiv w:val="1"/>
      <w:marLeft w:val="0"/>
      <w:marRight w:val="0"/>
      <w:marTop w:val="0"/>
      <w:marBottom w:val="0"/>
      <w:divBdr>
        <w:top w:val="none" w:sz="0" w:space="0" w:color="auto"/>
        <w:left w:val="none" w:sz="0" w:space="0" w:color="auto"/>
        <w:bottom w:val="none" w:sz="0" w:space="0" w:color="auto"/>
        <w:right w:val="none" w:sz="0" w:space="0" w:color="auto"/>
      </w:divBdr>
      <w:divsChild>
        <w:div w:id="1444884733">
          <w:marLeft w:val="0"/>
          <w:marRight w:val="0"/>
          <w:marTop w:val="0"/>
          <w:marBottom w:val="0"/>
          <w:divBdr>
            <w:top w:val="none" w:sz="0" w:space="0" w:color="auto"/>
            <w:left w:val="none" w:sz="0" w:space="0" w:color="auto"/>
            <w:bottom w:val="none" w:sz="0" w:space="0" w:color="auto"/>
            <w:right w:val="none" w:sz="0" w:space="0" w:color="auto"/>
          </w:divBdr>
          <w:divsChild>
            <w:div w:id="1382633890">
              <w:marLeft w:val="0"/>
              <w:marRight w:val="0"/>
              <w:marTop w:val="0"/>
              <w:marBottom w:val="0"/>
              <w:divBdr>
                <w:top w:val="none" w:sz="0" w:space="0" w:color="auto"/>
                <w:left w:val="none" w:sz="0" w:space="0" w:color="auto"/>
                <w:bottom w:val="none" w:sz="0" w:space="0" w:color="auto"/>
                <w:right w:val="none" w:sz="0" w:space="0" w:color="auto"/>
              </w:divBdr>
              <w:divsChild>
                <w:div w:id="88344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172.16.77.1/" TargetMode="External"/><Relationship Id="rId26" Type="http://schemas.openxmlformats.org/officeDocument/2006/relationships/image" Target="media/image14.png"/><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s://dev-13121569.okta.com/app/dev-13121569_appsaml_1/exk5460t24OenZZcI5d7/sso/saml" TargetMode="External"/><Relationship Id="rId42" Type="http://schemas.openxmlformats.org/officeDocument/2006/relationships/image" Target="media/image20.png"/><Relationship Id="rId47" Type="http://schemas.openxmlformats.org/officeDocument/2006/relationships/hyperlink" Target="https://targetprocess.cisco.com/entity/724028-ztna-platform" TargetMode="External"/><Relationship Id="rId50" Type="http://schemas.openxmlformats.org/officeDocument/2006/relationships/hyperlink" Target="http://wwwin-eng.cisco.com/cgi-bin/edcs/edcs_info?EDCS-700169"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kta.com/exk5460t24OenZZcI5d7" TargetMode="External"/><Relationship Id="rId29" Type="http://schemas.openxmlformats.org/officeDocument/2006/relationships/hyperlink" Target="https://ztna.acme.com/finance/+CSCOE+/saml/sp/acs0x3Ftgname=DefaultZeroTrustGroup"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dev-13121569.okta.com/app/dev-13121569_appsaml_1/exk5460t24OenZZcI5d7/sso/sam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s://extapp.ssummang.com/" TargetMode="External"/><Relationship Id="rId4" Type="http://schemas.openxmlformats.org/officeDocument/2006/relationships/settings" Target="settings.xml"/><Relationship Id="rId9" Type="http://schemas.openxmlformats.org/officeDocument/2006/relationships/hyperlink" Target="https://docs.cisco.com/share/proxy/alfresco/url?docnum=EDCS-19601156" TargetMode="External"/><Relationship Id="rId14" Type="http://schemas.openxmlformats.org/officeDocument/2006/relationships/image" Target="media/image6.jpg"/><Relationship Id="rId22" Type="http://schemas.openxmlformats.org/officeDocument/2006/relationships/image" Target="media/image10.png"/><Relationship Id="rId27" Type="http://schemas.openxmlformats.org/officeDocument/2006/relationships/hyperlink" Target="https://targetprocess.cisco.com/entity/724028-ztna-platform" TargetMode="External"/><Relationship Id="rId30" Type="http://schemas.openxmlformats.org/officeDocument/2006/relationships/hyperlink" Target="https://ztna.acme.com" TargetMode="External"/><Relationship Id="rId35" Type="http://schemas.openxmlformats.org/officeDocument/2006/relationships/hyperlink" Target="https://wiki.acme.com/" TargetMode="External"/><Relationship Id="rId43" Type="http://schemas.openxmlformats.org/officeDocument/2006/relationships/image" Target="media/image21.png"/><Relationship Id="rId48" Type="http://schemas.openxmlformats.org/officeDocument/2006/relationships/hyperlink" Target="https://targetprocess.cisco.com/entity/735226-native-ztna-support-on-ftd-platform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cpdm-input@cisco.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www.okta.com/exk5460t24OenZZcI5d7"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extapp.ssummang.com/" TargetMode="External"/><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ztna.acme.com" TargetMode="External"/><Relationship Id="rId36" Type="http://schemas.openxmlformats.org/officeDocument/2006/relationships/hyperlink" Target="https://wiki-internal.acme.com:8080/" TargetMode="External"/><Relationship Id="rId49" Type="http://schemas.openxmlformats.org/officeDocument/2006/relationships/hyperlink" Target="http://wwwin-tools.cisco.com/prrq/welcome.do" TargetMode="External"/><Relationship Id="rId57" Type="http://schemas.microsoft.com/office/2020/10/relationships/intelligence" Target="intelligence2.xml"/><Relationship Id="rId10" Type="http://schemas.openxmlformats.org/officeDocument/2006/relationships/image" Target="media/image2.png"/><Relationship Id="rId31" Type="http://schemas.openxmlformats.org/officeDocument/2006/relationships/hyperlink" Target="http://www.okta.com/exk5460t24OenZZcI5d7" TargetMode="External"/><Relationship Id="rId44" Type="http://schemas.openxmlformats.org/officeDocument/2006/relationships/image" Target="media/image22.png"/><Relationship Id="rId52" Type="http://schemas.openxmlformats.org/officeDocument/2006/relationships/hyperlink" Target="mailto:cpdm-input@cisc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D17F8-B649-E24D-9C2A-5A322A2F9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82</Pages>
  <Words>19450</Words>
  <Characters>110869</Characters>
  <Application>Microsoft Office Word</Application>
  <DocSecurity>0</DocSecurity>
  <Lines>923</Lines>
  <Paragraphs>260</Paragraphs>
  <ScaleCrop>false</ScaleCrop>
  <Manager/>
  <Company>Cisco Systems, Inc.</Company>
  <LinksUpToDate>false</LinksUpToDate>
  <CharactersWithSpaces>130059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 Panyam Nataraj (ppanyamn)</dc:creator>
  <cp:keywords/>
  <dc:description/>
  <cp:lastModifiedBy>Preethi Ramachandra (prerama2)</cp:lastModifiedBy>
  <cp:revision>164</cp:revision>
  <cp:lastPrinted>2023-01-15T02:11:00Z</cp:lastPrinted>
  <dcterms:created xsi:type="dcterms:W3CDTF">2023-07-22T08:08:00Z</dcterms:created>
  <dcterms:modified xsi:type="dcterms:W3CDTF">2023-08-14T09:31:00Z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aFileId">
    <vt:lpwstr>rxnE8n3OQsiafKRcx9Nipw</vt:lpwstr>
  </property>
  <property fmtid="{D5CDD505-2E9C-101B-9397-08002B2CF9AE}" pid="3" name="assettype">
    <vt:lpwstr>Product Development Docs</vt:lpwstr>
  </property>
  <property fmtid="{D5CDD505-2E9C-101B-9397-08002B2CF9AE}" pid="4" name="classification">
    <vt:lpwstr>Cisco Highly Confidential</vt:lpwstr>
  </property>
  <property fmtid="{D5CDD505-2E9C-101B-9397-08002B2CF9AE}" pid="5" name="portfolioname">
    <vt:lpwstr>SBG</vt:lpwstr>
  </property>
  <property fmtid="{D5CDD505-2E9C-101B-9397-08002B2CF9AE}" pid="6" name="productname">
    <vt:lpwstr>NGFW - Next Generation Firewall</vt:lpwstr>
  </property>
</Properties>
</file>